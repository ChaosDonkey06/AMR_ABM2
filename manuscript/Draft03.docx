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Pr="00C21754" w:rsidRDefault="00E6133D" w:rsidP="00C7620C">
      <w:pPr>
        <w:widowControl w:val="0"/>
        <w:pBdr>
          <w:top w:val="nil"/>
          <w:left w:val="nil"/>
          <w:bottom w:val="nil"/>
          <w:right w:val="nil"/>
          <w:between w:val="nil"/>
        </w:pBdr>
        <w:rPr>
          <w:sz w:val="36"/>
          <w:szCs w:val="36"/>
        </w:rPr>
        <w:sectPr w:rsidR="00E6133D" w:rsidRPr="00C21754">
          <w:headerReference w:type="default" r:id="rId8"/>
          <w:footerReference w:type="default" r:id="rId9"/>
          <w:pgSz w:w="12240" w:h="15840"/>
          <w:pgMar w:top="1440" w:right="1800" w:bottom="1440" w:left="1800" w:header="720" w:footer="720" w:gutter="0"/>
          <w:pgNumType w:start="1"/>
          <w:cols w:space="720"/>
        </w:sectPr>
      </w:pPr>
    </w:p>
    <w:p w14:paraId="1649890B" w14:textId="540E5786" w:rsidR="00E6133D" w:rsidRPr="00C21754" w:rsidRDefault="00E6133D" w:rsidP="00C7620C">
      <w:pPr>
        <w:rPr>
          <w:rFonts w:ascii="Arial" w:hAnsi="Arial" w:cs="Arial"/>
          <w:b/>
          <w:sz w:val="28"/>
          <w:szCs w:val="28"/>
        </w:rPr>
      </w:pPr>
      <w:r w:rsidRPr="00C21754">
        <w:rPr>
          <w:rFonts w:ascii="Arial" w:hAnsi="Arial" w:cs="Arial"/>
          <w:b/>
          <w:sz w:val="28"/>
          <w:szCs w:val="28"/>
        </w:rPr>
        <w:t>Main Manuscript fo</w:t>
      </w:r>
      <w:r w:rsidR="009D3DD5" w:rsidRPr="00C21754">
        <w:rPr>
          <w:rFonts w:ascii="Arial" w:hAnsi="Arial" w:cs="Arial"/>
          <w:b/>
          <w:sz w:val="28"/>
          <w:szCs w:val="28"/>
        </w:rPr>
        <w:t>r</w:t>
      </w:r>
    </w:p>
    <w:p w14:paraId="6543E2E2" w14:textId="19DAE550" w:rsidR="00B8033D" w:rsidRDefault="00BF20E4" w:rsidP="00C7620C">
      <w:pPr>
        <w:rPr>
          <w:rFonts w:ascii="Arial" w:hAnsi="Arial" w:cs="Arial"/>
          <w:sz w:val="28"/>
          <w:szCs w:val="28"/>
        </w:rPr>
      </w:pPr>
      <w:r w:rsidRPr="00E9528B">
        <w:rPr>
          <w:rFonts w:ascii="Arial" w:hAnsi="Arial" w:cs="Arial"/>
          <w:sz w:val="28"/>
          <w:szCs w:val="28"/>
        </w:rPr>
        <w:t xml:space="preserve">Option 1: </w:t>
      </w:r>
      <w:commentRangeStart w:id="0"/>
      <w:commentRangeStart w:id="1"/>
      <w:commentRangeStart w:id="2"/>
      <w:commentRangeStart w:id="3"/>
      <w:r w:rsidR="00966481" w:rsidRPr="00C21754">
        <w:rPr>
          <w:rFonts w:ascii="Arial" w:hAnsi="Arial" w:cs="Arial"/>
          <w:sz w:val="28"/>
          <w:szCs w:val="28"/>
        </w:rPr>
        <w:t xml:space="preserve">Quantifying </w:t>
      </w:r>
      <w:r w:rsidR="00B8033D" w:rsidRPr="00C21754">
        <w:rPr>
          <w:rFonts w:ascii="Arial" w:hAnsi="Arial" w:cs="Arial"/>
          <w:sz w:val="28"/>
          <w:szCs w:val="28"/>
        </w:rPr>
        <w:t xml:space="preserve">nosocomial transmission of </w:t>
      </w:r>
      <w:r w:rsidR="00966481" w:rsidRPr="00C21754">
        <w:rPr>
          <w:rFonts w:ascii="Arial" w:hAnsi="Arial" w:cs="Arial"/>
          <w:sz w:val="28"/>
          <w:szCs w:val="28"/>
        </w:rPr>
        <w:t>pathogenic bacteria</w:t>
      </w:r>
      <w:r w:rsidR="00B8033D" w:rsidRPr="00C21754">
        <w:rPr>
          <w:rFonts w:ascii="Arial" w:hAnsi="Arial" w:cs="Arial"/>
          <w:sz w:val="28"/>
          <w:szCs w:val="28"/>
        </w:rPr>
        <w:t xml:space="preserve"> in hospital settings using </w:t>
      </w:r>
      <w:r w:rsidR="00A554CE">
        <w:rPr>
          <w:rFonts w:ascii="Arial" w:hAnsi="Arial" w:cs="Arial"/>
          <w:sz w:val="28"/>
          <w:szCs w:val="28"/>
        </w:rPr>
        <w:t>hospitalization</w:t>
      </w:r>
      <w:r w:rsidR="00A554CE" w:rsidRPr="00C21754">
        <w:rPr>
          <w:rFonts w:ascii="Arial" w:hAnsi="Arial" w:cs="Arial"/>
          <w:sz w:val="28"/>
          <w:szCs w:val="28"/>
        </w:rPr>
        <w:t xml:space="preserve"> </w:t>
      </w:r>
      <w:r w:rsidR="00B8033D" w:rsidRPr="00C21754">
        <w:rPr>
          <w:rFonts w:ascii="Arial" w:hAnsi="Arial" w:cs="Arial"/>
          <w:sz w:val="28"/>
          <w:szCs w:val="28"/>
        </w:rPr>
        <w:t>records and culture data</w:t>
      </w:r>
      <w:commentRangeEnd w:id="0"/>
      <w:r w:rsidR="00254B91">
        <w:rPr>
          <w:rStyle w:val="CommentReference"/>
        </w:rPr>
        <w:commentReference w:id="0"/>
      </w:r>
      <w:commentRangeEnd w:id="1"/>
      <w:r w:rsidR="00A66844">
        <w:rPr>
          <w:rStyle w:val="CommentReference"/>
        </w:rPr>
        <w:commentReference w:id="1"/>
      </w:r>
      <w:commentRangeEnd w:id="2"/>
      <w:r w:rsidR="00FB36A6">
        <w:rPr>
          <w:rStyle w:val="CommentReference"/>
        </w:rPr>
        <w:commentReference w:id="2"/>
      </w:r>
      <w:commentRangeEnd w:id="3"/>
      <w:r w:rsidR="00844AC5">
        <w:rPr>
          <w:rStyle w:val="CommentReference"/>
        </w:rPr>
        <w:commentReference w:id="3"/>
      </w:r>
    </w:p>
    <w:p w14:paraId="49B4DE61" w14:textId="77777777" w:rsidR="00A66844" w:rsidRPr="00E9528B" w:rsidRDefault="00A66844" w:rsidP="00C7620C">
      <w:pPr>
        <w:rPr>
          <w:rFonts w:ascii="Arial" w:hAnsi="Arial" w:cs="Arial"/>
          <w:sz w:val="28"/>
          <w:szCs w:val="28"/>
        </w:rPr>
      </w:pPr>
    </w:p>
    <w:p w14:paraId="0699E468" w14:textId="0E468217" w:rsidR="00BF20E4" w:rsidRDefault="00BF20E4" w:rsidP="00C7620C">
      <w:pPr>
        <w:rPr>
          <w:rFonts w:ascii="Arial" w:hAnsi="Arial" w:cs="Arial"/>
          <w:sz w:val="28"/>
          <w:szCs w:val="28"/>
        </w:rPr>
      </w:pPr>
      <w:r w:rsidRPr="00E9528B">
        <w:rPr>
          <w:rFonts w:ascii="Arial" w:hAnsi="Arial" w:cs="Arial"/>
          <w:sz w:val="28"/>
          <w:szCs w:val="28"/>
        </w:rPr>
        <w:t xml:space="preserve">Option 2: </w:t>
      </w:r>
      <w:r w:rsidR="00935400" w:rsidRPr="00E9528B">
        <w:rPr>
          <w:rFonts w:ascii="Arial" w:hAnsi="Arial" w:cs="Arial"/>
          <w:sz w:val="28"/>
          <w:szCs w:val="28"/>
        </w:rPr>
        <w:t xml:space="preserve">Hospital traffic and surveillance </w:t>
      </w:r>
      <w:r w:rsidR="00184EC6" w:rsidRPr="00E9528B">
        <w:rPr>
          <w:rFonts w:ascii="Arial" w:hAnsi="Arial" w:cs="Arial"/>
          <w:sz w:val="28"/>
          <w:szCs w:val="28"/>
        </w:rPr>
        <w:t>determine</w:t>
      </w:r>
      <w:r w:rsidR="00935400" w:rsidRPr="00E9528B">
        <w:rPr>
          <w:rFonts w:ascii="Arial" w:hAnsi="Arial" w:cs="Arial"/>
          <w:sz w:val="28"/>
          <w:szCs w:val="28"/>
        </w:rPr>
        <w:t xml:space="preserve"> nosocomial transmission and likelihood of detection</w:t>
      </w:r>
      <w:r w:rsidR="002902C1" w:rsidRPr="00E9528B">
        <w:rPr>
          <w:rFonts w:ascii="Arial" w:hAnsi="Arial" w:cs="Arial"/>
          <w:sz w:val="28"/>
          <w:szCs w:val="28"/>
        </w:rPr>
        <w:t xml:space="preserve"> of pathogenic bacteria in hospital settings</w:t>
      </w:r>
      <w:r w:rsidR="00935400" w:rsidRPr="00E9528B">
        <w:rPr>
          <w:rFonts w:ascii="Arial" w:hAnsi="Arial" w:cs="Arial"/>
          <w:sz w:val="28"/>
          <w:szCs w:val="28"/>
        </w:rPr>
        <w:t xml:space="preserve"> in New York City</w:t>
      </w:r>
    </w:p>
    <w:p w14:paraId="43DB03A8" w14:textId="77777777" w:rsidR="00A66844" w:rsidRPr="00E9528B" w:rsidRDefault="00A66844" w:rsidP="00C7620C">
      <w:pPr>
        <w:rPr>
          <w:rFonts w:ascii="Arial" w:hAnsi="Arial" w:cs="Arial"/>
          <w:sz w:val="28"/>
          <w:szCs w:val="28"/>
        </w:rPr>
      </w:pPr>
    </w:p>
    <w:p w14:paraId="6A73B9E9" w14:textId="773BF2D6" w:rsidR="00E6133D" w:rsidRPr="00C21754" w:rsidRDefault="00B8033D" w:rsidP="00C7620C">
      <w:pPr>
        <w:rPr>
          <w:rFonts w:ascii="Arial" w:hAnsi="Arial" w:cs="Arial"/>
          <w:sz w:val="20"/>
          <w:szCs w:val="20"/>
          <w:vertAlign w:val="superscript"/>
        </w:rPr>
      </w:pPr>
      <w:r w:rsidRPr="00C21754">
        <w:rPr>
          <w:rFonts w:ascii="Arial" w:hAnsi="Arial" w:cs="Arial"/>
          <w:sz w:val="20"/>
          <w:szCs w:val="20"/>
        </w:rPr>
        <w:t>Jaime Cascante</w:t>
      </w:r>
      <w:r w:rsidR="009D3DD5" w:rsidRPr="00C21754">
        <w:rPr>
          <w:rFonts w:ascii="Arial" w:hAnsi="Arial" w:cs="Arial"/>
          <w:sz w:val="20"/>
          <w:szCs w:val="20"/>
        </w:rPr>
        <w:t xml:space="preserve"> </w:t>
      </w:r>
      <w:r w:rsidRPr="00C21754">
        <w:rPr>
          <w:rFonts w:ascii="Arial" w:hAnsi="Arial" w:cs="Arial"/>
          <w:sz w:val="20"/>
          <w:szCs w:val="20"/>
        </w:rPr>
        <w:t>Vega</w:t>
      </w:r>
      <w:r w:rsidRPr="00C21754">
        <w:rPr>
          <w:rFonts w:ascii="Arial" w:hAnsi="Arial" w:cs="Arial"/>
          <w:sz w:val="20"/>
          <w:szCs w:val="20"/>
          <w:vertAlign w:val="superscript"/>
        </w:rPr>
        <w:t>1</w:t>
      </w:r>
      <w:r w:rsidRPr="00C21754">
        <w:rPr>
          <w:rFonts w:ascii="Arial" w:hAnsi="Arial" w:cs="Arial"/>
          <w:sz w:val="20"/>
          <w:szCs w:val="20"/>
        </w:rPr>
        <w:t>, Tal Robin</w:t>
      </w:r>
      <w:r w:rsidRPr="00C21754">
        <w:rPr>
          <w:rFonts w:ascii="Arial" w:hAnsi="Arial" w:cs="Arial"/>
          <w:sz w:val="20"/>
          <w:szCs w:val="20"/>
          <w:vertAlign w:val="superscript"/>
        </w:rPr>
        <w:t>1</w:t>
      </w:r>
      <w:r w:rsidRPr="00C21754">
        <w:rPr>
          <w:rFonts w:ascii="Arial" w:hAnsi="Arial" w:cs="Arial"/>
          <w:sz w:val="20"/>
          <w:szCs w:val="20"/>
        </w:rPr>
        <w:t xml:space="preserve">, </w:t>
      </w:r>
      <w:r w:rsidR="009D3DD5" w:rsidRPr="00C21754">
        <w:rPr>
          <w:rFonts w:ascii="Arial" w:hAnsi="Arial" w:cs="Arial"/>
          <w:sz w:val="20"/>
          <w:szCs w:val="20"/>
        </w:rPr>
        <w:t>Rami Yaari</w:t>
      </w:r>
      <w:r w:rsidR="009D3DD5" w:rsidRPr="00C21754">
        <w:rPr>
          <w:rFonts w:ascii="Arial" w:hAnsi="Arial" w:cs="Arial"/>
          <w:sz w:val="20"/>
          <w:szCs w:val="20"/>
          <w:vertAlign w:val="superscript"/>
        </w:rPr>
        <w:t>1</w:t>
      </w:r>
      <w:r w:rsidR="009D3DD5" w:rsidRPr="00C21754">
        <w:rPr>
          <w:rFonts w:ascii="Arial" w:hAnsi="Arial" w:cs="Arial"/>
          <w:sz w:val="20"/>
          <w:szCs w:val="20"/>
        </w:rPr>
        <w:t xml:space="preserve">, </w:t>
      </w:r>
      <w:r w:rsidRPr="00C21754">
        <w:rPr>
          <w:rFonts w:ascii="Arial" w:hAnsi="Arial" w:cs="Arial"/>
          <w:sz w:val="20"/>
          <w:szCs w:val="20"/>
        </w:rPr>
        <w:t>Lingsheng Wen</w:t>
      </w:r>
      <w:r w:rsidRPr="00C21754">
        <w:rPr>
          <w:rFonts w:ascii="Arial" w:hAnsi="Arial" w:cs="Arial"/>
          <w:sz w:val="20"/>
          <w:szCs w:val="20"/>
          <w:vertAlign w:val="superscript"/>
        </w:rPr>
        <w:t>2</w:t>
      </w:r>
      <w:r w:rsidRPr="00C21754">
        <w:rPr>
          <w:rFonts w:ascii="Arial" w:hAnsi="Arial" w:cs="Arial"/>
          <w:sz w:val="20"/>
          <w:szCs w:val="20"/>
        </w:rPr>
        <w:t>, Jason Zucker</w:t>
      </w:r>
      <w:r w:rsidRPr="00C21754">
        <w:rPr>
          <w:rFonts w:ascii="Arial" w:hAnsi="Arial" w:cs="Arial"/>
          <w:sz w:val="20"/>
          <w:szCs w:val="20"/>
          <w:vertAlign w:val="superscript"/>
        </w:rPr>
        <w:t>2</w:t>
      </w:r>
      <w:r w:rsidRPr="00C21754">
        <w:rPr>
          <w:rFonts w:ascii="Arial" w:hAnsi="Arial" w:cs="Arial"/>
          <w:sz w:val="20"/>
          <w:szCs w:val="20"/>
        </w:rPr>
        <w:t>, Anne-Catrin Uhlemann</w:t>
      </w:r>
      <w:r w:rsidRPr="00C21754">
        <w:rPr>
          <w:rFonts w:ascii="Arial" w:hAnsi="Arial" w:cs="Arial"/>
          <w:sz w:val="20"/>
          <w:szCs w:val="20"/>
          <w:vertAlign w:val="superscript"/>
        </w:rPr>
        <w:t>2</w:t>
      </w:r>
      <w:r w:rsidRPr="00C21754">
        <w:rPr>
          <w:rFonts w:ascii="Arial" w:hAnsi="Arial" w:cs="Arial"/>
          <w:sz w:val="20"/>
          <w:szCs w:val="20"/>
        </w:rPr>
        <w:t>, Sen Pei</w:t>
      </w:r>
      <w:r w:rsidRPr="00C21754">
        <w:rPr>
          <w:rFonts w:ascii="Arial" w:hAnsi="Arial" w:cs="Arial"/>
          <w:sz w:val="20"/>
          <w:szCs w:val="20"/>
          <w:vertAlign w:val="superscript"/>
        </w:rPr>
        <w:t>1</w:t>
      </w:r>
      <w:r w:rsidR="00215411" w:rsidRPr="00C21754">
        <w:rPr>
          <w:rFonts w:ascii="Arial" w:hAnsi="Arial" w:cs="Arial"/>
          <w:sz w:val="20"/>
          <w:szCs w:val="20"/>
          <w:vertAlign w:val="superscript"/>
        </w:rPr>
        <w:t>,*</w:t>
      </w:r>
      <w:r w:rsidRPr="00C21754">
        <w:rPr>
          <w:rFonts w:ascii="Arial" w:hAnsi="Arial" w:cs="Arial"/>
          <w:sz w:val="20"/>
          <w:szCs w:val="20"/>
        </w:rPr>
        <w:t>, Jeffrey Shaman</w:t>
      </w:r>
      <w:r w:rsidRPr="00C21754">
        <w:rPr>
          <w:rFonts w:ascii="Arial" w:hAnsi="Arial" w:cs="Arial"/>
          <w:sz w:val="20"/>
          <w:szCs w:val="20"/>
          <w:vertAlign w:val="superscript"/>
        </w:rPr>
        <w:t>1,3</w:t>
      </w:r>
      <w:r w:rsidR="00215411" w:rsidRPr="00C21754">
        <w:rPr>
          <w:rFonts w:ascii="Arial" w:hAnsi="Arial" w:cs="Arial"/>
          <w:sz w:val="20"/>
          <w:szCs w:val="20"/>
          <w:vertAlign w:val="superscript"/>
        </w:rPr>
        <w:t>,*</w:t>
      </w:r>
    </w:p>
    <w:p w14:paraId="1EA9FEBE" w14:textId="77777777" w:rsidR="00B8033D" w:rsidRPr="00C21754" w:rsidRDefault="00B8033D" w:rsidP="00C7620C">
      <w:pPr>
        <w:spacing w:after="60"/>
        <w:jc w:val="both"/>
        <w:rPr>
          <w:rFonts w:ascii="Arial" w:eastAsia="Arial" w:hAnsi="Arial" w:cs="Arial"/>
          <w:sz w:val="20"/>
          <w:szCs w:val="20"/>
        </w:rPr>
      </w:pPr>
      <w:r w:rsidRPr="00C21754">
        <w:rPr>
          <w:rFonts w:ascii="Arial" w:eastAsia="Arial" w:hAnsi="Arial" w:cs="Arial"/>
          <w:sz w:val="20"/>
          <w:szCs w:val="20"/>
        </w:rPr>
        <w:t>1. Department of Environmental Health Sciences, Mailman School of Public Health, Columbia University, New York, NY, USA.</w:t>
      </w:r>
    </w:p>
    <w:p w14:paraId="7A9E7D23" w14:textId="77777777" w:rsidR="00B8033D" w:rsidRPr="00C21754" w:rsidRDefault="00B8033D" w:rsidP="00C7620C">
      <w:pPr>
        <w:spacing w:after="60"/>
        <w:jc w:val="both"/>
        <w:rPr>
          <w:rFonts w:ascii="Arial" w:eastAsia="Arial" w:hAnsi="Arial" w:cs="Arial"/>
          <w:sz w:val="20"/>
          <w:szCs w:val="20"/>
        </w:rPr>
      </w:pPr>
      <w:r w:rsidRPr="00C21754">
        <w:rPr>
          <w:rFonts w:ascii="Arial" w:eastAsia="Arial" w:hAnsi="Arial" w:cs="Arial"/>
          <w:sz w:val="20"/>
          <w:szCs w:val="20"/>
        </w:rPr>
        <w:t>2. Division of Infectious Diseases, Department of Medicine, Columbia University, College of Physicians and Surgeons, New York, New York, USA.</w:t>
      </w:r>
    </w:p>
    <w:p w14:paraId="2E301163" w14:textId="00E15066" w:rsidR="008D7B47" w:rsidRPr="00C21754" w:rsidRDefault="00B8033D" w:rsidP="00C7620C">
      <w:pPr>
        <w:spacing w:after="60"/>
        <w:jc w:val="both"/>
        <w:rPr>
          <w:rFonts w:ascii="Arial" w:eastAsia="Arial" w:hAnsi="Arial" w:cs="Arial"/>
          <w:sz w:val="20"/>
          <w:szCs w:val="20"/>
        </w:rPr>
      </w:pPr>
      <w:r w:rsidRPr="00C21754">
        <w:rPr>
          <w:rFonts w:ascii="Arial" w:eastAsia="Arial" w:hAnsi="Arial" w:cs="Arial"/>
          <w:sz w:val="20"/>
          <w:szCs w:val="20"/>
        </w:rPr>
        <w:t>3. Columbia Climate School, Columbia University, New York, NY, USA.</w:t>
      </w:r>
    </w:p>
    <w:p w14:paraId="20DFDABE" w14:textId="0D120AB4" w:rsidR="00E6133D" w:rsidRPr="00C21754" w:rsidRDefault="00E6133D" w:rsidP="00C7620C">
      <w:pPr>
        <w:rPr>
          <w:rFonts w:ascii="Arial" w:hAnsi="Arial" w:cs="Arial"/>
          <w:sz w:val="20"/>
          <w:szCs w:val="20"/>
        </w:rPr>
      </w:pPr>
      <w:r w:rsidRPr="00C21754">
        <w:rPr>
          <w:rFonts w:ascii="Arial" w:hAnsi="Arial" w:cs="Arial"/>
          <w:sz w:val="20"/>
          <w:szCs w:val="20"/>
        </w:rPr>
        <w:t>*</w:t>
      </w:r>
      <w:r w:rsidR="00215411" w:rsidRPr="00C21754">
        <w:rPr>
          <w:rFonts w:ascii="Arial" w:hAnsi="Arial" w:cs="Arial"/>
          <w:sz w:val="20"/>
          <w:szCs w:val="20"/>
        </w:rPr>
        <w:t xml:space="preserve"> Corresponding authors: </w:t>
      </w:r>
      <w:r w:rsidR="008D7B47" w:rsidRPr="00C21754">
        <w:rPr>
          <w:rFonts w:ascii="Arial" w:hAnsi="Arial" w:cs="Arial"/>
          <w:sz w:val="20"/>
          <w:szCs w:val="20"/>
        </w:rPr>
        <w:t>Sen Pei, Jeffrey Shaman</w:t>
      </w:r>
    </w:p>
    <w:p w14:paraId="62B2FA5F" w14:textId="77777777" w:rsidR="0089099D" w:rsidRPr="00C21754" w:rsidRDefault="0089099D" w:rsidP="00C7620C">
      <w:pPr>
        <w:rPr>
          <w:rFonts w:ascii="Arial" w:hAnsi="Arial" w:cs="Arial"/>
          <w:sz w:val="20"/>
          <w:szCs w:val="20"/>
        </w:rPr>
      </w:pPr>
    </w:p>
    <w:p w14:paraId="398A83E5" w14:textId="2A1C5A81" w:rsidR="00897589" w:rsidRPr="00C21754" w:rsidRDefault="00E6133D" w:rsidP="00C7620C">
      <w:pPr>
        <w:jc w:val="both"/>
        <w:rPr>
          <w:rFonts w:ascii="Arial" w:hAnsi="Arial" w:cs="Arial"/>
          <w:sz w:val="20"/>
          <w:szCs w:val="20"/>
        </w:rPr>
      </w:pPr>
      <w:r w:rsidRPr="00C21754">
        <w:rPr>
          <w:rFonts w:ascii="Arial" w:hAnsi="Arial" w:cs="Arial"/>
          <w:b/>
          <w:sz w:val="20"/>
          <w:szCs w:val="20"/>
        </w:rPr>
        <w:t xml:space="preserve">Email: </w:t>
      </w:r>
      <w:r w:rsidRPr="00C21754">
        <w:rPr>
          <w:rFonts w:ascii="Arial" w:hAnsi="Arial" w:cs="Arial"/>
          <w:sz w:val="20"/>
          <w:szCs w:val="20"/>
        </w:rPr>
        <w:t xml:space="preserve"> </w:t>
      </w:r>
      <w:r w:rsidR="008D7B47" w:rsidRPr="00C21754">
        <w:rPr>
          <w:rFonts w:ascii="Arial" w:hAnsi="Arial" w:cs="Arial"/>
          <w:sz w:val="20"/>
          <w:szCs w:val="20"/>
        </w:rPr>
        <w:t>sp3449@cumc.columbia.edu, jls106@cumc.columbia.edu</w:t>
      </w:r>
    </w:p>
    <w:p w14:paraId="3CF916EF" w14:textId="2B8675F3" w:rsidR="00897589" w:rsidRPr="00C21754" w:rsidRDefault="00623869" w:rsidP="00C7620C">
      <w:pPr>
        <w:jc w:val="both"/>
        <w:rPr>
          <w:rFonts w:ascii="Arial" w:hAnsi="Arial" w:cs="Arial"/>
          <w:sz w:val="20"/>
          <w:szCs w:val="20"/>
        </w:rPr>
      </w:pPr>
      <w:r w:rsidRPr="00C21754">
        <w:rPr>
          <w:rFonts w:ascii="Arial" w:hAnsi="Arial" w:cs="Arial"/>
          <w:b/>
          <w:sz w:val="20"/>
          <w:szCs w:val="20"/>
        </w:rPr>
        <w:t xml:space="preserve">Author Contributions: </w:t>
      </w:r>
      <w:r w:rsidR="002457B3" w:rsidRPr="00C21754">
        <w:rPr>
          <w:rFonts w:ascii="Arial" w:hAnsi="Arial" w:cs="Arial"/>
          <w:sz w:val="20"/>
          <w:szCs w:val="20"/>
        </w:rPr>
        <w:t>J.C.V.,</w:t>
      </w:r>
      <w:r w:rsidR="00BA1BE4" w:rsidRPr="00C21754">
        <w:rPr>
          <w:rFonts w:ascii="Arial" w:hAnsi="Arial" w:cs="Arial"/>
          <w:sz w:val="20"/>
          <w:szCs w:val="20"/>
        </w:rPr>
        <w:t xml:space="preserve"> A.C.U.,</w:t>
      </w:r>
      <w:r w:rsidR="002457B3" w:rsidRPr="00C21754">
        <w:rPr>
          <w:rFonts w:ascii="Arial" w:hAnsi="Arial" w:cs="Arial"/>
          <w:sz w:val="20"/>
          <w:szCs w:val="20"/>
        </w:rPr>
        <w:t xml:space="preserve"> S.P. and J.S. conceived the study</w:t>
      </w:r>
      <w:r w:rsidR="00DE04D8" w:rsidRPr="00E9528B">
        <w:rPr>
          <w:rFonts w:ascii="Arial" w:hAnsi="Arial" w:cs="Arial"/>
          <w:sz w:val="20"/>
          <w:szCs w:val="20"/>
        </w:rPr>
        <w:t xml:space="preserve">, </w:t>
      </w:r>
      <w:r w:rsidR="00DE04D8" w:rsidRPr="00C21754">
        <w:rPr>
          <w:rFonts w:ascii="Arial" w:hAnsi="Arial" w:cs="Arial"/>
          <w:sz w:val="20"/>
          <w:szCs w:val="20"/>
        </w:rPr>
        <w:t>J.C.V.,</w:t>
      </w:r>
      <w:r w:rsidR="00DE04D8" w:rsidRPr="00E9528B">
        <w:rPr>
          <w:rFonts w:ascii="Arial" w:hAnsi="Arial" w:cs="Arial"/>
          <w:sz w:val="20"/>
          <w:szCs w:val="20"/>
        </w:rPr>
        <w:t xml:space="preserve"> </w:t>
      </w:r>
      <w:r w:rsidR="00DE04D8" w:rsidRPr="00C21754">
        <w:rPr>
          <w:rFonts w:ascii="Arial" w:hAnsi="Arial" w:cs="Arial"/>
          <w:sz w:val="20"/>
          <w:szCs w:val="20"/>
        </w:rPr>
        <w:t xml:space="preserve">S.P. and J.S. </w:t>
      </w:r>
      <w:r w:rsidR="00DE04D8" w:rsidRPr="00E9528B">
        <w:rPr>
          <w:rFonts w:ascii="Arial" w:hAnsi="Arial" w:cs="Arial"/>
          <w:sz w:val="20"/>
          <w:szCs w:val="20"/>
        </w:rPr>
        <w:t xml:space="preserve"> </w:t>
      </w:r>
      <w:r w:rsidR="002457B3" w:rsidRPr="00C21754">
        <w:rPr>
          <w:rFonts w:ascii="Arial" w:hAnsi="Arial" w:cs="Arial"/>
          <w:sz w:val="20"/>
          <w:szCs w:val="20"/>
        </w:rPr>
        <w:t>managed the project. J.C.V. performed the analysis. L.W. and J.Z. curated the data,</w:t>
      </w:r>
      <w:r w:rsidR="00146ED4" w:rsidRPr="00C21754">
        <w:rPr>
          <w:rFonts w:ascii="Arial" w:hAnsi="Arial" w:cs="Arial"/>
          <w:sz w:val="20"/>
          <w:szCs w:val="20"/>
        </w:rPr>
        <w:t xml:space="preserve"> J.C.V. and R.Y. processed and compiled the data,</w:t>
      </w:r>
      <w:r w:rsidR="002457B3" w:rsidRPr="00C21754">
        <w:rPr>
          <w:rFonts w:ascii="Arial" w:hAnsi="Arial" w:cs="Arial"/>
          <w:sz w:val="20"/>
          <w:szCs w:val="20"/>
        </w:rPr>
        <w:t xml:space="preserve"> J.C.V., T.R.</w:t>
      </w:r>
      <w:r w:rsidR="00146ED4" w:rsidRPr="00C21754">
        <w:rPr>
          <w:rFonts w:ascii="Arial" w:hAnsi="Arial" w:cs="Arial"/>
          <w:sz w:val="20"/>
          <w:szCs w:val="20"/>
        </w:rPr>
        <w:t xml:space="preserve">, </w:t>
      </w:r>
      <w:r w:rsidR="00966481" w:rsidRPr="00C21754">
        <w:rPr>
          <w:rFonts w:ascii="Arial" w:hAnsi="Arial" w:cs="Arial"/>
          <w:sz w:val="20"/>
          <w:szCs w:val="20"/>
        </w:rPr>
        <w:t>R</w:t>
      </w:r>
      <w:r w:rsidR="00146ED4" w:rsidRPr="00C21754">
        <w:rPr>
          <w:rFonts w:ascii="Arial" w:hAnsi="Arial" w:cs="Arial"/>
          <w:sz w:val="20"/>
          <w:szCs w:val="20"/>
        </w:rPr>
        <w:t>.</w:t>
      </w:r>
      <w:r w:rsidR="00966481" w:rsidRPr="00C21754">
        <w:rPr>
          <w:rFonts w:ascii="Arial" w:hAnsi="Arial" w:cs="Arial"/>
          <w:sz w:val="20"/>
          <w:szCs w:val="20"/>
        </w:rPr>
        <w:t>Y</w:t>
      </w:r>
      <w:r w:rsidR="00146ED4" w:rsidRPr="00C21754">
        <w:rPr>
          <w:rFonts w:ascii="Arial" w:hAnsi="Arial" w:cs="Arial"/>
          <w:sz w:val="20"/>
          <w:szCs w:val="20"/>
        </w:rPr>
        <w:t>.</w:t>
      </w:r>
      <w:r w:rsidR="002457B3" w:rsidRPr="00C21754">
        <w:rPr>
          <w:rFonts w:ascii="Arial" w:hAnsi="Arial" w:cs="Arial"/>
          <w:sz w:val="20"/>
          <w:szCs w:val="20"/>
        </w:rPr>
        <w:t>, A.C.U</w:t>
      </w:r>
      <w:r w:rsidR="00C512F9" w:rsidRPr="00C21754">
        <w:rPr>
          <w:rFonts w:ascii="Arial" w:hAnsi="Arial" w:cs="Arial"/>
          <w:sz w:val="20"/>
          <w:szCs w:val="20"/>
        </w:rPr>
        <w:t>.</w:t>
      </w:r>
      <w:r w:rsidR="00146ED4" w:rsidRPr="00C21754">
        <w:rPr>
          <w:rFonts w:ascii="Arial" w:hAnsi="Arial" w:cs="Arial"/>
          <w:sz w:val="20"/>
          <w:szCs w:val="20"/>
        </w:rPr>
        <w:t>, J.Z.</w:t>
      </w:r>
      <w:r w:rsidR="00C512F9" w:rsidRPr="00C21754">
        <w:rPr>
          <w:rFonts w:ascii="Arial" w:hAnsi="Arial" w:cs="Arial"/>
          <w:sz w:val="20"/>
          <w:szCs w:val="20"/>
        </w:rPr>
        <w:t xml:space="preserve">, S.P. </w:t>
      </w:r>
      <w:r w:rsidR="002457B3" w:rsidRPr="00C21754">
        <w:rPr>
          <w:rFonts w:ascii="Arial" w:hAnsi="Arial" w:cs="Arial"/>
          <w:sz w:val="20"/>
          <w:szCs w:val="20"/>
        </w:rPr>
        <w:t xml:space="preserve">and J.S. </w:t>
      </w:r>
      <w:r w:rsidR="00C512F9" w:rsidRPr="00C21754">
        <w:rPr>
          <w:rFonts w:ascii="Arial" w:hAnsi="Arial" w:cs="Arial"/>
          <w:sz w:val="20"/>
          <w:szCs w:val="20"/>
        </w:rPr>
        <w:t xml:space="preserve">analyzed </w:t>
      </w:r>
      <w:r w:rsidR="002457B3" w:rsidRPr="00C21754">
        <w:rPr>
          <w:rFonts w:ascii="Arial" w:hAnsi="Arial" w:cs="Arial"/>
          <w:sz w:val="20"/>
          <w:szCs w:val="20"/>
        </w:rPr>
        <w:t>the results. J.C.V drafted the manuscript</w:t>
      </w:r>
      <w:r w:rsidR="00C512F9" w:rsidRPr="00C21754">
        <w:rPr>
          <w:rFonts w:ascii="Arial" w:hAnsi="Arial" w:cs="Arial"/>
          <w:sz w:val="20"/>
          <w:szCs w:val="20"/>
        </w:rPr>
        <w:t>. A</w:t>
      </w:r>
      <w:r w:rsidR="002457B3" w:rsidRPr="00C21754">
        <w:rPr>
          <w:rFonts w:ascii="Arial" w:hAnsi="Arial" w:cs="Arial"/>
          <w:sz w:val="20"/>
          <w:szCs w:val="20"/>
        </w:rPr>
        <w:t>ll authors revised and reviewed the manuscript.</w:t>
      </w:r>
    </w:p>
    <w:p w14:paraId="7A5DDA98" w14:textId="620228D0" w:rsidR="00623869" w:rsidRPr="00C21754" w:rsidRDefault="00623869" w:rsidP="00C7620C">
      <w:pPr>
        <w:jc w:val="both"/>
        <w:rPr>
          <w:rFonts w:ascii="Arial" w:hAnsi="Arial" w:cs="Arial"/>
          <w:sz w:val="20"/>
          <w:szCs w:val="20"/>
        </w:rPr>
      </w:pPr>
      <w:r w:rsidRPr="00C21754">
        <w:rPr>
          <w:rFonts w:ascii="Arial" w:hAnsi="Arial" w:cs="Arial"/>
          <w:b/>
          <w:sz w:val="20"/>
          <w:szCs w:val="20"/>
        </w:rPr>
        <w:t xml:space="preserve">Competing Interest Statement: </w:t>
      </w:r>
      <w:r w:rsidR="008D7B47" w:rsidRPr="00C21754">
        <w:rPr>
          <w:rFonts w:ascii="Arial" w:hAnsi="Arial" w:cs="Arial"/>
          <w:sz w:val="20"/>
          <w:szCs w:val="20"/>
        </w:rPr>
        <w:t>J.S. and Columbia University disclose partial ownership of SK Analytics. J.S. discloses consulting for BNI. ACU discloses research support from Merck. All other authors declare no competing interests.</w:t>
      </w:r>
    </w:p>
    <w:p w14:paraId="61606AE0" w14:textId="55DC19B3" w:rsidR="00E6133D" w:rsidRPr="00C21754" w:rsidRDefault="00E6133D" w:rsidP="00C7620C">
      <w:pPr>
        <w:rPr>
          <w:rFonts w:ascii="Arial" w:hAnsi="Arial" w:cs="Arial"/>
          <w:sz w:val="20"/>
          <w:szCs w:val="20"/>
        </w:rPr>
      </w:pPr>
      <w:r w:rsidRPr="00C21754">
        <w:rPr>
          <w:rFonts w:ascii="Arial" w:hAnsi="Arial" w:cs="Arial"/>
          <w:b/>
          <w:sz w:val="20"/>
          <w:szCs w:val="20"/>
        </w:rPr>
        <w:t>Classification</w:t>
      </w:r>
      <w:r w:rsidR="00623869" w:rsidRPr="00C21754">
        <w:rPr>
          <w:rFonts w:ascii="Arial" w:hAnsi="Arial" w:cs="Arial"/>
          <w:b/>
          <w:sz w:val="20"/>
          <w:szCs w:val="20"/>
        </w:rPr>
        <w:t xml:space="preserve">: </w:t>
      </w:r>
      <w:r w:rsidR="00C512F9" w:rsidRPr="00C21754">
        <w:rPr>
          <w:rFonts w:ascii="Arial" w:hAnsi="Arial" w:cs="Arial"/>
          <w:sz w:val="20"/>
          <w:szCs w:val="20"/>
        </w:rPr>
        <w:t>Major: Biological Sciences. Minor: Biophysics and Computational Biology.</w:t>
      </w:r>
    </w:p>
    <w:p w14:paraId="1265A261" w14:textId="12EE7E3A" w:rsidR="00623869" w:rsidRPr="00C21754" w:rsidRDefault="00E6133D" w:rsidP="00C7620C">
      <w:pPr>
        <w:rPr>
          <w:rFonts w:ascii="Arial" w:hAnsi="Arial" w:cs="Arial"/>
          <w:b/>
          <w:sz w:val="20"/>
          <w:szCs w:val="20"/>
        </w:rPr>
      </w:pPr>
      <w:r w:rsidRPr="00C21754">
        <w:rPr>
          <w:rFonts w:ascii="Arial" w:hAnsi="Arial" w:cs="Arial"/>
          <w:b/>
          <w:sz w:val="20"/>
          <w:szCs w:val="20"/>
        </w:rPr>
        <w:t>Keywords</w:t>
      </w:r>
      <w:r w:rsidR="00623869" w:rsidRPr="00C21754">
        <w:rPr>
          <w:rFonts w:ascii="Arial" w:hAnsi="Arial" w:cs="Arial"/>
          <w:b/>
          <w:sz w:val="20"/>
          <w:szCs w:val="20"/>
        </w:rPr>
        <w:t xml:space="preserve">: </w:t>
      </w:r>
      <w:r w:rsidR="00326DFC" w:rsidRPr="00C21754">
        <w:rPr>
          <w:rFonts w:ascii="Arial" w:hAnsi="Arial" w:cs="Arial"/>
          <w:sz w:val="20"/>
          <w:szCs w:val="20"/>
        </w:rPr>
        <w:t>epidemiology, microorganisms, antimicrobial resistance, Bayesian inference, individual-based model</w:t>
      </w:r>
      <w:r w:rsidR="00E17199" w:rsidRPr="00C21754">
        <w:rPr>
          <w:rFonts w:ascii="Arial" w:hAnsi="Arial" w:cs="Arial"/>
          <w:sz w:val="20"/>
          <w:szCs w:val="20"/>
        </w:rPr>
        <w:t xml:space="preserve">, </w:t>
      </w:r>
      <w:r w:rsidR="00C71F57" w:rsidRPr="00C21754">
        <w:rPr>
          <w:rFonts w:ascii="Arial" w:hAnsi="Arial" w:cs="Arial"/>
          <w:sz w:val="20"/>
          <w:szCs w:val="20"/>
        </w:rPr>
        <w:t>agent-based</w:t>
      </w:r>
      <w:r w:rsidR="00E17199" w:rsidRPr="00C21754">
        <w:rPr>
          <w:rFonts w:ascii="Arial" w:hAnsi="Arial" w:cs="Arial"/>
          <w:sz w:val="20"/>
          <w:szCs w:val="20"/>
        </w:rPr>
        <w:t xml:space="preserve"> model</w:t>
      </w:r>
      <w:r w:rsidR="00AF2500" w:rsidRPr="00C21754">
        <w:rPr>
          <w:rFonts w:ascii="Arial" w:hAnsi="Arial" w:cs="Arial"/>
          <w:sz w:val="20"/>
          <w:szCs w:val="20"/>
        </w:rPr>
        <w:t>, inverse problems</w:t>
      </w:r>
    </w:p>
    <w:p w14:paraId="788EAF02" w14:textId="21CEB795" w:rsidR="00E6133D" w:rsidRPr="00C21754" w:rsidRDefault="00E6133D" w:rsidP="00C7620C">
      <w:pPr>
        <w:rPr>
          <w:rFonts w:ascii="Arial" w:hAnsi="Arial" w:cs="Arial"/>
          <w:b/>
          <w:sz w:val="20"/>
          <w:szCs w:val="20"/>
        </w:rPr>
      </w:pPr>
      <w:r w:rsidRPr="00C21754">
        <w:rPr>
          <w:rFonts w:ascii="Arial" w:hAnsi="Arial" w:cs="Arial"/>
          <w:b/>
          <w:sz w:val="20"/>
          <w:szCs w:val="20"/>
        </w:rPr>
        <w:t>This PDF file includes:</w:t>
      </w:r>
    </w:p>
    <w:p w14:paraId="14DCCC60" w14:textId="77777777" w:rsidR="00E6133D" w:rsidRPr="00C21754" w:rsidRDefault="00E6133D" w:rsidP="00C7620C">
      <w:pPr>
        <w:ind w:left="720"/>
        <w:contextualSpacing/>
        <w:rPr>
          <w:rFonts w:ascii="Arial" w:hAnsi="Arial" w:cs="Arial"/>
          <w:sz w:val="20"/>
          <w:szCs w:val="20"/>
        </w:rPr>
      </w:pPr>
      <w:r w:rsidRPr="00C21754">
        <w:rPr>
          <w:rFonts w:ascii="Arial" w:hAnsi="Arial" w:cs="Arial"/>
          <w:sz w:val="20"/>
          <w:szCs w:val="20"/>
        </w:rPr>
        <w:t>Main Text</w:t>
      </w:r>
    </w:p>
    <w:p w14:paraId="4EEAF45F" w14:textId="67CB14D0" w:rsidR="00474D11" w:rsidRPr="00C21754" w:rsidRDefault="00E6133D" w:rsidP="00C7620C">
      <w:pPr>
        <w:ind w:left="720"/>
        <w:contextualSpacing/>
        <w:rPr>
          <w:rFonts w:ascii="Arial" w:hAnsi="Arial" w:cs="Arial"/>
          <w:sz w:val="20"/>
          <w:szCs w:val="20"/>
        </w:rPr>
      </w:pPr>
      <w:r w:rsidRPr="00C21754">
        <w:rPr>
          <w:rFonts w:ascii="Arial" w:hAnsi="Arial" w:cs="Arial"/>
          <w:sz w:val="20"/>
          <w:szCs w:val="20"/>
        </w:rPr>
        <w:t xml:space="preserve">Figures 1 to </w:t>
      </w:r>
      <w:r w:rsidR="00A20445" w:rsidRPr="00C21754">
        <w:rPr>
          <w:rFonts w:ascii="Arial" w:hAnsi="Arial" w:cs="Arial"/>
          <w:sz w:val="20"/>
          <w:szCs w:val="20"/>
        </w:rPr>
        <w:t>6</w:t>
      </w:r>
    </w:p>
    <w:p w14:paraId="06589A43" w14:textId="76BB8916" w:rsidR="00E6133D" w:rsidRPr="00C21754" w:rsidRDefault="00E6133D" w:rsidP="00C7620C">
      <w:pPr>
        <w:ind w:left="720"/>
        <w:contextualSpacing/>
        <w:rPr>
          <w:rFonts w:ascii="Arial" w:hAnsi="Arial" w:cs="Arial"/>
          <w:sz w:val="20"/>
          <w:szCs w:val="20"/>
        </w:rPr>
      </w:pPr>
      <w:r w:rsidRPr="00C21754">
        <w:rPr>
          <w:rFonts w:ascii="Arial" w:hAnsi="Arial" w:cs="Arial"/>
          <w:sz w:val="20"/>
          <w:szCs w:val="20"/>
        </w:rPr>
        <w:t xml:space="preserve">Tables 1 to </w:t>
      </w:r>
      <w:r w:rsidR="008D7B47" w:rsidRPr="00C21754">
        <w:rPr>
          <w:rFonts w:ascii="Arial" w:hAnsi="Arial" w:cs="Arial"/>
          <w:sz w:val="20"/>
          <w:szCs w:val="20"/>
        </w:rPr>
        <w:t>2</w:t>
      </w:r>
    </w:p>
    <w:p w14:paraId="1022AED8" w14:textId="72EC6648" w:rsidR="00E6133D" w:rsidRPr="00C21754" w:rsidRDefault="00E6133D" w:rsidP="00C7620C">
      <w:pPr>
        <w:keepNext/>
        <w:pBdr>
          <w:top w:val="nil"/>
          <w:left w:val="nil"/>
          <w:bottom w:val="nil"/>
          <w:right w:val="nil"/>
          <w:between w:val="nil"/>
        </w:pBdr>
        <w:spacing w:before="240" w:after="60"/>
        <w:rPr>
          <w:rFonts w:ascii="Arial" w:hAnsi="Arial" w:cs="Arial"/>
          <w:b/>
          <w:color w:val="000000"/>
          <w:sz w:val="20"/>
          <w:szCs w:val="20"/>
        </w:rPr>
      </w:pPr>
      <w:bookmarkStart w:id="4" w:name="30j0zll" w:colFirst="0" w:colLast="0"/>
      <w:bookmarkStart w:id="5" w:name="1fob9te" w:colFirst="0" w:colLast="0"/>
      <w:bookmarkEnd w:id="4"/>
      <w:bookmarkEnd w:id="5"/>
      <w:r w:rsidRPr="00C21754">
        <w:rPr>
          <w:rFonts w:ascii="Arial" w:hAnsi="Arial" w:cs="Arial"/>
          <w:b/>
          <w:color w:val="000000"/>
          <w:sz w:val="20"/>
          <w:szCs w:val="20"/>
        </w:rPr>
        <w:t>Abstract</w:t>
      </w:r>
      <w:r w:rsidR="00DE40F4" w:rsidRPr="00C21754">
        <w:rPr>
          <w:rFonts w:ascii="Arial" w:hAnsi="Arial" w:cs="Arial"/>
          <w:b/>
          <w:color w:val="000000"/>
          <w:sz w:val="20"/>
          <w:szCs w:val="20"/>
        </w:rPr>
        <w:t xml:space="preserve"> (</w:t>
      </w:r>
      <w:r w:rsidR="00422696" w:rsidRPr="00E9528B">
        <w:rPr>
          <w:rFonts w:ascii="Arial" w:hAnsi="Arial" w:cs="Arial"/>
          <w:b/>
          <w:color w:val="FF0000"/>
          <w:sz w:val="20"/>
          <w:szCs w:val="20"/>
        </w:rPr>
        <w:t>2</w:t>
      </w:r>
      <w:r w:rsidR="00150795">
        <w:rPr>
          <w:rFonts w:ascii="Arial" w:hAnsi="Arial" w:cs="Arial"/>
          <w:b/>
          <w:color w:val="FF0000"/>
          <w:sz w:val="20"/>
          <w:szCs w:val="20"/>
        </w:rPr>
        <w:t>69</w:t>
      </w:r>
      <w:del w:id="6" w:author="Cascante Vega, Jaime E." w:date="2023-05-11T15:27:00Z">
        <w:r w:rsidR="0038123A" w:rsidDel="00150795">
          <w:rPr>
            <w:rFonts w:ascii="Arial" w:hAnsi="Arial" w:cs="Arial"/>
            <w:b/>
            <w:color w:val="FF0000"/>
            <w:sz w:val="20"/>
            <w:szCs w:val="20"/>
          </w:rPr>
          <w:delText>7</w:delText>
        </w:r>
        <w:r w:rsidR="00024B0E" w:rsidDel="00150795">
          <w:rPr>
            <w:rFonts w:ascii="Arial" w:hAnsi="Arial" w:cs="Arial"/>
            <w:b/>
            <w:color w:val="FF0000"/>
            <w:sz w:val="20"/>
            <w:szCs w:val="20"/>
          </w:rPr>
          <w:delText>1</w:delText>
        </w:r>
      </w:del>
      <w:r w:rsidR="008D7B47" w:rsidRPr="00C21754">
        <w:rPr>
          <w:rFonts w:ascii="Arial" w:hAnsi="Arial" w:cs="Arial"/>
          <w:b/>
          <w:color w:val="000000"/>
          <w:sz w:val="20"/>
          <w:szCs w:val="20"/>
        </w:rPr>
        <w:t>/</w:t>
      </w:r>
      <w:r w:rsidR="00DE40F4" w:rsidRPr="00C21754">
        <w:rPr>
          <w:rFonts w:ascii="Arial" w:hAnsi="Arial" w:cs="Arial"/>
          <w:b/>
          <w:color w:val="000000"/>
          <w:sz w:val="20"/>
          <w:szCs w:val="20"/>
        </w:rPr>
        <w:t>250 words)</w:t>
      </w:r>
    </w:p>
    <w:p w14:paraId="718EA30F" w14:textId="166B99BE" w:rsidR="00DE40F4" w:rsidRPr="00940271" w:rsidRDefault="00DE40F4" w:rsidP="00C7620C">
      <w:pPr>
        <w:keepNext/>
        <w:pBdr>
          <w:top w:val="nil"/>
          <w:left w:val="nil"/>
          <w:bottom w:val="nil"/>
          <w:right w:val="nil"/>
          <w:between w:val="nil"/>
        </w:pBdr>
        <w:spacing w:before="240" w:after="60"/>
        <w:jc w:val="both"/>
        <w:rPr>
          <w:rFonts w:ascii="Arial" w:hAnsi="Arial" w:cs="Arial"/>
          <w:iCs/>
          <w:color w:val="000000"/>
          <w:sz w:val="20"/>
          <w:szCs w:val="20"/>
        </w:rPr>
      </w:pPr>
      <w:commentRangeStart w:id="7"/>
      <w:r w:rsidRPr="00C21754">
        <w:rPr>
          <w:rFonts w:ascii="Arial" w:hAnsi="Arial" w:cs="Arial"/>
          <w:color w:val="000000"/>
          <w:sz w:val="20"/>
          <w:szCs w:val="20"/>
        </w:rPr>
        <w:t>Antimicrobial-resistant organisms (AMROs) are a major threat to public health</w:t>
      </w:r>
      <w:commentRangeEnd w:id="7"/>
      <w:r w:rsidR="0063202C" w:rsidRPr="00C21754">
        <w:rPr>
          <w:rStyle w:val="CommentReference"/>
        </w:rPr>
        <w:commentReference w:id="7"/>
      </w:r>
      <w:r w:rsidRPr="00C21754">
        <w:rPr>
          <w:rFonts w:ascii="Arial" w:hAnsi="Arial" w:cs="Arial"/>
          <w:color w:val="000000"/>
          <w:sz w:val="20"/>
          <w:szCs w:val="20"/>
        </w:rPr>
        <w:t>. These organisms increase mortality, hospital length of stay, and</w:t>
      </w:r>
      <w:r w:rsidR="00474FFE" w:rsidRPr="00C21754">
        <w:rPr>
          <w:rFonts w:ascii="Arial" w:hAnsi="Arial" w:cs="Arial"/>
          <w:color w:val="000000"/>
          <w:sz w:val="20"/>
          <w:szCs w:val="20"/>
        </w:rPr>
        <w:t xml:space="preserve"> in consequence</w:t>
      </w:r>
      <w:r w:rsidRPr="00C21754">
        <w:rPr>
          <w:rFonts w:ascii="Arial" w:hAnsi="Arial" w:cs="Arial"/>
          <w:color w:val="000000"/>
          <w:sz w:val="20"/>
          <w:szCs w:val="20"/>
        </w:rPr>
        <w:t xml:space="preserve"> </w:t>
      </w:r>
      <w:r w:rsidR="009D3DD5" w:rsidRPr="00C21754">
        <w:rPr>
          <w:rFonts w:ascii="Arial" w:hAnsi="Arial" w:cs="Arial"/>
          <w:color w:val="000000"/>
          <w:sz w:val="20"/>
          <w:szCs w:val="20"/>
        </w:rPr>
        <w:t>healthcare-associated</w:t>
      </w:r>
      <w:r w:rsidRPr="00C21754">
        <w:rPr>
          <w:rFonts w:ascii="Arial" w:hAnsi="Arial" w:cs="Arial"/>
          <w:color w:val="000000"/>
          <w:sz w:val="20"/>
          <w:szCs w:val="20"/>
        </w:rPr>
        <w:t xml:space="preserve"> costs. </w:t>
      </w:r>
      <w:r w:rsidR="004C4169" w:rsidRPr="00E9528B">
        <w:rPr>
          <w:rFonts w:ascii="Arial" w:hAnsi="Arial" w:cs="Arial"/>
          <w:color w:val="000000"/>
          <w:sz w:val="20"/>
          <w:szCs w:val="20"/>
        </w:rPr>
        <w:t>Information</w:t>
      </w:r>
      <w:r w:rsidRPr="00C21754">
        <w:rPr>
          <w:rFonts w:ascii="Arial" w:hAnsi="Arial" w:cs="Arial"/>
          <w:color w:val="000000"/>
          <w:sz w:val="20"/>
          <w:szCs w:val="20"/>
        </w:rPr>
        <w:t xml:space="preserve"> on AMRO</w:t>
      </w:r>
      <w:r w:rsidR="00474FFE" w:rsidRPr="00C21754">
        <w:rPr>
          <w:rFonts w:ascii="Arial" w:hAnsi="Arial" w:cs="Arial"/>
          <w:color w:val="000000"/>
          <w:sz w:val="20"/>
          <w:szCs w:val="20"/>
        </w:rPr>
        <w:t xml:space="preserve"> carriage rates and</w:t>
      </w:r>
      <w:r w:rsidRPr="00C21754">
        <w:rPr>
          <w:rFonts w:ascii="Arial" w:hAnsi="Arial" w:cs="Arial"/>
          <w:color w:val="000000"/>
          <w:sz w:val="20"/>
          <w:szCs w:val="20"/>
        </w:rPr>
        <w:t xml:space="preserve"> transmission is limited. In this work, we leverage electronic health records from a major New York City hospital system collected during 2020-2021 to support </w:t>
      </w:r>
      <w:r w:rsidR="009D3DD5" w:rsidRPr="00C21754">
        <w:rPr>
          <w:rFonts w:ascii="Arial" w:hAnsi="Arial" w:cs="Arial"/>
          <w:color w:val="000000"/>
          <w:sz w:val="20"/>
          <w:szCs w:val="20"/>
        </w:rPr>
        <w:t>simulation-based inference</w:t>
      </w:r>
      <w:r w:rsidRPr="00C21754">
        <w:rPr>
          <w:rFonts w:ascii="Arial" w:hAnsi="Arial" w:cs="Arial"/>
          <w:color w:val="000000"/>
          <w:sz w:val="20"/>
          <w:szCs w:val="20"/>
        </w:rPr>
        <w:t xml:space="preserve"> of </w:t>
      </w:r>
      <w:r w:rsidR="00254B91">
        <w:rPr>
          <w:rFonts w:ascii="Arial" w:hAnsi="Arial" w:cs="Arial"/>
          <w:color w:val="000000" w:themeColor="text1"/>
          <w:sz w:val="20"/>
          <w:szCs w:val="20"/>
        </w:rPr>
        <w:t>nosocomial transmission</w:t>
      </w:r>
      <w:r w:rsidRPr="00C21754">
        <w:rPr>
          <w:rFonts w:ascii="Arial" w:hAnsi="Arial" w:cs="Arial"/>
          <w:color w:val="000000"/>
          <w:sz w:val="20"/>
          <w:szCs w:val="20"/>
        </w:rPr>
        <w:t xml:space="preserve"> for eight pathogens. </w:t>
      </w:r>
      <w:r w:rsidR="004153D7" w:rsidRPr="00C21754">
        <w:rPr>
          <w:rFonts w:ascii="Arial" w:hAnsi="Arial" w:cs="Arial"/>
          <w:color w:val="000000"/>
          <w:sz w:val="20"/>
          <w:szCs w:val="20"/>
        </w:rPr>
        <w:t xml:space="preserve">We develop an agent-based model </w:t>
      </w:r>
      <w:r w:rsidR="00CC2DE2">
        <w:rPr>
          <w:rFonts w:ascii="Arial" w:hAnsi="Arial" w:cs="Arial"/>
          <w:color w:val="000000"/>
          <w:sz w:val="20"/>
          <w:szCs w:val="20"/>
        </w:rPr>
        <w:t>informed by</w:t>
      </w:r>
      <w:r w:rsidR="004153D7" w:rsidRPr="00C21754">
        <w:rPr>
          <w:rFonts w:ascii="Arial" w:hAnsi="Arial" w:cs="Arial"/>
          <w:color w:val="000000"/>
          <w:sz w:val="20"/>
          <w:szCs w:val="20"/>
        </w:rPr>
        <w:t xml:space="preserve"> patient </w:t>
      </w:r>
      <w:r w:rsidR="00CC2DE2">
        <w:rPr>
          <w:rFonts w:ascii="Arial" w:hAnsi="Arial" w:cs="Arial"/>
          <w:color w:val="000000"/>
          <w:sz w:val="20"/>
          <w:szCs w:val="20"/>
        </w:rPr>
        <w:t>hospitalization</w:t>
      </w:r>
      <w:r w:rsidR="00336C9D">
        <w:rPr>
          <w:rFonts w:ascii="Arial" w:hAnsi="Arial" w:cs="Arial"/>
          <w:color w:val="000000"/>
          <w:sz w:val="20"/>
          <w:szCs w:val="20"/>
        </w:rPr>
        <w:t xml:space="preserve"> records</w:t>
      </w:r>
      <w:r w:rsidR="00CC2DE2" w:rsidRPr="00C21754">
        <w:rPr>
          <w:rFonts w:ascii="Arial" w:hAnsi="Arial" w:cs="Arial"/>
          <w:color w:val="000000"/>
          <w:sz w:val="20"/>
          <w:szCs w:val="20"/>
        </w:rPr>
        <w:t xml:space="preserve"> </w:t>
      </w:r>
      <w:r w:rsidR="00CC2DE2">
        <w:rPr>
          <w:rFonts w:ascii="Arial" w:hAnsi="Arial" w:cs="Arial"/>
          <w:color w:val="000000"/>
          <w:sz w:val="20"/>
          <w:szCs w:val="20"/>
        </w:rPr>
        <w:t xml:space="preserve">to simulate </w:t>
      </w:r>
      <w:r w:rsidR="004153D7" w:rsidRPr="00C21754">
        <w:rPr>
          <w:rFonts w:ascii="Arial" w:hAnsi="Arial" w:cs="Arial"/>
          <w:color w:val="000000"/>
          <w:sz w:val="20"/>
          <w:szCs w:val="20"/>
        </w:rPr>
        <w:t>importation from the community, nosocomial transmission</w:t>
      </w:r>
      <w:r w:rsidR="004153D7" w:rsidRPr="00E9528B">
        <w:rPr>
          <w:rFonts w:ascii="Arial" w:hAnsi="Arial" w:cs="Arial"/>
          <w:color w:val="000000"/>
          <w:sz w:val="20"/>
          <w:szCs w:val="20"/>
        </w:rPr>
        <w:t>,</w:t>
      </w:r>
      <w:r w:rsidR="004153D7" w:rsidRPr="00C21754">
        <w:rPr>
          <w:rFonts w:ascii="Arial" w:hAnsi="Arial" w:cs="Arial"/>
          <w:color w:val="000000"/>
          <w:sz w:val="20"/>
          <w:szCs w:val="20"/>
        </w:rPr>
        <w:t xml:space="preserve"> and patient spontaneous decolonization of bacteria.</w:t>
      </w:r>
      <w:r w:rsidR="007F019B" w:rsidRPr="00C21754">
        <w:rPr>
          <w:rFonts w:ascii="Arial" w:hAnsi="Arial" w:cs="Arial"/>
          <w:color w:val="000000"/>
          <w:sz w:val="20"/>
          <w:szCs w:val="20"/>
        </w:rPr>
        <w:t xml:space="preserve"> </w:t>
      </w:r>
      <w:r w:rsidRPr="00C21754">
        <w:rPr>
          <w:rFonts w:ascii="Arial" w:hAnsi="Arial" w:cs="Arial"/>
          <w:color w:val="000000"/>
          <w:sz w:val="20"/>
          <w:szCs w:val="20"/>
        </w:rPr>
        <w:t>The model is coupled with a Bayesian inference</w:t>
      </w:r>
      <w:r w:rsidR="009D3DD5" w:rsidRPr="00C21754">
        <w:rPr>
          <w:rFonts w:ascii="Arial" w:hAnsi="Arial" w:cs="Arial"/>
          <w:color w:val="000000"/>
          <w:sz w:val="20"/>
          <w:szCs w:val="20"/>
        </w:rPr>
        <w:t xml:space="preserve"> </w:t>
      </w:r>
      <w:r w:rsidRPr="00C21754">
        <w:rPr>
          <w:rFonts w:ascii="Arial" w:hAnsi="Arial" w:cs="Arial"/>
          <w:color w:val="000000"/>
          <w:sz w:val="20"/>
          <w:szCs w:val="20"/>
        </w:rPr>
        <w:t xml:space="preserve">algorithm to estimate </w:t>
      </w:r>
      <w:r w:rsidR="00F1705B" w:rsidRPr="00E9528B">
        <w:rPr>
          <w:rFonts w:ascii="Arial" w:hAnsi="Arial" w:cs="Arial"/>
          <w:color w:val="000000"/>
          <w:sz w:val="20"/>
          <w:szCs w:val="20"/>
        </w:rPr>
        <w:t>the likelihood of detection upon testing</w:t>
      </w:r>
      <w:r w:rsidRPr="00C21754">
        <w:rPr>
          <w:rFonts w:ascii="Arial" w:hAnsi="Arial" w:cs="Arial"/>
          <w:color w:val="000000"/>
          <w:sz w:val="20"/>
          <w:szCs w:val="20"/>
        </w:rPr>
        <w:t xml:space="preserve"> and nosocomial transmission rates.</w:t>
      </w:r>
      <w:r w:rsidR="00474FFE" w:rsidRPr="00C21754">
        <w:rPr>
          <w:rFonts w:ascii="Arial" w:hAnsi="Arial" w:cs="Arial"/>
          <w:color w:val="000000"/>
          <w:sz w:val="20"/>
          <w:szCs w:val="20"/>
        </w:rPr>
        <w:t xml:space="preserve"> </w:t>
      </w:r>
      <w:r w:rsidR="007F019B" w:rsidRPr="00C21754">
        <w:rPr>
          <w:rFonts w:ascii="Arial" w:hAnsi="Arial" w:cs="Arial"/>
          <w:color w:val="000000"/>
          <w:sz w:val="20"/>
          <w:szCs w:val="20"/>
        </w:rPr>
        <w:t xml:space="preserve">We evaluate parameter identifiability for this model-inference system </w:t>
      </w:r>
      <w:commentRangeStart w:id="8"/>
      <w:commentRangeStart w:id="9"/>
      <w:commentRangeStart w:id="10"/>
      <w:commentRangeStart w:id="11"/>
      <w:commentRangeStart w:id="12"/>
      <w:r w:rsidR="007F019B" w:rsidRPr="00C21754">
        <w:rPr>
          <w:rFonts w:ascii="Arial" w:hAnsi="Arial" w:cs="Arial"/>
          <w:color w:val="000000"/>
          <w:sz w:val="20"/>
          <w:szCs w:val="20"/>
        </w:rPr>
        <w:t xml:space="preserve">and </w:t>
      </w:r>
      <w:r w:rsidR="00024B0E">
        <w:rPr>
          <w:rFonts w:ascii="Arial" w:hAnsi="Arial" w:cs="Arial"/>
          <w:color w:val="000000"/>
          <w:sz w:val="20"/>
          <w:szCs w:val="20"/>
        </w:rPr>
        <w:t xml:space="preserve">found </w:t>
      </w:r>
      <w:commentRangeStart w:id="13"/>
      <w:commentRangeStart w:id="14"/>
      <w:r w:rsidR="00E763A1" w:rsidRPr="00C21754">
        <w:rPr>
          <w:rFonts w:ascii="Arial" w:hAnsi="Arial" w:cs="Arial"/>
          <w:color w:val="000000"/>
          <w:sz w:val="20"/>
          <w:szCs w:val="20"/>
        </w:rPr>
        <w:t>individual-level observational model</w:t>
      </w:r>
      <w:r w:rsidR="00024B0E">
        <w:rPr>
          <w:rFonts w:ascii="Arial" w:hAnsi="Arial" w:cs="Arial"/>
          <w:color w:val="000000"/>
          <w:sz w:val="20"/>
          <w:szCs w:val="20"/>
        </w:rPr>
        <w:t xml:space="preserve"> yields more accurate estimates</w:t>
      </w:r>
      <w:r w:rsidR="00E763A1" w:rsidRPr="00E9528B">
        <w:rPr>
          <w:rFonts w:ascii="Arial" w:hAnsi="Arial" w:cs="Arial"/>
          <w:color w:val="000000"/>
          <w:sz w:val="20"/>
          <w:szCs w:val="20"/>
        </w:rPr>
        <w:t>.</w:t>
      </w:r>
      <w:commentRangeEnd w:id="8"/>
      <w:r w:rsidR="00336C9D">
        <w:rPr>
          <w:rStyle w:val="CommentReference"/>
        </w:rPr>
        <w:commentReference w:id="8"/>
      </w:r>
      <w:commentRangeEnd w:id="9"/>
      <w:r w:rsidR="00464035">
        <w:rPr>
          <w:rStyle w:val="CommentReference"/>
        </w:rPr>
        <w:commentReference w:id="9"/>
      </w:r>
      <w:commentRangeEnd w:id="10"/>
      <w:r w:rsidR="00FB36A6">
        <w:rPr>
          <w:rStyle w:val="CommentReference"/>
        </w:rPr>
        <w:commentReference w:id="10"/>
      </w:r>
      <w:commentRangeEnd w:id="11"/>
      <w:r w:rsidR="00FB36A6">
        <w:rPr>
          <w:rStyle w:val="CommentReference"/>
        </w:rPr>
        <w:commentReference w:id="11"/>
      </w:r>
      <w:commentRangeEnd w:id="12"/>
      <w:r w:rsidR="00FB36A6">
        <w:rPr>
          <w:rStyle w:val="CommentReference"/>
        </w:rPr>
        <w:commentReference w:id="12"/>
      </w:r>
      <w:r w:rsidR="00E763A1" w:rsidRPr="00E9528B">
        <w:rPr>
          <w:rFonts w:ascii="Arial" w:hAnsi="Arial" w:cs="Arial"/>
          <w:color w:val="000000"/>
          <w:sz w:val="20"/>
          <w:szCs w:val="20"/>
        </w:rPr>
        <w:t xml:space="preserve"> </w:t>
      </w:r>
      <w:commentRangeEnd w:id="13"/>
      <w:r w:rsidR="00E763A1" w:rsidRPr="00C21754">
        <w:rPr>
          <w:rStyle w:val="CommentReference"/>
        </w:rPr>
        <w:commentReference w:id="13"/>
      </w:r>
      <w:commentRangeEnd w:id="14"/>
      <w:r w:rsidR="00E763A1" w:rsidRPr="00C21754">
        <w:rPr>
          <w:rStyle w:val="CommentReference"/>
        </w:rPr>
        <w:commentReference w:id="14"/>
      </w:r>
      <w:r w:rsidR="00B63D08" w:rsidRPr="00C21754">
        <w:rPr>
          <w:rFonts w:ascii="Arial" w:hAnsi="Arial" w:cs="Arial"/>
          <w:color w:val="000000"/>
          <w:sz w:val="20"/>
          <w:szCs w:val="20"/>
        </w:rPr>
        <w:t xml:space="preserve">We </w:t>
      </w:r>
      <w:commentRangeStart w:id="15"/>
      <w:commentRangeStart w:id="16"/>
      <w:r w:rsidR="00B63D08" w:rsidRPr="00C21754">
        <w:rPr>
          <w:rFonts w:ascii="Arial" w:hAnsi="Arial" w:cs="Arial"/>
          <w:color w:val="000000"/>
          <w:sz w:val="20"/>
          <w:szCs w:val="20"/>
        </w:rPr>
        <w:t>appl</w:t>
      </w:r>
      <w:r w:rsidR="00336C9D">
        <w:rPr>
          <w:rFonts w:ascii="Arial" w:hAnsi="Arial" w:cs="Arial"/>
          <w:color w:val="000000"/>
          <w:sz w:val="20"/>
          <w:szCs w:val="20"/>
        </w:rPr>
        <w:t>y</w:t>
      </w:r>
      <w:commentRangeEnd w:id="15"/>
      <w:r w:rsidR="00336C9D">
        <w:rPr>
          <w:rStyle w:val="CommentReference"/>
        </w:rPr>
        <w:commentReference w:id="15"/>
      </w:r>
      <w:commentRangeEnd w:id="16"/>
      <w:r w:rsidR="00024B0E">
        <w:rPr>
          <w:rStyle w:val="CommentReference"/>
        </w:rPr>
        <w:commentReference w:id="16"/>
      </w:r>
      <w:r w:rsidRPr="00C21754">
        <w:rPr>
          <w:rFonts w:ascii="Arial" w:hAnsi="Arial" w:cs="Arial"/>
          <w:color w:val="000000"/>
          <w:sz w:val="20"/>
          <w:szCs w:val="20"/>
        </w:rPr>
        <w:t xml:space="preserve"> the framework to estimate both quantities for </w:t>
      </w:r>
      <w:r w:rsidR="003B2122">
        <w:rPr>
          <w:rFonts w:ascii="Arial" w:hAnsi="Arial" w:cs="Arial"/>
          <w:color w:val="000000"/>
          <w:sz w:val="20"/>
          <w:szCs w:val="20"/>
        </w:rPr>
        <w:t>eight</w:t>
      </w:r>
      <w:r w:rsidR="003B2122" w:rsidRPr="00C21754">
        <w:rPr>
          <w:rFonts w:ascii="Arial" w:hAnsi="Arial" w:cs="Arial"/>
          <w:color w:val="000000"/>
          <w:sz w:val="20"/>
          <w:szCs w:val="20"/>
        </w:rPr>
        <w:t xml:space="preserve"> </w:t>
      </w:r>
      <w:r w:rsidRPr="00C21754">
        <w:rPr>
          <w:rFonts w:ascii="Arial" w:hAnsi="Arial" w:cs="Arial"/>
          <w:color w:val="000000"/>
          <w:sz w:val="20"/>
          <w:szCs w:val="20"/>
        </w:rPr>
        <w:t xml:space="preserve">prevalent </w:t>
      </w:r>
      <w:r w:rsidR="003B2122">
        <w:rPr>
          <w:rFonts w:ascii="Arial" w:hAnsi="Arial" w:cs="Arial"/>
          <w:color w:val="000000"/>
          <w:sz w:val="20"/>
          <w:szCs w:val="20"/>
        </w:rPr>
        <w:t>bacterial pathogens</w:t>
      </w:r>
      <w:r w:rsidRPr="00C21754">
        <w:rPr>
          <w:rFonts w:ascii="Arial" w:hAnsi="Arial" w:cs="Arial"/>
          <w:color w:val="000000"/>
          <w:sz w:val="20"/>
          <w:szCs w:val="20"/>
        </w:rPr>
        <w:t xml:space="preserve">: </w:t>
      </w:r>
      <w:r w:rsidRPr="00C21754">
        <w:rPr>
          <w:rFonts w:ascii="Arial" w:hAnsi="Arial" w:cs="Arial"/>
          <w:i/>
          <w:iCs/>
          <w:color w:val="000000"/>
          <w:sz w:val="20"/>
          <w:szCs w:val="20"/>
        </w:rPr>
        <w:t xml:space="preserve">Escherichia coli, Klebsiella pneumoniae, Pseudomonas aeruginosa, Staphylococcus aureus </w:t>
      </w:r>
      <w:r w:rsidRPr="00C21754">
        <w:rPr>
          <w:rFonts w:ascii="Arial" w:hAnsi="Arial" w:cs="Arial"/>
          <w:color w:val="000000"/>
          <w:sz w:val="20"/>
          <w:szCs w:val="20"/>
        </w:rPr>
        <w:t xml:space="preserve">(both sensitive, MSSA, and resistant, MRSA, phenotypes), </w:t>
      </w:r>
      <w:r w:rsidRPr="00C21754">
        <w:rPr>
          <w:rFonts w:ascii="Arial" w:hAnsi="Arial" w:cs="Arial"/>
          <w:i/>
          <w:iCs/>
          <w:color w:val="000000"/>
          <w:sz w:val="20"/>
          <w:szCs w:val="20"/>
        </w:rPr>
        <w:t>Staphylococcus epidermidis</w:t>
      </w:r>
      <w:r w:rsidRPr="00C21754">
        <w:rPr>
          <w:rFonts w:ascii="Arial" w:hAnsi="Arial" w:cs="Arial"/>
          <w:color w:val="000000"/>
          <w:sz w:val="20"/>
          <w:szCs w:val="20"/>
        </w:rPr>
        <w:t>,</w:t>
      </w:r>
      <w:r w:rsidR="009D3DD5" w:rsidRPr="00C21754">
        <w:rPr>
          <w:rFonts w:ascii="Arial" w:hAnsi="Arial" w:cs="Arial"/>
          <w:color w:val="000000"/>
          <w:sz w:val="20"/>
          <w:szCs w:val="20"/>
        </w:rPr>
        <w:t xml:space="preserve"> </w:t>
      </w:r>
      <w:r w:rsidR="009D3DD5" w:rsidRPr="00C21754">
        <w:rPr>
          <w:rFonts w:ascii="Arial" w:hAnsi="Arial" w:cs="Arial"/>
          <w:i/>
          <w:iCs/>
          <w:color w:val="000000"/>
          <w:sz w:val="20"/>
          <w:szCs w:val="20"/>
        </w:rPr>
        <w:t>Enterococcus faecium</w:t>
      </w:r>
      <w:r w:rsidRPr="00C21754">
        <w:rPr>
          <w:rFonts w:ascii="Arial" w:hAnsi="Arial" w:cs="Arial"/>
          <w:color w:val="000000"/>
          <w:sz w:val="20"/>
          <w:szCs w:val="20"/>
        </w:rPr>
        <w:t xml:space="preserve"> and </w:t>
      </w:r>
      <w:r w:rsidRPr="00C21754">
        <w:rPr>
          <w:rFonts w:ascii="Arial" w:hAnsi="Arial" w:cs="Arial"/>
          <w:i/>
          <w:iCs/>
          <w:color w:val="000000"/>
          <w:sz w:val="20"/>
          <w:szCs w:val="20"/>
        </w:rPr>
        <w:t>Enterococcus faecalis</w:t>
      </w:r>
      <w:r w:rsidRPr="00C21754">
        <w:rPr>
          <w:rFonts w:ascii="Arial" w:hAnsi="Arial" w:cs="Arial"/>
          <w:color w:val="000000"/>
          <w:sz w:val="20"/>
          <w:szCs w:val="20"/>
        </w:rPr>
        <w:t>.</w:t>
      </w:r>
      <w:r w:rsidR="006C7F5A" w:rsidRPr="00E9528B">
        <w:rPr>
          <w:rFonts w:ascii="Arial" w:hAnsi="Arial" w:cs="Arial"/>
          <w:color w:val="000000"/>
          <w:sz w:val="20"/>
          <w:szCs w:val="20"/>
        </w:rPr>
        <w:t xml:space="preserve"> We </w:t>
      </w:r>
      <w:r w:rsidR="00336C9D" w:rsidRPr="00E9528B">
        <w:rPr>
          <w:rFonts w:ascii="Arial" w:hAnsi="Arial" w:cs="Arial"/>
          <w:color w:val="000000"/>
          <w:sz w:val="20"/>
          <w:szCs w:val="20"/>
        </w:rPr>
        <w:t>f</w:t>
      </w:r>
      <w:r w:rsidR="00336C9D">
        <w:rPr>
          <w:rFonts w:ascii="Arial" w:hAnsi="Arial" w:cs="Arial"/>
          <w:color w:val="000000"/>
          <w:sz w:val="20"/>
          <w:szCs w:val="20"/>
        </w:rPr>
        <w:t>ind that</w:t>
      </w:r>
      <w:r w:rsidR="00336C9D" w:rsidRPr="00E9528B">
        <w:rPr>
          <w:rFonts w:ascii="Arial" w:hAnsi="Arial" w:cs="Arial"/>
          <w:color w:val="000000"/>
          <w:sz w:val="20"/>
          <w:szCs w:val="20"/>
        </w:rPr>
        <w:t xml:space="preserve"> </w:t>
      </w:r>
      <w:r w:rsidR="006C7F5A" w:rsidRPr="00E9528B">
        <w:rPr>
          <w:rFonts w:ascii="Arial" w:hAnsi="Arial" w:cs="Arial"/>
          <w:color w:val="000000"/>
          <w:sz w:val="20"/>
          <w:szCs w:val="20"/>
        </w:rPr>
        <w:t xml:space="preserve">nosocomial transmission for </w:t>
      </w:r>
      <w:r w:rsidR="006C7F5A" w:rsidRPr="00E9528B">
        <w:rPr>
          <w:rFonts w:ascii="Arial" w:hAnsi="Arial" w:cs="Arial"/>
          <w:i/>
          <w:iCs/>
          <w:color w:val="000000"/>
          <w:sz w:val="20"/>
          <w:szCs w:val="20"/>
        </w:rPr>
        <w:t>E. coli</w:t>
      </w:r>
      <w:r w:rsidR="006C7F5A" w:rsidRPr="00E9528B">
        <w:rPr>
          <w:rFonts w:ascii="Arial" w:hAnsi="Arial" w:cs="Arial"/>
          <w:color w:val="000000"/>
          <w:sz w:val="20"/>
          <w:szCs w:val="20"/>
        </w:rPr>
        <w:t xml:space="preserve"> is negligible</w:t>
      </w:r>
      <w:r w:rsidR="00336C9D">
        <w:rPr>
          <w:rFonts w:ascii="Arial" w:hAnsi="Arial" w:cs="Arial"/>
          <w:color w:val="000000"/>
          <w:sz w:val="20"/>
          <w:szCs w:val="20"/>
        </w:rPr>
        <w:t xml:space="preserve">, and </w:t>
      </w:r>
      <w:r w:rsidR="006C7F5A" w:rsidRPr="00E9528B">
        <w:rPr>
          <w:rFonts w:ascii="Arial" w:hAnsi="Arial" w:cs="Arial"/>
          <w:i/>
          <w:iCs/>
          <w:color w:val="000000"/>
          <w:sz w:val="20"/>
          <w:szCs w:val="20"/>
        </w:rPr>
        <w:t>MSSA</w:t>
      </w:r>
      <w:r w:rsidR="006C7F5A" w:rsidRPr="00E9528B">
        <w:rPr>
          <w:rFonts w:ascii="Arial" w:hAnsi="Arial" w:cs="Arial"/>
          <w:color w:val="000000"/>
          <w:sz w:val="20"/>
          <w:szCs w:val="20"/>
        </w:rPr>
        <w:t xml:space="preserve"> has a lower nosocomial transmission rate than </w:t>
      </w:r>
      <w:r w:rsidR="006C7F5A" w:rsidRPr="00E9528B">
        <w:rPr>
          <w:rFonts w:ascii="Arial" w:hAnsi="Arial" w:cs="Arial"/>
          <w:i/>
          <w:color w:val="000000"/>
          <w:sz w:val="20"/>
          <w:szCs w:val="20"/>
        </w:rPr>
        <w:t>MRSA</w:t>
      </w:r>
      <w:commentRangeStart w:id="17"/>
      <w:r w:rsidR="006C7F5A" w:rsidRPr="00E9528B">
        <w:rPr>
          <w:rFonts w:ascii="Arial" w:hAnsi="Arial" w:cs="Arial"/>
          <w:i/>
          <w:color w:val="000000"/>
          <w:sz w:val="20"/>
          <w:szCs w:val="20"/>
        </w:rPr>
        <w:t>.</w:t>
      </w:r>
      <w:r w:rsidR="0058732B" w:rsidRPr="00E9528B">
        <w:rPr>
          <w:rFonts w:ascii="Arial" w:hAnsi="Arial" w:cs="Arial"/>
          <w:iCs/>
          <w:color w:val="000000"/>
          <w:sz w:val="20"/>
          <w:szCs w:val="20"/>
        </w:rPr>
        <w:t xml:space="preserve"> </w:t>
      </w:r>
      <w:commentRangeEnd w:id="17"/>
      <w:r w:rsidR="00556B98">
        <w:rPr>
          <w:rStyle w:val="CommentReference"/>
        </w:rPr>
        <w:commentReference w:id="17"/>
      </w:r>
      <w:r w:rsidR="00940271" w:rsidRPr="00940271">
        <w:rPr>
          <w:rFonts w:ascii="Arial" w:hAnsi="Arial" w:cs="Arial"/>
          <w:iCs/>
          <w:color w:val="000000"/>
          <w:sz w:val="20"/>
          <w:szCs w:val="20"/>
        </w:rPr>
        <w:t xml:space="preserve">We show that while bacterial </w:t>
      </w:r>
      <w:r w:rsidR="00940271" w:rsidRPr="00940271">
        <w:rPr>
          <w:rFonts w:ascii="Arial" w:hAnsi="Arial" w:cs="Arial"/>
          <w:iCs/>
          <w:color w:val="000000"/>
          <w:sz w:val="20"/>
          <w:szCs w:val="20"/>
        </w:rPr>
        <w:lastRenderedPageBreak/>
        <w:t xml:space="preserve">pathogens have different levels of importation rates nosocomial transmission rates were similar suggesting similar modes of transmission for all. We also found </w:t>
      </w:r>
      <w:r w:rsidR="0028266D">
        <w:rPr>
          <w:rFonts w:ascii="Arial" w:hAnsi="Arial" w:cs="Arial"/>
          <w:iCs/>
          <w:color w:val="000000"/>
          <w:sz w:val="20"/>
          <w:szCs w:val="20"/>
        </w:rPr>
        <w:t>effective sensitivities</w:t>
      </w:r>
      <w:r w:rsidR="00940271" w:rsidRPr="00940271">
        <w:rPr>
          <w:rFonts w:ascii="Arial" w:hAnsi="Arial" w:cs="Arial"/>
          <w:iCs/>
          <w:color w:val="000000"/>
          <w:sz w:val="20"/>
          <w:szCs w:val="20"/>
        </w:rPr>
        <w:t xml:space="preserve"> are similar for all pathogens and proport</w:t>
      </w:r>
      <w:r w:rsidR="0028266D">
        <w:rPr>
          <w:rFonts w:ascii="Arial" w:hAnsi="Arial" w:cs="Arial"/>
          <w:iCs/>
          <w:color w:val="000000"/>
          <w:sz w:val="20"/>
          <w:szCs w:val="20"/>
        </w:rPr>
        <w:t>i</w:t>
      </w:r>
      <w:r w:rsidR="00940271" w:rsidRPr="00940271">
        <w:rPr>
          <w:rFonts w:ascii="Arial" w:hAnsi="Arial" w:cs="Arial"/>
          <w:iCs/>
          <w:color w:val="000000"/>
          <w:sz w:val="20"/>
          <w:szCs w:val="20"/>
        </w:rPr>
        <w:t>onal t</w:t>
      </w:r>
      <w:r w:rsidR="005F700A">
        <w:rPr>
          <w:rFonts w:ascii="Arial" w:hAnsi="Arial" w:cs="Arial"/>
          <w:iCs/>
          <w:color w:val="000000"/>
          <w:sz w:val="20"/>
          <w:szCs w:val="20"/>
        </w:rPr>
        <w:t>heir</w:t>
      </w:r>
      <w:r w:rsidR="00940271" w:rsidRPr="00940271">
        <w:rPr>
          <w:rFonts w:ascii="Arial" w:hAnsi="Arial" w:cs="Arial"/>
          <w:iCs/>
          <w:color w:val="000000"/>
          <w:sz w:val="20"/>
          <w:szCs w:val="20"/>
        </w:rPr>
        <w:t xml:space="preserve"> abundance.</w:t>
      </w:r>
      <w:r w:rsidR="00940271">
        <w:rPr>
          <w:rFonts w:ascii="Arial" w:hAnsi="Arial" w:cs="Arial"/>
          <w:iCs/>
          <w:color w:val="000000"/>
          <w:sz w:val="20"/>
          <w:szCs w:val="20"/>
        </w:rPr>
        <w:t xml:space="preserve"> </w:t>
      </w:r>
      <w:r w:rsidR="00E763A1" w:rsidRPr="00C21754">
        <w:rPr>
          <w:rFonts w:ascii="Arial" w:hAnsi="Arial" w:cs="Arial"/>
          <w:color w:val="000000"/>
          <w:sz w:val="20"/>
          <w:szCs w:val="20"/>
        </w:rPr>
        <w:t>This work highlights how fine-scale patient data can support simulation-based inference of epidemiological properties of micro</w:t>
      </w:r>
      <w:r w:rsidR="00556B98">
        <w:rPr>
          <w:rFonts w:ascii="Arial" w:hAnsi="Arial" w:cs="Arial"/>
          <w:color w:val="000000"/>
          <w:sz w:val="20"/>
          <w:szCs w:val="20"/>
        </w:rPr>
        <w:t>-</w:t>
      </w:r>
      <w:r w:rsidR="00E763A1" w:rsidRPr="00C21754">
        <w:rPr>
          <w:rFonts w:ascii="Arial" w:hAnsi="Arial" w:cs="Arial"/>
          <w:color w:val="000000"/>
          <w:sz w:val="20"/>
          <w:szCs w:val="20"/>
        </w:rPr>
        <w:t>organisms</w:t>
      </w:r>
      <w:r w:rsidR="00E763A1" w:rsidRPr="00E9528B">
        <w:rPr>
          <w:rFonts w:ascii="Arial" w:hAnsi="Arial" w:cs="Arial"/>
          <w:color w:val="000000"/>
          <w:sz w:val="20"/>
          <w:szCs w:val="20"/>
        </w:rPr>
        <w:t xml:space="preserve"> and how hospital traffic, patient contact and surveillance determine epidemiological features</w:t>
      </w:r>
      <w:r w:rsidR="00E763A1" w:rsidRPr="00C21754">
        <w:rPr>
          <w:rFonts w:ascii="Arial" w:hAnsi="Arial" w:cs="Arial"/>
          <w:color w:val="000000"/>
          <w:sz w:val="20"/>
          <w:szCs w:val="20"/>
        </w:rPr>
        <w:t xml:space="preserve">. </w:t>
      </w:r>
      <w:r w:rsidRPr="00C21754">
        <w:rPr>
          <w:rFonts w:ascii="Arial" w:hAnsi="Arial" w:cs="Arial"/>
          <w:color w:val="000000"/>
          <w:sz w:val="20"/>
          <w:szCs w:val="20"/>
        </w:rPr>
        <w:t xml:space="preserve">Evaluation of the </w:t>
      </w:r>
      <w:r w:rsidR="001E3EF1">
        <w:rPr>
          <w:rFonts w:ascii="Arial" w:hAnsi="Arial" w:cs="Arial"/>
          <w:color w:val="000000"/>
          <w:sz w:val="20"/>
          <w:szCs w:val="20"/>
        </w:rPr>
        <w:t xml:space="preserve">surveillance </w:t>
      </w:r>
      <w:r w:rsidRPr="00C21754">
        <w:rPr>
          <w:rFonts w:ascii="Arial" w:hAnsi="Arial" w:cs="Arial"/>
          <w:color w:val="000000"/>
          <w:sz w:val="20"/>
          <w:szCs w:val="20"/>
        </w:rPr>
        <w:t xml:space="preserve">and transmission potential for different </w:t>
      </w:r>
      <w:r w:rsidR="00496FEB" w:rsidRPr="00C21754">
        <w:rPr>
          <w:rFonts w:ascii="Arial" w:hAnsi="Arial" w:cs="Arial"/>
          <w:color w:val="000000"/>
          <w:sz w:val="20"/>
          <w:szCs w:val="20"/>
        </w:rPr>
        <w:t xml:space="preserve">pathogens </w:t>
      </w:r>
      <w:r w:rsidRPr="00C21754">
        <w:rPr>
          <w:rFonts w:ascii="Arial" w:hAnsi="Arial" w:cs="Arial"/>
          <w:color w:val="000000"/>
          <w:sz w:val="20"/>
          <w:szCs w:val="20"/>
        </w:rPr>
        <w:t>could ultimately support the development of in-hospital control measures that limit the spread of these pathogens.</w:t>
      </w:r>
    </w:p>
    <w:p w14:paraId="2A72CFB6" w14:textId="77777777" w:rsidR="00980C22" w:rsidRPr="00C21754" w:rsidRDefault="00980C22" w:rsidP="00C7620C">
      <w:pPr>
        <w:keepNext/>
        <w:pBdr>
          <w:top w:val="nil"/>
          <w:left w:val="nil"/>
          <w:bottom w:val="nil"/>
          <w:right w:val="nil"/>
          <w:between w:val="nil"/>
        </w:pBdr>
        <w:spacing w:before="240" w:after="60"/>
        <w:contextualSpacing/>
        <w:rPr>
          <w:rFonts w:ascii="Arial" w:hAnsi="Arial" w:cs="Arial"/>
          <w:color w:val="000000"/>
          <w:sz w:val="20"/>
          <w:szCs w:val="20"/>
        </w:rPr>
      </w:pPr>
    </w:p>
    <w:p w14:paraId="72BE508C" w14:textId="4BDE93C2" w:rsidR="00980C22" w:rsidRDefault="00E6133D" w:rsidP="00B37ECB">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t>Main Text</w:t>
      </w:r>
    </w:p>
    <w:p w14:paraId="2E1ACFB2" w14:textId="77777777" w:rsidR="00177987" w:rsidRPr="00C21754" w:rsidRDefault="00177987"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D712025" w14:textId="54DA7C53" w:rsidR="0031564A" w:rsidRPr="00C21754" w:rsidRDefault="00E6133D"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t>Introduction</w:t>
      </w:r>
    </w:p>
    <w:p w14:paraId="72C23C5D" w14:textId="3D132CFB" w:rsidR="002876C6" w:rsidRPr="00C21754" w:rsidRDefault="00783286" w:rsidP="00C7620C">
      <w:pPr>
        <w:jc w:val="both"/>
        <w:rPr>
          <w:rFonts w:ascii="Arial" w:hAnsi="Arial" w:cs="Arial"/>
          <w:sz w:val="20"/>
          <w:szCs w:val="20"/>
        </w:rPr>
      </w:pPr>
      <w:r>
        <w:rPr>
          <w:rFonts w:ascii="Arial" w:hAnsi="Arial" w:cs="Arial"/>
          <w:sz w:val="20"/>
          <w:szCs w:val="20"/>
        </w:rPr>
        <w:t>Antimicrobial resistance</w:t>
      </w:r>
      <w:r w:rsidR="009914B1" w:rsidRPr="00C21754">
        <w:rPr>
          <w:rFonts w:ascii="Arial" w:hAnsi="Arial" w:cs="Arial"/>
          <w:sz w:val="20"/>
          <w:szCs w:val="20"/>
        </w:rPr>
        <w:t xml:space="preserve"> </w:t>
      </w:r>
      <w:r w:rsidR="009C49CA" w:rsidRPr="00C21754">
        <w:rPr>
          <w:rFonts w:ascii="Arial" w:hAnsi="Arial" w:cs="Arial"/>
          <w:sz w:val="20"/>
          <w:szCs w:val="20"/>
        </w:rPr>
        <w:t>micro</w:t>
      </w:r>
      <w:r w:rsidR="009914B1" w:rsidRPr="00C21754">
        <w:rPr>
          <w:rFonts w:ascii="Arial" w:hAnsi="Arial" w:cs="Arial"/>
          <w:sz w:val="20"/>
          <w:szCs w:val="20"/>
        </w:rPr>
        <w:t>organisms</w:t>
      </w:r>
      <w:r w:rsidR="005E4095" w:rsidRPr="00C21754">
        <w:rPr>
          <w:rFonts w:ascii="Arial" w:hAnsi="Arial" w:cs="Arial"/>
          <w:sz w:val="20"/>
          <w:szCs w:val="20"/>
        </w:rPr>
        <w:t xml:space="preserve"> (A</w:t>
      </w:r>
      <w:r w:rsidR="00BA6BAA">
        <w:rPr>
          <w:rFonts w:ascii="Arial" w:hAnsi="Arial" w:cs="Arial"/>
          <w:sz w:val="20"/>
          <w:szCs w:val="20"/>
        </w:rPr>
        <w:t>M</w:t>
      </w:r>
      <w:r w:rsidR="005E4095" w:rsidRPr="00C21754">
        <w:rPr>
          <w:rFonts w:ascii="Arial" w:hAnsi="Arial" w:cs="Arial"/>
          <w:sz w:val="20"/>
          <w:szCs w:val="20"/>
        </w:rPr>
        <w:t>R</w:t>
      </w:r>
      <w:r w:rsidR="003B4542" w:rsidRPr="00C21754">
        <w:rPr>
          <w:rFonts w:ascii="Arial" w:hAnsi="Arial" w:cs="Arial"/>
          <w:sz w:val="20"/>
          <w:szCs w:val="20"/>
        </w:rPr>
        <w:t>O</w:t>
      </w:r>
      <w:r w:rsidR="005E4095" w:rsidRPr="00C21754">
        <w:rPr>
          <w:rFonts w:ascii="Arial" w:hAnsi="Arial" w:cs="Arial"/>
          <w:sz w:val="20"/>
          <w:szCs w:val="20"/>
        </w:rPr>
        <w:t xml:space="preserve">) </w:t>
      </w:r>
      <w:r w:rsidR="009914B1" w:rsidRPr="00C21754">
        <w:rPr>
          <w:rFonts w:ascii="Arial" w:hAnsi="Arial" w:cs="Arial"/>
          <w:sz w:val="20"/>
          <w:szCs w:val="20"/>
        </w:rPr>
        <w:t>are</w:t>
      </w:r>
      <w:r w:rsidR="005E4095" w:rsidRPr="00C21754">
        <w:rPr>
          <w:rFonts w:ascii="Arial" w:hAnsi="Arial" w:cs="Arial"/>
          <w:sz w:val="20"/>
          <w:szCs w:val="20"/>
        </w:rPr>
        <w:t xml:space="preserve"> a major threat to human health worldwide and has emerged as one of the leading public threats of the 21</w:t>
      </w:r>
      <w:r w:rsidR="005E4095" w:rsidRPr="00C21754">
        <w:rPr>
          <w:rFonts w:ascii="Arial" w:hAnsi="Arial" w:cs="Arial"/>
          <w:sz w:val="20"/>
          <w:szCs w:val="20"/>
          <w:vertAlign w:val="superscript"/>
        </w:rPr>
        <w:t xml:space="preserve">st  </w:t>
      </w:r>
      <w:r w:rsidR="005E4095" w:rsidRPr="00C21754">
        <w:rPr>
          <w:rFonts w:ascii="Arial" w:hAnsi="Arial" w:cs="Arial"/>
          <w:sz w:val="20"/>
          <w:szCs w:val="20"/>
        </w:rPr>
        <w:t xml:space="preserve">century </w:t>
      </w:r>
      <w:r w:rsidR="005E4095" w:rsidRPr="00C21754">
        <w:rPr>
          <w:rFonts w:ascii="Arial" w:hAnsi="Arial" w:cs="Arial"/>
          <w:sz w:val="20"/>
          <w:szCs w:val="20"/>
        </w:rPr>
        <w:fldChar w:fldCharType="begin"/>
      </w:r>
      <w:r w:rsidR="00013879" w:rsidRPr="00C21754">
        <w:rPr>
          <w:rFonts w:ascii="Arial" w:hAnsi="Arial" w:cs="Arial"/>
          <w:sz w:val="20"/>
          <w:szCs w:val="20"/>
        </w:rPr>
        <w:instrText xml:space="preserve"> ADDIN ZOTERO_ITEM CSL_CITATION {"citationID":"QD7zkWP0","properties":{"formattedCitation":"\\super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21754">
        <w:rPr>
          <w:rFonts w:ascii="Arial" w:hAnsi="Arial" w:cs="Arial"/>
          <w:sz w:val="20"/>
          <w:szCs w:val="20"/>
        </w:rPr>
        <w:fldChar w:fldCharType="separate"/>
      </w:r>
      <w:r w:rsidR="00013879" w:rsidRPr="00C21754">
        <w:rPr>
          <w:rFonts w:ascii="Arial" w:hAnsi="Arial" w:cs="Arial"/>
          <w:sz w:val="20"/>
          <w:vertAlign w:val="superscript"/>
        </w:rPr>
        <w:t>1</w:t>
      </w:r>
      <w:r w:rsidR="005E4095" w:rsidRPr="00C21754">
        <w:rPr>
          <w:rFonts w:ascii="Arial" w:hAnsi="Arial" w:cs="Arial"/>
          <w:sz w:val="20"/>
          <w:szCs w:val="20"/>
        </w:rPr>
        <w:fldChar w:fldCharType="end"/>
      </w:r>
      <w:r w:rsidR="005E4095" w:rsidRPr="00C21754">
        <w:rPr>
          <w:rFonts w:ascii="Arial" w:hAnsi="Arial" w:cs="Arial"/>
          <w:sz w:val="20"/>
          <w:szCs w:val="20"/>
        </w:rPr>
        <w:t>. An estimated 4.95 million deaths were associated with bacterial A</w:t>
      </w:r>
      <w:r>
        <w:rPr>
          <w:rFonts w:ascii="Arial" w:hAnsi="Arial" w:cs="Arial"/>
          <w:sz w:val="20"/>
          <w:szCs w:val="20"/>
        </w:rPr>
        <w:t>M</w:t>
      </w:r>
      <w:r w:rsidR="005E4095" w:rsidRPr="00C21754">
        <w:rPr>
          <w:rFonts w:ascii="Arial" w:hAnsi="Arial" w:cs="Arial"/>
          <w:sz w:val="20"/>
          <w:szCs w:val="20"/>
        </w:rPr>
        <w:t>R in 2019 globally, and mortality caused by A</w:t>
      </w:r>
      <w:r w:rsidR="006C11F0" w:rsidRPr="00C21754">
        <w:rPr>
          <w:rFonts w:ascii="Arial" w:hAnsi="Arial" w:cs="Arial"/>
          <w:sz w:val="20"/>
          <w:szCs w:val="20"/>
        </w:rPr>
        <w:t>B</w:t>
      </w:r>
      <w:r w:rsidR="005E4095" w:rsidRPr="00C21754">
        <w:rPr>
          <w:rFonts w:ascii="Arial" w:hAnsi="Arial" w:cs="Arial"/>
          <w:sz w:val="20"/>
          <w:szCs w:val="20"/>
        </w:rPr>
        <w:t xml:space="preserve">R is projected to reach 10 million by 2050 </w:t>
      </w:r>
      <w:r w:rsidR="005E4095" w:rsidRPr="00C21754">
        <w:rPr>
          <w:rFonts w:ascii="Arial" w:hAnsi="Arial" w:cs="Arial"/>
          <w:sz w:val="20"/>
          <w:szCs w:val="20"/>
        </w:rPr>
        <w:fldChar w:fldCharType="begin"/>
      </w:r>
      <w:r w:rsidR="00013879" w:rsidRPr="00C21754">
        <w:rPr>
          <w:rFonts w:ascii="Arial" w:hAnsi="Arial" w:cs="Arial"/>
          <w:sz w:val="20"/>
          <w:szCs w:val="20"/>
        </w:rPr>
        <w:instrText xml:space="preserve"> ADDIN ZOTERO_ITEM CSL_CITATION {"citationID":"223aOOxg","properties":{"formattedCitation":"\\super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21754">
        <w:rPr>
          <w:rFonts w:ascii="Arial" w:hAnsi="Arial" w:cs="Arial"/>
          <w:sz w:val="20"/>
          <w:szCs w:val="20"/>
        </w:rPr>
        <w:fldChar w:fldCharType="separate"/>
      </w:r>
      <w:r w:rsidR="00013879" w:rsidRPr="00C21754">
        <w:rPr>
          <w:rFonts w:ascii="Arial" w:hAnsi="Arial" w:cs="Arial"/>
          <w:sz w:val="20"/>
          <w:vertAlign w:val="superscript"/>
        </w:rPr>
        <w:t>2</w:t>
      </w:r>
      <w:r w:rsidR="005E4095" w:rsidRPr="00C21754">
        <w:rPr>
          <w:rFonts w:ascii="Arial" w:hAnsi="Arial" w:cs="Arial"/>
          <w:sz w:val="20"/>
          <w:szCs w:val="20"/>
        </w:rPr>
        <w:fldChar w:fldCharType="end"/>
      </w:r>
      <w:r w:rsidR="005E4095" w:rsidRPr="00C21754">
        <w:rPr>
          <w:rFonts w:ascii="Arial" w:hAnsi="Arial" w:cs="Arial"/>
          <w:sz w:val="20"/>
          <w:szCs w:val="20"/>
        </w:rPr>
        <w:t xml:space="preserve">. </w:t>
      </w:r>
      <w:commentRangeStart w:id="18"/>
      <w:commentRangeStart w:id="19"/>
      <w:r w:rsidR="005E4095" w:rsidRPr="00C21754">
        <w:rPr>
          <w:rFonts w:ascii="Arial" w:hAnsi="Arial" w:cs="Arial"/>
          <w:sz w:val="20"/>
          <w:szCs w:val="20"/>
        </w:rPr>
        <w:t>Hospital-acquired (nosocomial) infections by</w:t>
      </w:r>
      <w:r w:rsidR="00010D7D" w:rsidRPr="00C21754">
        <w:rPr>
          <w:rFonts w:ascii="Arial" w:hAnsi="Arial" w:cs="Arial"/>
          <w:sz w:val="20"/>
          <w:szCs w:val="20"/>
        </w:rPr>
        <w:t xml:space="preserve"> bacterial pathogens including those resistant to antibiotics</w:t>
      </w:r>
      <w:r w:rsidR="00C36E3A" w:rsidRPr="00E9528B">
        <w:rPr>
          <w:rFonts w:ascii="Arial" w:hAnsi="Arial" w:cs="Arial"/>
          <w:sz w:val="20"/>
          <w:szCs w:val="20"/>
        </w:rPr>
        <w:t xml:space="preserve"> and </w:t>
      </w:r>
      <w:r w:rsidR="005E4095" w:rsidRPr="00C21754">
        <w:rPr>
          <w:rFonts w:ascii="Arial" w:hAnsi="Arial" w:cs="Arial"/>
          <w:sz w:val="20"/>
          <w:szCs w:val="20"/>
        </w:rPr>
        <w:t xml:space="preserve">are a major contributor to mortality, length of stay in hospital and health-care associated costs </w:t>
      </w:r>
      <w:commentRangeEnd w:id="18"/>
      <w:r w:rsidR="00556B98">
        <w:rPr>
          <w:rStyle w:val="CommentReference"/>
        </w:rPr>
        <w:commentReference w:id="18"/>
      </w:r>
      <w:commentRangeEnd w:id="19"/>
      <w:r w:rsidR="00F23514">
        <w:rPr>
          <w:rStyle w:val="CommentReference"/>
        </w:rPr>
        <w:commentReference w:id="19"/>
      </w:r>
      <w:r w:rsidR="005E4095" w:rsidRPr="00C21754">
        <w:rPr>
          <w:rFonts w:ascii="Arial" w:hAnsi="Arial" w:cs="Arial"/>
          <w:sz w:val="20"/>
          <w:szCs w:val="20"/>
        </w:rPr>
        <w:fldChar w:fldCharType="begin"/>
      </w:r>
      <w:r w:rsidR="00013879" w:rsidRPr="00C21754">
        <w:rPr>
          <w:rFonts w:ascii="Arial" w:hAnsi="Arial" w:cs="Arial"/>
          <w:sz w:val="20"/>
          <w:szCs w:val="20"/>
        </w:rPr>
        <w:instrText xml:space="preserve"> ADDIN ZOTERO_ITEM CSL_CITATION {"citationID":"6NRaqcZZ","properties":{"formattedCitation":"\\super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21754">
        <w:rPr>
          <w:rFonts w:ascii="Arial" w:hAnsi="Arial" w:cs="Arial"/>
          <w:sz w:val="20"/>
          <w:szCs w:val="20"/>
        </w:rPr>
        <w:fldChar w:fldCharType="separate"/>
      </w:r>
      <w:r w:rsidR="00013879" w:rsidRPr="00C21754">
        <w:rPr>
          <w:rFonts w:ascii="Arial" w:hAnsi="Arial" w:cs="Arial"/>
          <w:sz w:val="20"/>
          <w:vertAlign w:val="superscript"/>
        </w:rPr>
        <w:t>2</w:t>
      </w:r>
      <w:r w:rsidR="005E4095" w:rsidRPr="00C21754">
        <w:rPr>
          <w:rFonts w:ascii="Arial" w:hAnsi="Arial" w:cs="Arial"/>
          <w:sz w:val="20"/>
          <w:szCs w:val="20"/>
        </w:rPr>
        <w:fldChar w:fldCharType="end"/>
      </w:r>
      <w:r w:rsidR="005E4095" w:rsidRPr="00C21754">
        <w:rPr>
          <w:rFonts w:ascii="Arial" w:hAnsi="Arial" w:cs="Arial"/>
          <w:sz w:val="20"/>
          <w:szCs w:val="20"/>
        </w:rPr>
        <w:t>.</w:t>
      </w:r>
      <w:r w:rsidR="000C64A8">
        <w:rPr>
          <w:rFonts w:ascii="Arial" w:hAnsi="Arial" w:cs="Arial"/>
          <w:sz w:val="20"/>
          <w:szCs w:val="20"/>
        </w:rPr>
        <w:t xml:space="preserve"> </w:t>
      </w:r>
      <w:r w:rsidR="005E4095" w:rsidRPr="00C21754">
        <w:rPr>
          <w:rFonts w:ascii="Arial" w:hAnsi="Arial" w:cs="Arial"/>
          <w:sz w:val="20"/>
          <w:szCs w:val="20"/>
        </w:rPr>
        <w:t xml:space="preserve">Understanding the burden and spread of </w:t>
      </w:r>
      <w:r w:rsidR="00D370BD" w:rsidRPr="00C21754">
        <w:rPr>
          <w:rFonts w:ascii="Arial" w:hAnsi="Arial" w:cs="Arial"/>
          <w:sz w:val="20"/>
          <w:szCs w:val="20"/>
        </w:rPr>
        <w:t>A</w:t>
      </w:r>
      <w:r w:rsidR="00AA5E18">
        <w:rPr>
          <w:rFonts w:ascii="Arial" w:hAnsi="Arial" w:cs="Arial"/>
          <w:sz w:val="20"/>
          <w:szCs w:val="20"/>
        </w:rPr>
        <w:t>M</w:t>
      </w:r>
      <w:r w:rsidR="00D370BD" w:rsidRPr="00C21754">
        <w:rPr>
          <w:rFonts w:ascii="Arial" w:hAnsi="Arial" w:cs="Arial"/>
          <w:sz w:val="20"/>
          <w:szCs w:val="20"/>
        </w:rPr>
        <w:t>R pathogens</w:t>
      </w:r>
      <w:r w:rsidR="005E4095" w:rsidRPr="00C21754">
        <w:rPr>
          <w:rFonts w:ascii="Arial" w:hAnsi="Arial" w:cs="Arial"/>
          <w:sz w:val="20"/>
          <w:szCs w:val="20"/>
        </w:rPr>
        <w:t xml:space="preserve">, and </w:t>
      </w:r>
      <w:commentRangeStart w:id="20"/>
      <w:commentRangeStart w:id="21"/>
      <w:r w:rsidR="005E4095" w:rsidRPr="00C21754">
        <w:rPr>
          <w:rFonts w:ascii="Arial" w:hAnsi="Arial" w:cs="Arial"/>
          <w:sz w:val="20"/>
          <w:szCs w:val="20"/>
        </w:rPr>
        <w:t>micro</w:t>
      </w:r>
      <w:r w:rsidR="00172D0B">
        <w:rPr>
          <w:rFonts w:ascii="Arial" w:hAnsi="Arial" w:cs="Arial"/>
          <w:sz w:val="20"/>
          <w:szCs w:val="20"/>
        </w:rPr>
        <w:t>-</w:t>
      </w:r>
      <w:r w:rsidR="005E4095" w:rsidRPr="00C21754">
        <w:rPr>
          <w:rFonts w:ascii="Arial" w:hAnsi="Arial" w:cs="Arial"/>
          <w:sz w:val="20"/>
          <w:szCs w:val="20"/>
        </w:rPr>
        <w:t>organisms</w:t>
      </w:r>
      <w:commentRangeEnd w:id="20"/>
      <w:r w:rsidR="00556B98">
        <w:rPr>
          <w:rStyle w:val="CommentReference"/>
        </w:rPr>
        <w:commentReference w:id="20"/>
      </w:r>
      <w:commentRangeEnd w:id="21"/>
      <w:r w:rsidR="00024B0E">
        <w:rPr>
          <w:rStyle w:val="CommentReference"/>
        </w:rPr>
        <w:commentReference w:id="21"/>
      </w:r>
      <w:r w:rsidR="005E4095" w:rsidRPr="00C21754">
        <w:rPr>
          <w:rFonts w:ascii="Arial" w:hAnsi="Arial" w:cs="Arial"/>
          <w:sz w:val="20"/>
          <w:szCs w:val="20"/>
        </w:rPr>
        <w:t xml:space="preserve"> in general, within hospital settings, is critical for effective control planning</w:t>
      </w:r>
      <w:r w:rsidR="0067565D" w:rsidRPr="00C21754">
        <w:rPr>
          <w:rFonts w:ascii="Arial" w:hAnsi="Arial" w:cs="Arial"/>
          <w:sz w:val="20"/>
          <w:szCs w:val="20"/>
        </w:rPr>
        <w:t xml:space="preserve"> and </w:t>
      </w:r>
      <w:r w:rsidR="00D07068" w:rsidRPr="00C21754">
        <w:rPr>
          <w:rFonts w:ascii="Arial" w:hAnsi="Arial" w:cs="Arial"/>
          <w:sz w:val="20"/>
          <w:szCs w:val="20"/>
        </w:rPr>
        <w:t>des</w:t>
      </w:r>
      <w:r w:rsidR="004E4A36" w:rsidRPr="00C21754">
        <w:rPr>
          <w:rFonts w:ascii="Arial" w:hAnsi="Arial" w:cs="Arial"/>
          <w:sz w:val="20"/>
          <w:szCs w:val="20"/>
        </w:rPr>
        <w:t>i</w:t>
      </w:r>
      <w:r w:rsidR="00D07068" w:rsidRPr="00C21754">
        <w:rPr>
          <w:rFonts w:ascii="Arial" w:hAnsi="Arial" w:cs="Arial"/>
          <w:sz w:val="20"/>
          <w:szCs w:val="20"/>
        </w:rPr>
        <w:t>g</w:t>
      </w:r>
      <w:r w:rsidR="004E4A36" w:rsidRPr="00C21754">
        <w:rPr>
          <w:rFonts w:ascii="Arial" w:hAnsi="Arial" w:cs="Arial"/>
          <w:sz w:val="20"/>
          <w:szCs w:val="20"/>
        </w:rPr>
        <w:t>n</w:t>
      </w:r>
      <w:r w:rsidR="00D07068" w:rsidRPr="00C21754">
        <w:rPr>
          <w:rFonts w:ascii="Arial" w:hAnsi="Arial" w:cs="Arial"/>
          <w:sz w:val="20"/>
          <w:szCs w:val="20"/>
        </w:rPr>
        <w:t xml:space="preserve"> of </w:t>
      </w:r>
      <w:r w:rsidR="0067565D" w:rsidRPr="00C21754">
        <w:rPr>
          <w:rFonts w:ascii="Arial" w:hAnsi="Arial" w:cs="Arial"/>
          <w:sz w:val="20"/>
          <w:szCs w:val="20"/>
        </w:rPr>
        <w:t>testing/culture protocols</w:t>
      </w:r>
      <w:r w:rsidR="00B21636" w:rsidRPr="00E9528B">
        <w:rPr>
          <w:rFonts w:ascii="Arial" w:hAnsi="Arial" w:cs="Arial"/>
          <w:sz w:val="20"/>
          <w:szCs w:val="20"/>
        </w:rPr>
        <w:t>. Q</w:t>
      </w:r>
      <w:r w:rsidR="005E4095" w:rsidRPr="00C21754">
        <w:rPr>
          <w:rFonts w:ascii="Arial" w:hAnsi="Arial" w:cs="Arial"/>
          <w:sz w:val="20"/>
          <w:szCs w:val="20"/>
        </w:rPr>
        <w:t xml:space="preserve">uantification of these characteristics remains challenging due to limited observation of </w:t>
      </w:r>
      <w:r w:rsidR="004737A3" w:rsidRPr="00C21754">
        <w:rPr>
          <w:rFonts w:ascii="Arial" w:hAnsi="Arial" w:cs="Arial"/>
          <w:sz w:val="20"/>
          <w:szCs w:val="20"/>
        </w:rPr>
        <w:t>micro</w:t>
      </w:r>
      <w:r w:rsidR="00024B0E">
        <w:rPr>
          <w:rFonts w:ascii="Arial" w:hAnsi="Arial" w:cs="Arial"/>
          <w:sz w:val="20"/>
          <w:szCs w:val="20"/>
        </w:rPr>
        <w:t>-</w:t>
      </w:r>
      <w:r w:rsidR="004737A3" w:rsidRPr="00C21754">
        <w:rPr>
          <w:rFonts w:ascii="Arial" w:hAnsi="Arial" w:cs="Arial"/>
          <w:sz w:val="20"/>
          <w:szCs w:val="20"/>
        </w:rPr>
        <w:t>organism</w:t>
      </w:r>
      <w:r w:rsidR="008307A7" w:rsidRPr="00C21754">
        <w:rPr>
          <w:rFonts w:ascii="Arial" w:hAnsi="Arial" w:cs="Arial"/>
          <w:sz w:val="20"/>
          <w:szCs w:val="20"/>
        </w:rPr>
        <w:t>s</w:t>
      </w:r>
      <w:r w:rsidR="005E4095" w:rsidRPr="00C21754">
        <w:rPr>
          <w:rFonts w:ascii="Arial" w:hAnsi="Arial" w:cs="Arial"/>
          <w:sz w:val="20"/>
          <w:szCs w:val="20"/>
        </w:rPr>
        <w:t xml:space="preserve"> carriage</w:t>
      </w:r>
      <w:r w:rsidR="004E5C12" w:rsidRPr="00C21754">
        <w:rPr>
          <w:rFonts w:ascii="Arial" w:hAnsi="Arial" w:cs="Arial"/>
          <w:sz w:val="20"/>
          <w:szCs w:val="20"/>
        </w:rPr>
        <w:t>,</w:t>
      </w:r>
      <w:r w:rsidR="005E4095" w:rsidRPr="00C21754">
        <w:rPr>
          <w:rFonts w:ascii="Arial" w:hAnsi="Arial" w:cs="Arial"/>
          <w:sz w:val="20"/>
          <w:szCs w:val="20"/>
        </w:rPr>
        <w:t xml:space="preserve"> difficulty assessing interventions in real-world </w:t>
      </w:r>
      <w:r w:rsidR="008307A7" w:rsidRPr="00C21754">
        <w:rPr>
          <w:rFonts w:ascii="Arial" w:hAnsi="Arial" w:cs="Arial"/>
          <w:sz w:val="20"/>
          <w:szCs w:val="20"/>
        </w:rPr>
        <w:t xml:space="preserve">hospital </w:t>
      </w:r>
      <w:r w:rsidR="005E4095" w:rsidRPr="00C21754">
        <w:rPr>
          <w:rFonts w:ascii="Arial" w:hAnsi="Arial" w:cs="Arial"/>
          <w:sz w:val="20"/>
          <w:szCs w:val="20"/>
        </w:rPr>
        <w:t>settings</w:t>
      </w:r>
      <w:r w:rsidR="004E5C12" w:rsidRPr="00C21754">
        <w:rPr>
          <w:rFonts w:ascii="Arial" w:hAnsi="Arial" w:cs="Arial"/>
          <w:sz w:val="20"/>
          <w:szCs w:val="20"/>
        </w:rPr>
        <w:t xml:space="preserve"> and </w:t>
      </w:r>
      <w:r w:rsidR="000A5327" w:rsidRPr="00C21754">
        <w:rPr>
          <w:rFonts w:ascii="Arial" w:hAnsi="Arial" w:cs="Arial"/>
          <w:color w:val="000000" w:themeColor="text1"/>
          <w:sz w:val="20"/>
          <w:szCs w:val="20"/>
        </w:rPr>
        <w:t xml:space="preserve">incomplete understanding of the </w:t>
      </w:r>
      <w:r w:rsidR="00F23514">
        <w:rPr>
          <w:rFonts w:ascii="Arial" w:hAnsi="Arial" w:cs="Arial"/>
          <w:color w:val="000000" w:themeColor="text1"/>
          <w:sz w:val="20"/>
          <w:szCs w:val="20"/>
        </w:rPr>
        <w:t>underlying data generation processes</w:t>
      </w:r>
      <w:r w:rsidR="000A5327" w:rsidRPr="00C21754">
        <w:rPr>
          <w:rFonts w:ascii="Arial" w:hAnsi="Arial" w:cs="Arial"/>
          <w:color w:val="000000" w:themeColor="text1"/>
          <w:sz w:val="20"/>
          <w:szCs w:val="20"/>
        </w:rPr>
        <w:t>s</w:t>
      </w:r>
      <w:r w:rsidR="00742AFF" w:rsidRPr="00C21754">
        <w:rPr>
          <w:rFonts w:ascii="Arial" w:hAnsi="Arial" w:cs="Arial"/>
          <w:color w:val="000000" w:themeColor="text1"/>
          <w:sz w:val="20"/>
          <w:szCs w:val="20"/>
        </w:rPr>
        <w:t xml:space="preserve"> </w:t>
      </w:r>
      <w:r w:rsidR="005E4095"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{"citationID":"a1r8ejqcbmf","properties":{"formattedCitation":"\\super 3\\uc0\\u8211{}5\\nosupersub{}","plainCitation":"3–5","noteIndex":0},"citationItems":[{"id":459,"uris":["http://zotero.org/users/9551388/items/AAMBXBLY"],"itemData":{"id":459,"type":"article-journal","container-title":"Nature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label":"page"},{"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005E4095" w:rsidRPr="00C21754">
        <w:rPr>
          <w:rFonts w:ascii="Arial" w:hAnsi="Arial" w:cs="Arial"/>
          <w:sz w:val="20"/>
          <w:szCs w:val="20"/>
        </w:rPr>
        <w:fldChar w:fldCharType="separate"/>
      </w:r>
      <w:r w:rsidR="00DC481C" w:rsidRPr="00DC481C">
        <w:rPr>
          <w:rFonts w:ascii="Arial" w:hAnsi="Arial" w:cs="Arial"/>
          <w:sz w:val="20"/>
          <w:vertAlign w:val="superscript"/>
          <w:lang w:val="en-GB"/>
        </w:rPr>
        <w:t>3–5</w:t>
      </w:r>
      <w:r w:rsidR="005E4095" w:rsidRPr="00C21754">
        <w:rPr>
          <w:rFonts w:ascii="Arial" w:hAnsi="Arial" w:cs="Arial"/>
          <w:sz w:val="20"/>
          <w:szCs w:val="20"/>
        </w:rPr>
        <w:fldChar w:fldCharType="end"/>
      </w:r>
      <w:r w:rsidR="005E4095" w:rsidRPr="00C21754">
        <w:rPr>
          <w:rFonts w:ascii="Arial" w:hAnsi="Arial" w:cs="Arial"/>
          <w:sz w:val="20"/>
          <w:szCs w:val="20"/>
        </w:rPr>
        <w:t>.</w:t>
      </w:r>
      <w:r w:rsidR="00D04EFE" w:rsidRPr="00C21754">
        <w:rPr>
          <w:rFonts w:ascii="Arial" w:hAnsi="Arial" w:cs="Arial"/>
          <w:sz w:val="20"/>
          <w:szCs w:val="20"/>
        </w:rPr>
        <w:t xml:space="preserve"> </w:t>
      </w:r>
    </w:p>
    <w:p w14:paraId="129B0869" w14:textId="65115019" w:rsidR="00BD2D9C" w:rsidRPr="00C21754" w:rsidRDefault="00BD2D9C" w:rsidP="00C7620C">
      <w:pPr>
        <w:tabs>
          <w:tab w:val="left" w:pos="3634"/>
        </w:tabs>
        <w:jc w:val="both"/>
        <w:rPr>
          <w:rFonts w:ascii="Arial" w:hAnsi="Arial" w:cs="Arial"/>
          <w:color w:val="FF0000"/>
          <w:sz w:val="20"/>
          <w:szCs w:val="20"/>
        </w:rPr>
      </w:pPr>
    </w:p>
    <w:p w14:paraId="2649471D" w14:textId="5FF6925C" w:rsidR="004033B5" w:rsidRPr="00C21754" w:rsidRDefault="005E4095" w:rsidP="00C7620C">
      <w:pPr>
        <w:jc w:val="both"/>
        <w:rPr>
          <w:rFonts w:ascii="Arial" w:hAnsi="Arial" w:cs="Arial"/>
          <w:sz w:val="20"/>
          <w:szCs w:val="20"/>
        </w:rPr>
      </w:pPr>
      <w:r w:rsidRPr="00C21754">
        <w:rPr>
          <w:rFonts w:ascii="Arial" w:hAnsi="Arial" w:cs="Arial"/>
          <w:sz w:val="20"/>
          <w:szCs w:val="20"/>
        </w:rPr>
        <w:t>To circumvent these difficulties, mathematical models have been applied to</w:t>
      </w:r>
      <w:r w:rsidR="004A63F7" w:rsidRPr="00C21754">
        <w:rPr>
          <w:rFonts w:ascii="Arial" w:hAnsi="Arial" w:cs="Arial"/>
          <w:sz w:val="20"/>
          <w:szCs w:val="20"/>
        </w:rPr>
        <w:t xml:space="preserve"> </w:t>
      </w:r>
      <w:r w:rsidRPr="00C21754">
        <w:rPr>
          <w:rFonts w:ascii="Arial" w:hAnsi="Arial" w:cs="Arial"/>
          <w:sz w:val="20"/>
          <w:szCs w:val="20"/>
        </w:rPr>
        <w:t xml:space="preserve">study </w:t>
      </w:r>
      <w:r w:rsidR="004A63F7" w:rsidRPr="00C21754">
        <w:rPr>
          <w:rFonts w:ascii="Arial" w:hAnsi="Arial" w:cs="Arial"/>
          <w:sz w:val="20"/>
          <w:szCs w:val="20"/>
        </w:rPr>
        <w:t>pathogen transmission</w:t>
      </w:r>
      <w:r w:rsidRPr="00C21754">
        <w:rPr>
          <w:rFonts w:ascii="Arial" w:hAnsi="Arial" w:cs="Arial"/>
          <w:sz w:val="20"/>
          <w:szCs w:val="20"/>
        </w:rPr>
        <w:t xml:space="preserve"> in hospital settings</w:t>
      </w:r>
      <w:r w:rsidR="00E737CB" w:rsidRPr="00C21754">
        <w:rPr>
          <w:rFonts w:ascii="Arial" w:hAnsi="Arial" w:cs="Arial"/>
          <w:sz w:val="20"/>
          <w:szCs w:val="20"/>
        </w:rPr>
        <w:t>, to quantify and understand the relative roles of different routes of transmission</w:t>
      </w:r>
      <w:r w:rsidR="00C41CA2" w:rsidRPr="00C21754">
        <w:rPr>
          <w:rFonts w:ascii="Arial" w:hAnsi="Arial" w:cs="Arial"/>
          <w:sz w:val="20"/>
          <w:szCs w:val="20"/>
        </w:rPr>
        <w:t xml:space="preserve"> </w:t>
      </w:r>
      <w:r w:rsidR="00C41CA2"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{"citationID":"a1jm9uapbeu","properties":{"formattedCitation":"\\super 4\\nosupersub{}","plainCitation":"4","noteIndex":0},"citationItems":[{"id":413,"uris":["http://zotero.org/users/9551388/items/X27EMPDM"],"itemData":{"id":413,"type":"article-journal","container-title":"PLOS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sidRPr="00C21754">
        <w:rPr>
          <w:rFonts w:ascii="Arial" w:hAnsi="Arial" w:cs="Arial"/>
          <w:sz w:val="20"/>
          <w:szCs w:val="20"/>
        </w:rPr>
        <w:fldChar w:fldCharType="separate"/>
      </w:r>
      <w:r w:rsidR="00DC481C" w:rsidRPr="00DC481C">
        <w:rPr>
          <w:rFonts w:ascii="Arial" w:hAnsi="Arial" w:cs="Arial"/>
          <w:sz w:val="20"/>
          <w:vertAlign w:val="superscript"/>
          <w:lang w:val="en-GB"/>
        </w:rPr>
        <w:t>4</w:t>
      </w:r>
      <w:r w:rsidR="00C41CA2" w:rsidRPr="00C21754">
        <w:rPr>
          <w:rFonts w:ascii="Arial" w:hAnsi="Arial" w:cs="Arial"/>
          <w:sz w:val="20"/>
          <w:szCs w:val="20"/>
        </w:rPr>
        <w:fldChar w:fldCharType="end"/>
      </w:r>
      <w:r w:rsidR="005204A8">
        <w:rPr>
          <w:rFonts w:ascii="Arial" w:hAnsi="Arial" w:cs="Arial"/>
          <w:sz w:val="20"/>
          <w:szCs w:val="20"/>
        </w:rPr>
        <w:t>, and</w:t>
      </w:r>
      <w:r w:rsidR="00E737CB" w:rsidRPr="00C21754">
        <w:rPr>
          <w:rFonts w:ascii="Arial" w:hAnsi="Arial" w:cs="Arial"/>
          <w:sz w:val="20"/>
          <w:szCs w:val="20"/>
        </w:rPr>
        <w:t xml:space="preserve"> to characterize the </w:t>
      </w:r>
      <w:commentRangeStart w:id="22"/>
      <w:commentRangeStart w:id="23"/>
      <w:r w:rsidR="004A53F5" w:rsidRPr="00C21754">
        <w:rPr>
          <w:rFonts w:ascii="Arial" w:hAnsi="Arial" w:cs="Arial"/>
          <w:sz w:val="20"/>
          <w:szCs w:val="20"/>
        </w:rPr>
        <w:t xml:space="preserve">condition of the hospital settings </w:t>
      </w:r>
      <w:commentRangeEnd w:id="22"/>
      <w:r w:rsidR="004A53F5" w:rsidRPr="00C21754">
        <w:rPr>
          <w:rStyle w:val="CommentReference"/>
        </w:rPr>
        <w:commentReference w:id="22"/>
      </w:r>
      <w:commentRangeEnd w:id="23"/>
      <w:r w:rsidR="00EA6323">
        <w:rPr>
          <w:rStyle w:val="CommentReference"/>
        </w:rPr>
        <w:commentReference w:id="23"/>
      </w:r>
      <w:r w:rsidR="00E737CB" w:rsidRPr="00C21754">
        <w:rPr>
          <w:rFonts w:ascii="Arial" w:hAnsi="Arial" w:cs="Arial"/>
          <w:sz w:val="20"/>
          <w:szCs w:val="20"/>
        </w:rPr>
        <w:t xml:space="preserve">to sustain transmission of both resistant and sensitive strains </w:t>
      </w:r>
      <w:r w:rsidR="00C41CA2"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{"citationID":"a1lrgn11abe","properties":{"formattedCitation":"\\super 6\\nosupersub{}","plainCitation":"6","noteIndex":0},"citationItems":[{"id":132,"uris":["http://zotero.org/users/9551388/items/ZTS3IRMT"],"itemData":{"id":132,"type":"article-journal","abstract":"A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sidRPr="00C21754">
        <w:rPr>
          <w:rFonts w:ascii="Arial" w:hAnsi="Arial" w:cs="Arial"/>
          <w:sz w:val="20"/>
          <w:szCs w:val="20"/>
        </w:rPr>
        <w:fldChar w:fldCharType="separate"/>
      </w:r>
      <w:r w:rsidR="00DC481C" w:rsidRPr="00DC481C">
        <w:rPr>
          <w:rFonts w:ascii="Arial" w:hAnsi="Arial" w:cs="Arial"/>
          <w:sz w:val="20"/>
          <w:vertAlign w:val="superscript"/>
          <w:lang w:val="en-GB"/>
        </w:rPr>
        <w:t>6</w:t>
      </w:r>
      <w:r w:rsidR="00C41CA2" w:rsidRPr="00C21754">
        <w:rPr>
          <w:rFonts w:ascii="Arial" w:hAnsi="Arial" w:cs="Arial"/>
          <w:sz w:val="20"/>
          <w:szCs w:val="20"/>
        </w:rPr>
        <w:fldChar w:fldCharType="end"/>
      </w:r>
      <w:r w:rsidR="00880D1C" w:rsidRPr="00C21754">
        <w:rPr>
          <w:rFonts w:ascii="Arial" w:hAnsi="Arial" w:cs="Arial"/>
          <w:sz w:val="20"/>
          <w:szCs w:val="20"/>
        </w:rPr>
        <w:t>.</w:t>
      </w:r>
      <w:r w:rsidR="00170C7C" w:rsidRPr="00C21754">
        <w:rPr>
          <w:rFonts w:ascii="Arial" w:hAnsi="Arial" w:cs="Arial"/>
          <w:sz w:val="20"/>
          <w:szCs w:val="20"/>
        </w:rPr>
        <w:t xml:space="preserve"> </w:t>
      </w:r>
      <w:r w:rsidR="004C49A2" w:rsidRPr="00C21754">
        <w:rPr>
          <w:rFonts w:ascii="Arial" w:hAnsi="Arial" w:cs="Arial"/>
          <w:sz w:val="20"/>
          <w:szCs w:val="20"/>
        </w:rPr>
        <w:t xml:space="preserve">In the context of </w:t>
      </w:r>
      <w:r w:rsidR="009706EC">
        <w:rPr>
          <w:rFonts w:ascii="Arial" w:hAnsi="Arial" w:cs="Arial"/>
          <w:sz w:val="20"/>
          <w:szCs w:val="20"/>
        </w:rPr>
        <w:t>AMRO</w:t>
      </w:r>
      <w:r w:rsidR="0031480A" w:rsidRPr="00C21754">
        <w:rPr>
          <w:rFonts w:ascii="Arial" w:hAnsi="Arial" w:cs="Arial"/>
          <w:sz w:val="20"/>
          <w:szCs w:val="20"/>
        </w:rPr>
        <w:t xml:space="preserve">, </w:t>
      </w:r>
      <w:r w:rsidR="00E737CB" w:rsidRPr="00C21754">
        <w:rPr>
          <w:rFonts w:ascii="Arial" w:hAnsi="Arial" w:cs="Arial"/>
          <w:sz w:val="20"/>
          <w:szCs w:val="20"/>
        </w:rPr>
        <w:t xml:space="preserve">theory </w:t>
      </w:r>
      <w:r w:rsidR="00FF04E2" w:rsidRPr="00C21754">
        <w:rPr>
          <w:rFonts w:ascii="Arial" w:hAnsi="Arial" w:cs="Arial"/>
          <w:sz w:val="20"/>
          <w:szCs w:val="20"/>
        </w:rPr>
        <w:t>has</w:t>
      </w:r>
      <w:r w:rsidRPr="00C21754">
        <w:rPr>
          <w:rFonts w:ascii="Arial" w:hAnsi="Arial" w:cs="Arial"/>
          <w:sz w:val="20"/>
          <w:szCs w:val="20"/>
        </w:rPr>
        <w:t xml:space="preserve"> been used to understand the emergence of resistance and its interplay with community-acquired infection</w:t>
      </w:r>
      <w:r w:rsidR="00B2303E" w:rsidRPr="00C21754">
        <w:rPr>
          <w:rFonts w:ascii="Arial" w:hAnsi="Arial" w:cs="Arial"/>
          <w:sz w:val="20"/>
          <w:szCs w:val="20"/>
        </w:rPr>
        <w:t>s</w:t>
      </w:r>
      <w:r w:rsidRPr="00C21754">
        <w:rPr>
          <w:rFonts w:ascii="Arial" w:hAnsi="Arial" w:cs="Arial"/>
          <w:sz w:val="20"/>
          <w:szCs w:val="20"/>
        </w:rPr>
        <w:t xml:space="preserve">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{"citationID":"a1jscjvms4s","properties":{"formattedCitation":"\\super 7,8\\nosupersub{}","plainCitation":"7,8","noteIndex":0},"citationItems":[{"id":130,"uris":["http://zotero.org/users/9551388/items/IUTFA7I6"],"itemData":{"id":130,"type":"article-journal","abstract":"Hospital-acquired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7,8</w:t>
      </w:r>
      <w:r w:rsidRPr="00C21754">
        <w:rPr>
          <w:rFonts w:ascii="Arial" w:hAnsi="Arial" w:cs="Arial"/>
          <w:sz w:val="20"/>
          <w:szCs w:val="20"/>
        </w:rPr>
        <w:fldChar w:fldCharType="end"/>
      </w:r>
      <w:r w:rsidRPr="00C21754">
        <w:rPr>
          <w:rFonts w:ascii="Arial" w:hAnsi="Arial" w:cs="Arial"/>
          <w:sz w:val="20"/>
          <w:szCs w:val="20"/>
        </w:rPr>
        <w:t xml:space="preserve">, to evaluate antibiotic treatment protocols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{"citationID":"r3HeQLSX","properties":{"formattedCitation":"\\super 9\\nosupersub{}","plainCitation":"9","noteIndex":0},"citationItems":[{"id":131,"uris":["http://zotero.org/users/9551388/items/XRNEV696"],"itemData":{"id":131,"type":"article-journal","abstract":"The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9</w:t>
      </w:r>
      <w:r w:rsidRPr="00C21754">
        <w:rPr>
          <w:rFonts w:ascii="Arial" w:hAnsi="Arial" w:cs="Arial"/>
          <w:sz w:val="20"/>
          <w:szCs w:val="20"/>
        </w:rPr>
        <w:fldChar w:fldCharType="end"/>
      </w:r>
      <w:r w:rsidRPr="00C21754">
        <w:rPr>
          <w:rFonts w:ascii="Arial" w:hAnsi="Arial" w:cs="Arial"/>
          <w:sz w:val="20"/>
          <w:szCs w:val="20"/>
        </w:rPr>
        <w:t xml:space="preserve">, to assess control measures to reduce nosocomial transmission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{"citationID":"dxvu5D9Z","properties":{"formattedCitation":"\\super 6,10\\uc0\\u8211{}13\\nosupersub{}","plainCitation":"6,10–13","noteIndex":0},"citationItems":[{"id":132,"uris":["http://zotero.org/users/9551388/items/ZTS3IRMT"],"itemData":{"id":132,"type":"article-journal","abstract":"A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6,10–13</w:t>
      </w:r>
      <w:r w:rsidRPr="00C21754">
        <w:rPr>
          <w:rFonts w:ascii="Arial" w:hAnsi="Arial" w:cs="Arial"/>
          <w:sz w:val="20"/>
          <w:szCs w:val="20"/>
        </w:rPr>
        <w:fldChar w:fldCharType="end"/>
      </w:r>
      <w:r w:rsidR="004033B5" w:rsidRPr="00C21754">
        <w:rPr>
          <w:rFonts w:ascii="Arial" w:hAnsi="Arial" w:cs="Arial"/>
          <w:sz w:val="20"/>
          <w:szCs w:val="20"/>
        </w:rPr>
        <w:t>,</w:t>
      </w:r>
      <w:r w:rsidR="00D57284" w:rsidRPr="00C21754">
        <w:rPr>
          <w:rFonts w:ascii="Arial" w:hAnsi="Arial" w:cs="Arial"/>
          <w:sz w:val="20"/>
          <w:szCs w:val="20"/>
        </w:rPr>
        <w:t xml:space="preserve"> </w:t>
      </w:r>
      <w:r w:rsidR="004033B5" w:rsidRPr="00C21754">
        <w:rPr>
          <w:rFonts w:ascii="Arial" w:hAnsi="Arial" w:cs="Arial"/>
          <w:sz w:val="20"/>
          <w:szCs w:val="20"/>
        </w:rPr>
        <w:t xml:space="preserve">and </w:t>
      </w:r>
      <w:r w:rsidR="00170E3A" w:rsidRPr="00C21754">
        <w:rPr>
          <w:rFonts w:ascii="Arial" w:hAnsi="Arial" w:cs="Arial"/>
          <w:sz w:val="20"/>
          <w:szCs w:val="20"/>
        </w:rPr>
        <w:t>has</w:t>
      </w:r>
      <w:r w:rsidR="004033B5" w:rsidRPr="00C21754">
        <w:rPr>
          <w:rFonts w:ascii="Arial" w:hAnsi="Arial" w:cs="Arial"/>
          <w:sz w:val="20"/>
          <w:szCs w:val="20"/>
        </w:rPr>
        <w:t xml:space="preserve"> been extended recently in pair with empirical observations to assess the role of competition of different strains at </w:t>
      </w:r>
      <w:r w:rsidR="001C5099" w:rsidRPr="00E9528B">
        <w:rPr>
          <w:rFonts w:ascii="Arial" w:hAnsi="Arial" w:cs="Arial"/>
          <w:sz w:val="20"/>
          <w:szCs w:val="20"/>
        </w:rPr>
        <w:t xml:space="preserve">the </w:t>
      </w:r>
      <w:r w:rsidR="004033B5" w:rsidRPr="00C21754">
        <w:rPr>
          <w:rFonts w:ascii="Arial" w:hAnsi="Arial" w:cs="Arial"/>
          <w:sz w:val="20"/>
          <w:szCs w:val="20"/>
        </w:rPr>
        <w:t>between-host level and the role of within</w:t>
      </w:r>
      <w:r w:rsidR="009D0C12" w:rsidRPr="00C21754">
        <w:rPr>
          <w:rFonts w:ascii="Arial" w:hAnsi="Arial" w:cs="Arial"/>
          <w:sz w:val="20"/>
          <w:szCs w:val="20"/>
        </w:rPr>
        <w:t>-</w:t>
      </w:r>
      <w:r w:rsidR="004033B5" w:rsidRPr="00C21754">
        <w:rPr>
          <w:rFonts w:ascii="Arial" w:hAnsi="Arial" w:cs="Arial"/>
          <w:sz w:val="20"/>
          <w:szCs w:val="20"/>
        </w:rPr>
        <w:t xml:space="preserve">host microbiome pathogen interactions </w:t>
      </w:r>
      <w:r w:rsidR="004033B5"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{"citationID":"a2qanuomr2r","properties":{"formattedCitation":"\\super 14\\nosupersub{}","plainCitation":"14","noteIndex":0},"citationItems":[{"id":528,"uris":["http://zotero.org/users/9551388/items/VJGS9T7B"],"itemData":{"id":528,"type":"article-journal","abstract":"The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sidRPr="00C21754">
        <w:rPr>
          <w:rFonts w:ascii="Arial" w:hAnsi="Arial" w:cs="Arial"/>
          <w:sz w:val="20"/>
          <w:szCs w:val="20"/>
        </w:rPr>
        <w:fldChar w:fldCharType="separate"/>
      </w:r>
      <w:r w:rsidR="00DC481C" w:rsidRPr="00DC481C">
        <w:rPr>
          <w:rFonts w:ascii="Arial" w:hAnsi="Arial" w:cs="Arial"/>
          <w:sz w:val="20"/>
          <w:vertAlign w:val="superscript"/>
          <w:lang w:val="en-GB"/>
        </w:rPr>
        <w:t>14</w:t>
      </w:r>
      <w:r w:rsidR="004033B5" w:rsidRPr="00C21754">
        <w:rPr>
          <w:rFonts w:ascii="Arial" w:hAnsi="Arial" w:cs="Arial"/>
          <w:sz w:val="20"/>
          <w:szCs w:val="20"/>
        </w:rPr>
        <w:fldChar w:fldCharType="end"/>
      </w:r>
      <w:r w:rsidR="0044630F" w:rsidRPr="00C21754">
        <w:rPr>
          <w:rFonts w:ascii="Arial" w:hAnsi="Arial" w:cs="Arial"/>
          <w:sz w:val="20"/>
          <w:szCs w:val="20"/>
        </w:rPr>
        <w:t>.</w:t>
      </w:r>
    </w:p>
    <w:p w14:paraId="04703266" w14:textId="77777777" w:rsidR="00BD2D9C" w:rsidRPr="00C21754" w:rsidRDefault="00BD2D9C" w:rsidP="00C7620C">
      <w:pPr>
        <w:jc w:val="both"/>
        <w:rPr>
          <w:rFonts w:ascii="Arial" w:hAnsi="Arial" w:cs="Arial"/>
          <w:sz w:val="20"/>
          <w:szCs w:val="20"/>
        </w:rPr>
      </w:pPr>
    </w:p>
    <w:p w14:paraId="005C9C4F" w14:textId="0711C1DB" w:rsidR="00464035" w:rsidRDefault="004A53F5" w:rsidP="003A1B38">
      <w:pPr>
        <w:jc w:val="both"/>
        <w:rPr>
          <w:rFonts w:ascii="Arial" w:hAnsi="Arial" w:cs="Arial"/>
          <w:sz w:val="20"/>
          <w:szCs w:val="20"/>
        </w:rPr>
      </w:pPr>
      <w:commentRangeStart w:id="24"/>
      <w:commentRangeStart w:id="25"/>
      <w:commentRangeEnd w:id="24"/>
      <w:r w:rsidRPr="00C21754">
        <w:rPr>
          <w:rStyle w:val="CommentReference"/>
        </w:rPr>
        <w:commentReference w:id="24"/>
      </w:r>
      <w:commentRangeEnd w:id="25"/>
      <w:r w:rsidR="008D0983" w:rsidRPr="00C21754">
        <w:rPr>
          <w:rStyle w:val="CommentReference"/>
        </w:rPr>
        <w:commentReference w:id="25"/>
      </w:r>
      <w:r w:rsidR="009D1144" w:rsidRPr="00E9528B">
        <w:rPr>
          <w:rFonts w:ascii="Arial" w:hAnsi="Arial" w:cs="Arial"/>
          <w:sz w:val="20"/>
          <w:szCs w:val="20"/>
        </w:rPr>
        <w:t>M</w:t>
      </w:r>
      <w:r w:rsidR="005E4095" w:rsidRPr="00C21754">
        <w:rPr>
          <w:rFonts w:ascii="Arial" w:hAnsi="Arial" w:cs="Arial"/>
          <w:sz w:val="20"/>
          <w:szCs w:val="20"/>
        </w:rPr>
        <w:t>ost existing modeling studies focus</w:t>
      </w:r>
      <w:r w:rsidR="00A56BC0" w:rsidRPr="00C21754">
        <w:rPr>
          <w:rFonts w:ascii="Arial" w:hAnsi="Arial" w:cs="Arial"/>
          <w:sz w:val="20"/>
          <w:szCs w:val="20"/>
        </w:rPr>
        <w:t xml:space="preserve"> on general theoretical </w:t>
      </w:r>
      <w:r w:rsidR="00321B8A" w:rsidRPr="00C21754">
        <w:rPr>
          <w:rFonts w:ascii="Arial" w:hAnsi="Arial" w:cs="Arial"/>
          <w:sz w:val="20"/>
          <w:szCs w:val="20"/>
        </w:rPr>
        <w:t>frameworks</w:t>
      </w:r>
      <w:r w:rsidR="00A56BC0" w:rsidRPr="00C21754">
        <w:rPr>
          <w:rFonts w:ascii="Arial" w:hAnsi="Arial" w:cs="Arial"/>
          <w:sz w:val="20"/>
          <w:szCs w:val="20"/>
        </w:rPr>
        <w:t xml:space="preserve"> of </w:t>
      </w:r>
      <w:r w:rsidR="00D95291">
        <w:rPr>
          <w:rFonts w:ascii="Arial" w:hAnsi="Arial" w:cs="Arial"/>
          <w:sz w:val="20"/>
          <w:szCs w:val="20"/>
        </w:rPr>
        <w:t>AMR</w:t>
      </w:r>
      <w:r w:rsidR="00D95291" w:rsidRPr="00C21754">
        <w:rPr>
          <w:rFonts w:ascii="Arial" w:hAnsi="Arial" w:cs="Arial"/>
          <w:sz w:val="20"/>
          <w:szCs w:val="20"/>
        </w:rPr>
        <w:t xml:space="preserve"> </w:t>
      </w:r>
      <w:r w:rsidR="00BC262F" w:rsidRPr="00C21754">
        <w:rPr>
          <w:rFonts w:ascii="Arial" w:hAnsi="Arial" w:cs="Arial"/>
          <w:sz w:val="20"/>
          <w:szCs w:val="20"/>
        </w:rPr>
        <w:t>organisms</w:t>
      </w:r>
      <w:r w:rsidR="00A56BC0" w:rsidRPr="00C21754">
        <w:rPr>
          <w:rFonts w:ascii="Arial" w:hAnsi="Arial" w:cs="Arial"/>
          <w:sz w:val="20"/>
          <w:szCs w:val="20"/>
        </w:rPr>
        <w:t xml:space="preserve"> </w:t>
      </w:r>
      <w:commentRangeStart w:id="26"/>
      <w:r w:rsidR="00A56BC0"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{"citationID":"a2bb2tuas8p","properties":{"formattedCitation":"\\super 6\\uc0\\u8211{}9,14\\uc0\\u8211{}18\\nosupersub{}","plainCitation":"6–9,14–18","noteIndex":0},"citationItems":[{"id":131,"uris":["http://zotero.org/users/9551388/items/XRNEV696"],"itemData":{"id":131,"type":"article-journal","abstract":"The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w:instrText>
      </w:r>
      <w:r w:rsidR="00DC481C">
        <w:rPr>
          <w:rFonts w:ascii="Cambria Math" w:hAnsi="Cambria Math" w:cs="Cambria Math"/>
          <w:sz w:val="20"/>
          <w:szCs w:val="20"/>
        </w:rPr>
        <w:instrText>ﬀ</w:instrText>
      </w:r>
      <w:r w:rsidR="00DC481C">
        <w:rPr>
          <w:rFonts w:ascii="Arial" w:hAnsi="Arial" w:cs="Arial"/>
          <w:sz w:val="20"/>
          <w:szCs w:val="20"/>
        </w:rPr>
        <w:instrText>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w:instrText>
      </w:r>
      <w:r w:rsidR="00DC481C">
        <w:rPr>
          <w:rFonts w:ascii="Cambria Math" w:hAnsi="Cambria Math" w:cs="Cambria Math"/>
          <w:sz w:val="20"/>
          <w:szCs w:val="20"/>
        </w:rPr>
        <w:instrText>ﬀ</w:instrText>
      </w:r>
      <w:r w:rsidR="00DC481C">
        <w:rPr>
          <w:rFonts w:ascii="Arial" w:hAnsi="Arial" w:cs="Arial"/>
          <w:sz w:val="20"/>
          <w:szCs w:val="20"/>
        </w:rPr>
        <w:instrText xml:space="preserve">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21754">
        <w:rPr>
          <w:rFonts w:ascii="Arial" w:hAnsi="Arial" w:cs="Arial"/>
          <w:sz w:val="20"/>
          <w:szCs w:val="20"/>
        </w:rPr>
        <w:fldChar w:fldCharType="separate"/>
      </w:r>
      <w:r w:rsidR="00DC481C" w:rsidRPr="00DC481C">
        <w:rPr>
          <w:rFonts w:ascii="Arial" w:hAnsi="Arial" w:cs="Arial"/>
          <w:sz w:val="20"/>
          <w:vertAlign w:val="superscript"/>
          <w:lang w:val="en-GB"/>
        </w:rPr>
        <w:t>6–9,14–18</w:t>
      </w:r>
      <w:r w:rsidR="00A56BC0" w:rsidRPr="00C21754">
        <w:rPr>
          <w:rFonts w:ascii="Arial" w:hAnsi="Arial" w:cs="Arial"/>
          <w:sz w:val="20"/>
          <w:szCs w:val="20"/>
        </w:rPr>
        <w:fldChar w:fldCharType="end"/>
      </w:r>
      <w:r w:rsidR="00192ED9" w:rsidRPr="00E9528B">
        <w:rPr>
          <w:rFonts w:ascii="Arial" w:hAnsi="Arial" w:cs="Arial"/>
          <w:sz w:val="20"/>
          <w:szCs w:val="20"/>
        </w:rPr>
        <w:t xml:space="preserve"> </w:t>
      </w:r>
      <w:commentRangeEnd w:id="26"/>
      <w:r w:rsidR="00192ED9" w:rsidRPr="00E9528B">
        <w:rPr>
          <w:rStyle w:val="CommentReference"/>
          <w:lang w:eastAsia="en-US"/>
        </w:rPr>
        <w:commentReference w:id="26"/>
      </w:r>
      <w:r w:rsidR="00CD62BF">
        <w:rPr>
          <w:rFonts w:ascii="Arial" w:hAnsi="Arial" w:cs="Arial"/>
          <w:sz w:val="20"/>
          <w:szCs w:val="20"/>
        </w:rPr>
        <w:t>providing</w:t>
      </w:r>
      <w:r w:rsidR="00903A64" w:rsidRPr="00E9528B">
        <w:rPr>
          <w:rFonts w:ascii="Arial" w:hAnsi="Arial" w:cs="Arial"/>
          <w:sz w:val="20"/>
          <w:szCs w:val="20"/>
        </w:rPr>
        <w:t xml:space="preserve"> insights on possible </w:t>
      </w:r>
      <w:r w:rsidR="0088305A" w:rsidRPr="00E9528B">
        <w:rPr>
          <w:rFonts w:ascii="Arial" w:hAnsi="Arial" w:cs="Arial"/>
          <w:sz w:val="20"/>
          <w:szCs w:val="20"/>
        </w:rPr>
        <w:t>mechanisms</w:t>
      </w:r>
      <w:r w:rsidR="00903A64" w:rsidRPr="00E9528B">
        <w:rPr>
          <w:rFonts w:ascii="Arial" w:hAnsi="Arial" w:cs="Arial"/>
          <w:sz w:val="20"/>
          <w:szCs w:val="20"/>
        </w:rPr>
        <w:t xml:space="preserve"> behind transmission, </w:t>
      </w:r>
      <w:r w:rsidR="008D1F11" w:rsidRPr="00E9528B">
        <w:rPr>
          <w:rFonts w:ascii="Arial" w:hAnsi="Arial" w:cs="Arial"/>
          <w:sz w:val="20"/>
          <w:szCs w:val="20"/>
        </w:rPr>
        <w:t>co-existence</w:t>
      </w:r>
      <w:r w:rsidR="00903A64" w:rsidRPr="00E9528B">
        <w:rPr>
          <w:rFonts w:ascii="Arial" w:hAnsi="Arial" w:cs="Arial"/>
          <w:sz w:val="20"/>
          <w:szCs w:val="20"/>
        </w:rPr>
        <w:t xml:space="preserve"> and other </w:t>
      </w:r>
      <w:r w:rsidR="008D1F11" w:rsidRPr="00E9528B">
        <w:rPr>
          <w:rFonts w:ascii="Arial" w:hAnsi="Arial" w:cs="Arial"/>
          <w:sz w:val="20"/>
          <w:szCs w:val="20"/>
        </w:rPr>
        <w:t xml:space="preserve">processes </w:t>
      </w:r>
      <w:r w:rsidR="00903A64" w:rsidRPr="00E9528B">
        <w:rPr>
          <w:rFonts w:ascii="Arial" w:hAnsi="Arial" w:cs="Arial"/>
          <w:sz w:val="20"/>
          <w:szCs w:val="20"/>
        </w:rPr>
        <w:t xml:space="preserve">in the hospital settings. </w:t>
      </w:r>
      <w:r w:rsidR="00140AA5">
        <w:rPr>
          <w:rFonts w:ascii="Arial" w:hAnsi="Arial" w:cs="Arial"/>
          <w:sz w:val="20"/>
          <w:szCs w:val="20"/>
        </w:rPr>
        <w:t>Process</w:t>
      </w:r>
      <w:r w:rsidR="00903A64" w:rsidRPr="00E9528B">
        <w:rPr>
          <w:rFonts w:ascii="Arial" w:hAnsi="Arial" w:cs="Arial"/>
          <w:sz w:val="20"/>
          <w:szCs w:val="20"/>
        </w:rPr>
        <w:t>-based models</w:t>
      </w:r>
      <w:r w:rsidR="00140AA5">
        <w:rPr>
          <w:rFonts w:ascii="Arial" w:hAnsi="Arial" w:cs="Arial"/>
          <w:sz w:val="20"/>
          <w:szCs w:val="20"/>
        </w:rPr>
        <w:t xml:space="preserve"> need to be interrogated with data before being use as reliable tools for public he</w:t>
      </w:r>
      <w:r w:rsidR="002E0C54">
        <w:rPr>
          <w:rFonts w:ascii="Arial" w:hAnsi="Arial" w:cs="Arial"/>
          <w:sz w:val="20"/>
          <w:szCs w:val="20"/>
        </w:rPr>
        <w:t>alth</w:t>
      </w:r>
      <w:r w:rsidR="00903A64" w:rsidRPr="00E9528B">
        <w:rPr>
          <w:rFonts w:ascii="Arial" w:hAnsi="Arial" w:cs="Arial"/>
          <w:sz w:val="20"/>
          <w:szCs w:val="20"/>
        </w:rPr>
        <w:t xml:space="preserve"> </w:t>
      </w:r>
      <w:r w:rsidR="00A56BC0"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{"citationID":"a22s0as1ans","properties":{"formattedCitation":"\\super 19\\nosupersub{}","plainCitation":"19","noteIndex":0},"citationItems":[{"id":526,"uris":["http://zotero.org/users/9551388/items/LFT2UYMQ"],"itemData":{"id":526,"type":"article-journal","abstract":"Background: Antibiotics remain the cornerstone of modern medicine. Yet there exists an inherent dilemma in their use: we are able to prevent harm by administering antibiotic treatment as necessary to both humans and animals, but we must be mindful of limiting the spread of resistance and safeguarding the efficacy of antibiotics for current and future generations. Policies that strike the right balance must be informed by a transparent rationale that relies on a robust evidence base.","container-title":"BMC Infectious Diseases","DOI":"10.1186/s12879-019-4630-y","ISSN":"1471-2334","issue":"1","journalAbbreviation":"BMC Infect Dis","language":"en","page":"1011","source":"DOI.org (Crossref)","title":"Mathematical modelling for antibiotic resistance control policy: do we know enough?","title-short":"Mathematical modelling for antibiotic resistance control policy","volume":"19","author":[{"family":"Knight","given":"Gwenan M."},{"family":"Davies","given":"Nicholas G."},{"family":"Colijn","given":"Caroline"},{"family":"Coll","given":"Francesc"},{"family":"Donker","given":"Tjibbe"},{"family":"Gifford","given":"Danna R."},{"family":"Glover","given":"Rebecca E."},{"family":"Jit","given":"Mark"},{"family":"Klemm","given":"Elizabeth"},{"family":"Lehtinen","given":"Sonja"},{"family":"Lindsay","given":"Jodi A."},{"family":"Lipsitch","given":"Marc"},{"family":"Llewelyn","given":"Martin J."},{"family":"Mateus","given":"Ana L. P."},{"family":"Robotham","given":"Julie V."},{"family":"Sharland","given":"Mike"},{"family":"Stekel","given":"Dov"},{"family":"Yakob","given":"Laith"},{"family":"Atkins","given":"Katherine E."}],"issued":{"date-parts":[["2019",12]]}}}],"schema":"https://github.com/citation-style-language/schema/raw/master/csl-citation.json"} </w:instrText>
      </w:r>
      <w:r w:rsidR="00A56BC0" w:rsidRPr="00C21754">
        <w:rPr>
          <w:rFonts w:ascii="Arial" w:hAnsi="Arial" w:cs="Arial"/>
          <w:sz w:val="20"/>
          <w:szCs w:val="20"/>
        </w:rPr>
        <w:fldChar w:fldCharType="separate"/>
      </w:r>
      <w:r w:rsidR="00DC481C" w:rsidRPr="00DC481C">
        <w:rPr>
          <w:rFonts w:ascii="Arial" w:hAnsi="Arial" w:cs="Arial"/>
          <w:sz w:val="20"/>
          <w:vertAlign w:val="superscript"/>
          <w:lang w:val="en-GB"/>
        </w:rPr>
        <w:t>19</w:t>
      </w:r>
      <w:r w:rsidR="00A56BC0" w:rsidRPr="00C21754">
        <w:rPr>
          <w:rFonts w:ascii="Arial" w:hAnsi="Arial" w:cs="Arial"/>
          <w:sz w:val="20"/>
          <w:szCs w:val="20"/>
        </w:rPr>
        <w:fldChar w:fldCharType="end"/>
      </w:r>
      <w:r w:rsidR="00880D1C" w:rsidRPr="00C21754">
        <w:rPr>
          <w:rFonts w:ascii="Arial" w:hAnsi="Arial" w:cs="Arial"/>
          <w:sz w:val="20"/>
          <w:szCs w:val="20"/>
        </w:rPr>
        <w:t>.</w:t>
      </w:r>
      <w:r w:rsidR="00192ED9" w:rsidRPr="00E9528B">
        <w:rPr>
          <w:rFonts w:ascii="Arial" w:hAnsi="Arial" w:cs="Arial"/>
          <w:sz w:val="20"/>
          <w:szCs w:val="20"/>
        </w:rPr>
        <w:t xml:space="preserve"> I</w:t>
      </w:r>
      <w:r w:rsidR="00E737CB" w:rsidRPr="00C21754">
        <w:rPr>
          <w:rFonts w:ascii="Arial" w:hAnsi="Arial" w:cs="Arial"/>
          <w:sz w:val="20"/>
          <w:szCs w:val="20"/>
        </w:rPr>
        <w:t xml:space="preserve">nvestigations </w:t>
      </w:r>
      <w:r w:rsidR="0001617A" w:rsidRPr="00C21754">
        <w:rPr>
          <w:rFonts w:ascii="Arial" w:hAnsi="Arial" w:cs="Arial"/>
          <w:sz w:val="20"/>
          <w:szCs w:val="20"/>
        </w:rPr>
        <w:t xml:space="preserve">using </w:t>
      </w:r>
      <w:r w:rsidR="008305D2" w:rsidRPr="00C21754">
        <w:rPr>
          <w:rFonts w:ascii="Arial" w:hAnsi="Arial" w:cs="Arial"/>
          <w:sz w:val="20"/>
          <w:szCs w:val="20"/>
        </w:rPr>
        <w:t>simulation-based</w:t>
      </w:r>
      <w:r w:rsidR="00A56BC0" w:rsidRPr="00C21754">
        <w:rPr>
          <w:rFonts w:ascii="Arial" w:hAnsi="Arial" w:cs="Arial"/>
          <w:sz w:val="20"/>
          <w:szCs w:val="20"/>
        </w:rPr>
        <w:t xml:space="preserve"> inference</w:t>
      </w:r>
      <w:r w:rsidR="00871937" w:rsidRPr="00C21754">
        <w:rPr>
          <w:rFonts w:ascii="Arial" w:hAnsi="Arial" w:cs="Arial"/>
          <w:sz w:val="20"/>
          <w:szCs w:val="20"/>
        </w:rPr>
        <w:t xml:space="preserve"> </w:t>
      </w:r>
      <w:r w:rsidR="00871937"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{"citationID":"a1kdgsnupev","properties":{"formattedCitation":"\\super 20\\nosupersub{}","plainCitation":"20","noteIndex":0},"citationItems":[{"id":642,"uris":["http://zotero.org/users/9551388/items/NRHHGBEZ"],"itemData":{"id":642,"type":"article-journal","abstract":"Many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sidRPr="00C21754">
        <w:rPr>
          <w:rFonts w:ascii="Arial" w:hAnsi="Arial" w:cs="Arial"/>
          <w:sz w:val="20"/>
          <w:szCs w:val="20"/>
        </w:rPr>
        <w:fldChar w:fldCharType="separate"/>
      </w:r>
      <w:r w:rsidR="00DC481C" w:rsidRPr="00DC481C">
        <w:rPr>
          <w:rFonts w:ascii="Arial" w:hAnsi="Arial" w:cs="Arial"/>
          <w:sz w:val="20"/>
          <w:vertAlign w:val="superscript"/>
          <w:lang w:val="en-GB"/>
        </w:rPr>
        <w:t>20</w:t>
      </w:r>
      <w:r w:rsidR="00871937" w:rsidRPr="00C21754">
        <w:rPr>
          <w:rFonts w:ascii="Arial" w:hAnsi="Arial" w:cs="Arial"/>
          <w:sz w:val="20"/>
          <w:szCs w:val="20"/>
        </w:rPr>
        <w:fldChar w:fldCharType="end"/>
      </w:r>
      <w:r w:rsidR="00A56BC0" w:rsidRPr="00C21754">
        <w:rPr>
          <w:rFonts w:ascii="Arial" w:hAnsi="Arial" w:cs="Arial"/>
          <w:sz w:val="20"/>
          <w:szCs w:val="20"/>
        </w:rPr>
        <w:t xml:space="preserve"> tools</w:t>
      </w:r>
      <w:r w:rsidR="00E737CB" w:rsidRPr="00C21754">
        <w:rPr>
          <w:rFonts w:ascii="Arial" w:hAnsi="Arial" w:cs="Arial"/>
          <w:sz w:val="20"/>
          <w:szCs w:val="20"/>
        </w:rPr>
        <w:t xml:space="preserve"> </w:t>
      </w:r>
      <w:r w:rsidR="00A56BC0" w:rsidRPr="00C21754">
        <w:rPr>
          <w:rFonts w:ascii="Arial" w:hAnsi="Arial" w:cs="Arial"/>
          <w:sz w:val="20"/>
          <w:szCs w:val="20"/>
        </w:rPr>
        <w:t xml:space="preserve">usually </w:t>
      </w:r>
      <w:r w:rsidR="00E43A4E">
        <w:rPr>
          <w:rFonts w:ascii="Arial" w:hAnsi="Arial" w:cs="Arial"/>
          <w:sz w:val="20"/>
          <w:szCs w:val="20"/>
        </w:rPr>
        <w:t>focused</w:t>
      </w:r>
      <w:r w:rsidR="00E43A4E" w:rsidRPr="00C21754">
        <w:rPr>
          <w:rFonts w:ascii="Arial" w:hAnsi="Arial" w:cs="Arial"/>
          <w:sz w:val="20"/>
          <w:szCs w:val="20"/>
        </w:rPr>
        <w:t xml:space="preserve"> </w:t>
      </w:r>
      <w:r w:rsidR="00E737CB" w:rsidRPr="00C21754">
        <w:rPr>
          <w:rFonts w:ascii="Arial" w:hAnsi="Arial" w:cs="Arial"/>
          <w:sz w:val="20"/>
          <w:szCs w:val="20"/>
        </w:rPr>
        <w:t>on a</w:t>
      </w:r>
      <w:r w:rsidR="005E4095" w:rsidRPr="00C21754">
        <w:rPr>
          <w:rFonts w:ascii="Arial" w:hAnsi="Arial" w:cs="Arial"/>
          <w:sz w:val="20"/>
          <w:szCs w:val="20"/>
        </w:rPr>
        <w:t xml:space="preserve"> single </w:t>
      </w:r>
      <w:r w:rsidR="0003636A" w:rsidRPr="00C21754">
        <w:rPr>
          <w:rFonts w:ascii="Arial" w:hAnsi="Arial" w:cs="Arial"/>
          <w:sz w:val="20"/>
          <w:szCs w:val="20"/>
        </w:rPr>
        <w:t>pathogen</w:t>
      </w:r>
      <w:r w:rsidR="00341689" w:rsidRPr="00C21754">
        <w:rPr>
          <w:rFonts w:ascii="Arial" w:hAnsi="Arial" w:cs="Arial"/>
          <w:sz w:val="20"/>
          <w:szCs w:val="20"/>
        </w:rPr>
        <w:t xml:space="preserve"> </w:t>
      </w:r>
      <w:r w:rsidR="005E4095" w:rsidRPr="00C21754">
        <w:rPr>
          <w:rFonts w:ascii="Arial" w:hAnsi="Arial" w:cs="Arial"/>
          <w:sz w:val="20"/>
          <w:szCs w:val="20"/>
        </w:rPr>
        <w:t xml:space="preserve">of </w:t>
      </w:r>
      <w:r w:rsidR="003A1B38">
        <w:rPr>
          <w:rFonts w:ascii="Arial" w:hAnsi="Arial" w:cs="Arial"/>
          <w:sz w:val="20"/>
          <w:szCs w:val="20"/>
        </w:rPr>
        <w:t>in</w:t>
      </w:r>
      <w:r w:rsidR="005E4095" w:rsidRPr="00C21754">
        <w:rPr>
          <w:rFonts w:ascii="Arial" w:hAnsi="Arial" w:cs="Arial"/>
          <w:sz w:val="20"/>
          <w:szCs w:val="20"/>
        </w:rPr>
        <w:t>terest such as (MRSA)</w:t>
      </w:r>
      <w:r w:rsidR="000632D3" w:rsidRPr="00C21754">
        <w:rPr>
          <w:rFonts w:ascii="Arial" w:hAnsi="Arial" w:cs="Arial"/>
          <w:sz w:val="20"/>
          <w:szCs w:val="20"/>
        </w:rPr>
        <w:t xml:space="preserve"> </w:t>
      </w:r>
      <w:r w:rsidR="000632D3"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{"citationID":"a26e1sinie7","properties":{"formattedCitation":"\\super 10,13,21,22\\nosupersub{}","plainCitation":"10,13,21,22","noteIndex":0},"citationItems":[{"id":135,"uris":["http://zotero.org/users/9551388/items/D85TW3FM"],"itemData":{"id":135,"type":"article-journal","abstract":"Methicillin-resistant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sidRPr="00C21754">
        <w:rPr>
          <w:rFonts w:ascii="Arial" w:hAnsi="Arial" w:cs="Arial"/>
          <w:sz w:val="20"/>
          <w:szCs w:val="20"/>
        </w:rPr>
        <w:fldChar w:fldCharType="separate"/>
      </w:r>
      <w:r w:rsidR="00DC481C" w:rsidRPr="00DC481C">
        <w:rPr>
          <w:rFonts w:ascii="Arial" w:hAnsi="Arial" w:cs="Arial"/>
          <w:sz w:val="20"/>
          <w:vertAlign w:val="superscript"/>
          <w:lang w:val="en-GB"/>
        </w:rPr>
        <w:t>10,13,21,22</w:t>
      </w:r>
      <w:r w:rsidR="000632D3" w:rsidRPr="00C21754">
        <w:rPr>
          <w:rFonts w:ascii="Arial" w:hAnsi="Arial" w:cs="Arial"/>
          <w:sz w:val="20"/>
          <w:szCs w:val="20"/>
        </w:rPr>
        <w:fldChar w:fldCharType="end"/>
      </w:r>
      <w:r w:rsidR="00B10D1F" w:rsidRPr="00C21754">
        <w:rPr>
          <w:rFonts w:ascii="Arial" w:hAnsi="Arial" w:cs="Arial"/>
          <w:sz w:val="20"/>
          <w:szCs w:val="20"/>
        </w:rPr>
        <w:t>,</w:t>
      </w:r>
      <w:r w:rsidR="005E4095" w:rsidRPr="00C21754">
        <w:rPr>
          <w:rFonts w:ascii="Arial" w:hAnsi="Arial" w:cs="Arial"/>
          <w:sz w:val="20"/>
          <w:szCs w:val="20"/>
        </w:rPr>
        <w:t xml:space="preserve"> </w:t>
      </w:r>
      <w:r w:rsidR="000632D3" w:rsidRPr="00C21754">
        <w:rPr>
          <w:rFonts w:ascii="Arial" w:hAnsi="Arial" w:cs="Arial"/>
          <w:i/>
          <w:iCs/>
          <w:sz w:val="20"/>
          <w:szCs w:val="20"/>
        </w:rPr>
        <w:t>P</w:t>
      </w:r>
      <w:r w:rsidR="005E4095" w:rsidRPr="00C21754">
        <w:rPr>
          <w:rFonts w:ascii="Arial" w:hAnsi="Arial" w:cs="Arial"/>
          <w:i/>
          <w:iCs/>
          <w:sz w:val="20"/>
          <w:szCs w:val="20"/>
        </w:rPr>
        <w:t xml:space="preserve">. </w:t>
      </w:r>
      <w:r w:rsidR="000632D3" w:rsidRPr="00C21754">
        <w:rPr>
          <w:rFonts w:ascii="Arial" w:hAnsi="Arial" w:cs="Arial"/>
          <w:i/>
          <w:iCs/>
          <w:sz w:val="20"/>
          <w:szCs w:val="20"/>
        </w:rPr>
        <w:t xml:space="preserve">aeuruginosa </w:t>
      </w:r>
      <w:r w:rsidR="000632D3" w:rsidRPr="00C21754">
        <w:rPr>
          <w:rFonts w:ascii="Arial" w:hAnsi="Arial" w:cs="Arial"/>
          <w:i/>
          <w:iCs/>
          <w:sz w:val="20"/>
          <w:szCs w:val="20"/>
        </w:rPr>
        <w:fldChar w:fldCharType="begin"/>
      </w:r>
      <w:r w:rsidR="00DC481C">
        <w:rPr>
          <w:rFonts w:ascii="Arial" w:hAnsi="Arial" w:cs="Arial"/>
          <w:i/>
          <w:iCs/>
          <w:sz w:val="20"/>
          <w:szCs w:val="20"/>
        </w:rPr>
        <w:instrText xml:space="preserve"> ADDIN ZOTERO_ITEM CSL_CITATION {"citationID":"a2e35hn3en8","properties":{"formattedCitation":"\\super 4\\nosupersub{}","plainCitation":"4","noteIndex":0},"citationItems":[{"id":413,"uris":["http://zotero.org/users/9551388/items/X27EMPDM"],"itemData":{"id":413,"type":"article-journal","container-title":"PLOS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sidRPr="00C21754">
        <w:rPr>
          <w:rFonts w:ascii="Arial" w:hAnsi="Arial" w:cs="Arial"/>
          <w:i/>
          <w:iCs/>
          <w:sz w:val="20"/>
          <w:szCs w:val="20"/>
        </w:rPr>
        <w:fldChar w:fldCharType="separate"/>
      </w:r>
      <w:r w:rsidR="00DC481C" w:rsidRPr="00DC481C">
        <w:rPr>
          <w:rFonts w:ascii="Arial" w:hAnsi="Arial" w:cs="Arial"/>
          <w:sz w:val="20"/>
          <w:vertAlign w:val="superscript"/>
          <w:lang w:val="en-GB"/>
        </w:rPr>
        <w:t>4</w:t>
      </w:r>
      <w:r w:rsidR="000632D3" w:rsidRPr="00C21754">
        <w:rPr>
          <w:rFonts w:ascii="Arial" w:hAnsi="Arial" w:cs="Arial"/>
          <w:i/>
          <w:iCs/>
          <w:sz w:val="20"/>
          <w:szCs w:val="20"/>
        </w:rPr>
        <w:fldChar w:fldCharType="end"/>
      </w:r>
      <w:r w:rsidR="00B10D1F" w:rsidRPr="00C21754">
        <w:rPr>
          <w:rFonts w:ascii="Arial" w:hAnsi="Arial" w:cs="Arial"/>
          <w:i/>
          <w:iCs/>
          <w:sz w:val="20"/>
          <w:szCs w:val="20"/>
        </w:rPr>
        <w:t>,  C</w:t>
      </w:r>
      <w:r w:rsidR="00E62FBD" w:rsidRPr="00C21754">
        <w:rPr>
          <w:rFonts w:ascii="Arial" w:hAnsi="Arial" w:cs="Arial"/>
          <w:i/>
          <w:iCs/>
          <w:sz w:val="20"/>
          <w:szCs w:val="20"/>
        </w:rPr>
        <w:t>.</w:t>
      </w:r>
      <w:r w:rsidR="00B10D1F" w:rsidRPr="00C21754">
        <w:rPr>
          <w:rFonts w:ascii="Arial" w:hAnsi="Arial" w:cs="Arial"/>
          <w:i/>
          <w:iCs/>
          <w:sz w:val="20"/>
          <w:szCs w:val="20"/>
        </w:rPr>
        <w:t xml:space="preserve"> difficil </w:t>
      </w:r>
      <w:r w:rsidR="00B10D1F" w:rsidRPr="00C21754">
        <w:rPr>
          <w:rFonts w:ascii="Arial" w:hAnsi="Arial" w:cs="Arial"/>
          <w:i/>
          <w:iCs/>
          <w:sz w:val="20"/>
          <w:szCs w:val="20"/>
        </w:rPr>
        <w:fldChar w:fldCharType="begin"/>
      </w:r>
      <w:r w:rsidR="00DC481C">
        <w:rPr>
          <w:rFonts w:ascii="Arial" w:hAnsi="Arial" w:cs="Arial"/>
          <w:i/>
          <w:iCs/>
          <w:sz w:val="20"/>
          <w:szCs w:val="20"/>
        </w:rPr>
        <w:instrText xml:space="preserve"> ADDIN ZOTERO_ITEM CSL_CITATION {"citationID":"a23jdushi7v","properties":{"formattedCitation":"\\super 23\\nosupersub{}","plainCitation":"23","noteIndex":0},"citationItems":[{"id":612,"uris":["http://zotero.org/users/9551388/items/UJC78S5P"],"itemData":{"id":612,"type":"article-journal","abstract":"Fitting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sidRPr="00C21754">
        <w:rPr>
          <w:rFonts w:ascii="Arial" w:hAnsi="Arial" w:cs="Arial"/>
          <w:i/>
          <w:iCs/>
          <w:sz w:val="20"/>
          <w:szCs w:val="20"/>
        </w:rPr>
        <w:fldChar w:fldCharType="separate"/>
      </w:r>
      <w:r w:rsidR="00DC481C" w:rsidRPr="00DC481C">
        <w:rPr>
          <w:rFonts w:ascii="Arial" w:hAnsi="Arial" w:cs="Arial"/>
          <w:sz w:val="20"/>
          <w:vertAlign w:val="superscript"/>
          <w:lang w:val="en-GB"/>
        </w:rPr>
        <w:t>23</w:t>
      </w:r>
      <w:r w:rsidR="00B10D1F" w:rsidRPr="00C21754">
        <w:rPr>
          <w:rFonts w:ascii="Arial" w:hAnsi="Arial" w:cs="Arial"/>
          <w:i/>
          <w:iCs/>
          <w:sz w:val="20"/>
          <w:szCs w:val="20"/>
        </w:rPr>
        <w:fldChar w:fldCharType="end"/>
      </w:r>
      <w:r w:rsidR="00B10D1F" w:rsidRPr="00C21754">
        <w:rPr>
          <w:rFonts w:ascii="Arial" w:hAnsi="Arial" w:cs="Arial"/>
          <w:i/>
          <w:iCs/>
          <w:sz w:val="20"/>
          <w:szCs w:val="20"/>
        </w:rPr>
        <w:t>, Vancomycin-resistant enterococci</w:t>
      </w:r>
      <w:r w:rsidR="000E36FD" w:rsidRPr="00C21754">
        <w:rPr>
          <w:rFonts w:ascii="Arial" w:hAnsi="Arial" w:cs="Arial"/>
          <w:i/>
          <w:iCs/>
          <w:sz w:val="20"/>
          <w:szCs w:val="20"/>
        </w:rPr>
        <w:t xml:space="preserve"> </w:t>
      </w:r>
      <w:r w:rsidR="000E36FD" w:rsidRPr="00C21754">
        <w:rPr>
          <w:rFonts w:ascii="Arial" w:hAnsi="Arial" w:cs="Arial"/>
          <w:sz w:val="20"/>
          <w:szCs w:val="20"/>
        </w:rPr>
        <w:t>(VRE)</w:t>
      </w:r>
      <w:r w:rsidR="00B10D1F" w:rsidRPr="00C21754">
        <w:rPr>
          <w:rFonts w:ascii="Arial" w:hAnsi="Arial" w:cs="Arial"/>
          <w:i/>
          <w:iCs/>
          <w:sz w:val="20"/>
          <w:szCs w:val="20"/>
        </w:rPr>
        <w:t xml:space="preserve"> </w:t>
      </w:r>
      <w:r w:rsidR="00B10D1F" w:rsidRPr="00C21754">
        <w:rPr>
          <w:rFonts w:ascii="Arial" w:hAnsi="Arial" w:cs="Arial"/>
          <w:i/>
          <w:iCs/>
          <w:sz w:val="20"/>
          <w:szCs w:val="20"/>
        </w:rPr>
        <w:fldChar w:fldCharType="begin"/>
      </w:r>
      <w:r w:rsidR="00DC481C">
        <w:rPr>
          <w:rFonts w:ascii="Arial" w:hAnsi="Arial" w:cs="Arial"/>
          <w:i/>
          <w:iCs/>
          <w:sz w:val="20"/>
          <w:szCs w:val="20"/>
        </w:rPr>
        <w:instrText xml:space="preserve"> ADDIN ZOTERO_ITEM CSL_CITATION {"citationID":"arc7q81jl6","properties":{"formattedCitation":"\\super 24\\nosupersub{}","plainCitation":"24","noteIndex":0},"citationItems":[{"id":614,"uris":["http://zotero.org/users/9551388/items/BSYW8TSY"],"itemData":{"id":614,"type":"article-journal","container-title":"American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sidRPr="00C21754">
        <w:rPr>
          <w:rFonts w:ascii="Arial" w:hAnsi="Arial" w:cs="Arial"/>
          <w:i/>
          <w:iCs/>
          <w:sz w:val="20"/>
          <w:szCs w:val="20"/>
        </w:rPr>
        <w:fldChar w:fldCharType="separate"/>
      </w:r>
      <w:r w:rsidR="00DC481C" w:rsidRPr="00DC481C">
        <w:rPr>
          <w:rFonts w:ascii="Arial" w:hAnsi="Arial" w:cs="Arial"/>
          <w:sz w:val="20"/>
          <w:vertAlign w:val="superscript"/>
          <w:lang w:val="en-GB"/>
        </w:rPr>
        <w:t>24</w:t>
      </w:r>
      <w:r w:rsidR="00B10D1F" w:rsidRPr="00C21754">
        <w:rPr>
          <w:rFonts w:ascii="Arial" w:hAnsi="Arial" w:cs="Arial"/>
          <w:i/>
          <w:iCs/>
          <w:sz w:val="20"/>
          <w:szCs w:val="20"/>
        </w:rPr>
        <w:fldChar w:fldCharType="end"/>
      </w:r>
      <w:r w:rsidR="0006342B" w:rsidRPr="00C21754">
        <w:rPr>
          <w:rFonts w:ascii="Arial" w:hAnsi="Arial" w:cs="Arial"/>
          <w:i/>
          <w:iCs/>
          <w:sz w:val="20"/>
          <w:szCs w:val="20"/>
        </w:rPr>
        <w:t xml:space="preserve"> </w:t>
      </w:r>
      <w:r w:rsidR="00EF5CB1">
        <w:rPr>
          <w:rFonts w:ascii="Arial" w:hAnsi="Arial" w:cs="Arial"/>
          <w:sz w:val="20"/>
          <w:szCs w:val="20"/>
        </w:rPr>
        <w:t>using</w:t>
      </w:r>
      <w:r w:rsidR="000632D3" w:rsidRPr="00C21754">
        <w:rPr>
          <w:rFonts w:ascii="Arial" w:hAnsi="Arial" w:cs="Arial"/>
          <w:sz w:val="20"/>
          <w:szCs w:val="20"/>
        </w:rPr>
        <w:t xml:space="preserve"> carriage detection</w:t>
      </w:r>
      <w:r w:rsidR="00A85C31" w:rsidRPr="00C21754">
        <w:rPr>
          <w:rFonts w:ascii="Arial" w:hAnsi="Arial" w:cs="Arial"/>
          <w:sz w:val="20"/>
          <w:szCs w:val="20"/>
        </w:rPr>
        <w:t xml:space="preserve"> </w:t>
      </w:r>
      <w:r w:rsidR="00A85C31"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{"citationID":"a2l0j20tksp","properties":{"formattedCitation":"\\super 10,13,22,24\\nosupersub{}","plainCitation":"10,13,22,24","noteIndex":0},"citationItems":[{"id":135,"uris":["http://zotero.org/users/9551388/items/D85TW3FM"],"itemData":{"id":135,"type":"article-journal","abstract":"Methicillin-resistant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21754">
        <w:rPr>
          <w:rFonts w:ascii="Arial" w:hAnsi="Arial" w:cs="Arial"/>
          <w:sz w:val="20"/>
          <w:szCs w:val="20"/>
        </w:rPr>
        <w:fldChar w:fldCharType="separate"/>
      </w:r>
      <w:r w:rsidR="00DC481C" w:rsidRPr="00DC481C">
        <w:rPr>
          <w:rFonts w:ascii="Arial" w:hAnsi="Arial" w:cs="Arial"/>
          <w:sz w:val="20"/>
          <w:vertAlign w:val="superscript"/>
          <w:lang w:val="en-GB"/>
        </w:rPr>
        <w:t>10,13,22,24</w:t>
      </w:r>
      <w:r w:rsidR="00A85C31" w:rsidRPr="00C21754">
        <w:rPr>
          <w:rFonts w:ascii="Arial" w:hAnsi="Arial" w:cs="Arial"/>
          <w:sz w:val="20"/>
          <w:szCs w:val="20"/>
        </w:rPr>
        <w:fldChar w:fldCharType="end"/>
      </w:r>
      <w:r w:rsidR="00A85C31" w:rsidRPr="00C21754">
        <w:rPr>
          <w:rFonts w:ascii="Arial" w:hAnsi="Arial" w:cs="Arial"/>
          <w:sz w:val="20"/>
          <w:szCs w:val="20"/>
        </w:rPr>
        <w:t>,</w:t>
      </w:r>
      <w:r w:rsidR="00E737CB" w:rsidRPr="00C21754">
        <w:rPr>
          <w:rFonts w:ascii="Arial" w:hAnsi="Arial" w:cs="Arial"/>
          <w:sz w:val="20"/>
          <w:szCs w:val="20"/>
        </w:rPr>
        <w:t xml:space="preserve"> </w:t>
      </w:r>
      <w:r w:rsidR="004E5CB9" w:rsidRPr="00C21754">
        <w:rPr>
          <w:rFonts w:ascii="Arial" w:hAnsi="Arial" w:cs="Arial"/>
          <w:sz w:val="20"/>
          <w:szCs w:val="20"/>
        </w:rPr>
        <w:t>intensive care unit (ICU)</w:t>
      </w:r>
      <w:r w:rsidR="0006342B" w:rsidRPr="00C21754">
        <w:rPr>
          <w:rFonts w:ascii="Arial" w:hAnsi="Arial" w:cs="Arial"/>
          <w:sz w:val="20"/>
          <w:szCs w:val="20"/>
        </w:rPr>
        <w:t xml:space="preserve"> clinical culture data</w:t>
      </w:r>
      <w:r w:rsidR="00A85C31" w:rsidRPr="00C21754">
        <w:rPr>
          <w:rFonts w:ascii="Arial" w:hAnsi="Arial" w:cs="Arial"/>
          <w:sz w:val="20"/>
          <w:szCs w:val="20"/>
        </w:rPr>
        <w:t xml:space="preserve"> </w:t>
      </w:r>
      <w:r w:rsidR="00A85C31"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{"citationID":"a1amd6pb40r","properties":{"formattedCitation":"\\super 4,22\\nosupersub{}","plainCitation":"4,22","noteIndex":0},"citationItems":[{"id":413,"uris":["http://zotero.org/users/9551388/items/X27EMPDM"],"itemData":{"id":413,"type":"article-journal","container-title":"PLOS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21754">
        <w:rPr>
          <w:rFonts w:ascii="Arial" w:hAnsi="Arial" w:cs="Arial"/>
          <w:sz w:val="20"/>
          <w:szCs w:val="20"/>
        </w:rPr>
        <w:fldChar w:fldCharType="separate"/>
      </w:r>
      <w:r w:rsidR="00DC481C" w:rsidRPr="00DC481C">
        <w:rPr>
          <w:rFonts w:ascii="Arial" w:hAnsi="Arial" w:cs="Arial"/>
          <w:sz w:val="20"/>
          <w:vertAlign w:val="superscript"/>
          <w:lang w:val="en-GB"/>
        </w:rPr>
        <w:t>4,22</w:t>
      </w:r>
      <w:r w:rsidR="00A85C31" w:rsidRPr="00C21754">
        <w:rPr>
          <w:rFonts w:ascii="Arial" w:hAnsi="Arial" w:cs="Arial"/>
          <w:sz w:val="20"/>
          <w:szCs w:val="20"/>
        </w:rPr>
        <w:fldChar w:fldCharType="end"/>
      </w:r>
      <w:r w:rsidR="004E5CB9" w:rsidRPr="00C21754">
        <w:rPr>
          <w:rFonts w:ascii="Arial" w:hAnsi="Arial" w:cs="Arial"/>
          <w:sz w:val="20"/>
          <w:szCs w:val="20"/>
        </w:rPr>
        <w:t xml:space="preserve"> </w:t>
      </w:r>
      <w:r w:rsidR="00A85C31" w:rsidRPr="00C21754">
        <w:rPr>
          <w:rFonts w:ascii="Arial" w:hAnsi="Arial" w:cs="Arial"/>
          <w:sz w:val="20"/>
          <w:szCs w:val="20"/>
        </w:rPr>
        <w:t xml:space="preserve">or incorporated sequencing data </w:t>
      </w:r>
      <w:r w:rsidR="00A85C31"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{"citationID":"a242jo5nski","properties":{"formattedCitation":"\\super 23\\nosupersub{}","plainCitation":"23","noteIndex":0},"citationItems":[{"id":612,"uris":["http://zotero.org/users/9551388/items/UJC78S5P"],"itemData":{"id":612,"type":"article-journal","abstract":"Fitting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sidRPr="00C21754">
        <w:rPr>
          <w:rFonts w:ascii="Arial" w:hAnsi="Arial" w:cs="Arial"/>
          <w:sz w:val="20"/>
          <w:szCs w:val="20"/>
        </w:rPr>
        <w:fldChar w:fldCharType="separate"/>
      </w:r>
      <w:r w:rsidR="00DC481C" w:rsidRPr="00DC481C">
        <w:rPr>
          <w:rFonts w:ascii="Arial" w:hAnsi="Arial" w:cs="Arial"/>
          <w:sz w:val="20"/>
          <w:vertAlign w:val="superscript"/>
          <w:lang w:val="en-GB"/>
        </w:rPr>
        <w:t>23</w:t>
      </w:r>
      <w:r w:rsidR="00A85C31" w:rsidRPr="00C21754">
        <w:rPr>
          <w:rFonts w:ascii="Arial" w:hAnsi="Arial" w:cs="Arial"/>
          <w:sz w:val="20"/>
          <w:szCs w:val="20"/>
        </w:rPr>
        <w:fldChar w:fldCharType="end"/>
      </w:r>
      <w:r w:rsidR="00024B0E">
        <w:rPr>
          <w:rFonts w:ascii="Arial" w:hAnsi="Arial" w:cs="Arial"/>
          <w:sz w:val="20"/>
          <w:szCs w:val="20"/>
        </w:rPr>
        <w:t xml:space="preserve">. </w:t>
      </w:r>
      <w:r w:rsidR="005E4095" w:rsidRPr="00C21754">
        <w:rPr>
          <w:rFonts w:ascii="Arial" w:hAnsi="Arial" w:cs="Arial"/>
          <w:sz w:val="20"/>
          <w:szCs w:val="20"/>
        </w:rPr>
        <w:t>Studies on the epidemiological characteristics of multiple co-circulating organisms</w:t>
      </w:r>
      <w:r w:rsidR="006C0CF4" w:rsidRPr="00C21754">
        <w:rPr>
          <w:rFonts w:ascii="Arial" w:hAnsi="Arial" w:cs="Arial"/>
          <w:sz w:val="20"/>
          <w:szCs w:val="20"/>
        </w:rPr>
        <w:t xml:space="preserve"> in a single hospital network</w:t>
      </w:r>
      <w:r w:rsidR="005E4095" w:rsidRPr="00C21754">
        <w:rPr>
          <w:rFonts w:ascii="Arial" w:hAnsi="Arial" w:cs="Arial"/>
          <w:sz w:val="20"/>
          <w:szCs w:val="20"/>
        </w:rPr>
        <w:t xml:space="preserve"> supported by real-world data are </w:t>
      </w:r>
      <w:r w:rsidR="00170C7C" w:rsidRPr="00C21754">
        <w:rPr>
          <w:rFonts w:ascii="Arial" w:hAnsi="Arial" w:cs="Arial"/>
          <w:sz w:val="20"/>
          <w:szCs w:val="20"/>
        </w:rPr>
        <w:t>absent</w:t>
      </w:r>
      <w:r w:rsidR="00CD73B0" w:rsidRPr="00C21754">
        <w:rPr>
          <w:rFonts w:ascii="Arial" w:hAnsi="Arial" w:cs="Arial"/>
          <w:sz w:val="20"/>
          <w:szCs w:val="20"/>
        </w:rPr>
        <w:t>.</w:t>
      </w:r>
    </w:p>
    <w:p w14:paraId="421BA34A" w14:textId="77777777" w:rsidR="00024B0E" w:rsidRDefault="00024B0E" w:rsidP="00C7620C">
      <w:pPr>
        <w:jc w:val="both"/>
        <w:rPr>
          <w:rFonts w:ascii="Arial" w:hAnsi="Arial" w:cs="Arial"/>
          <w:sz w:val="20"/>
          <w:szCs w:val="20"/>
        </w:rPr>
      </w:pPr>
    </w:p>
    <w:p w14:paraId="7A1A6036" w14:textId="076FA5E5" w:rsidR="005E4095" w:rsidRPr="00E9528B" w:rsidRDefault="005E4095" w:rsidP="00C7620C">
      <w:pPr>
        <w:jc w:val="both"/>
        <w:rPr>
          <w:rFonts w:ascii="Arial" w:hAnsi="Arial" w:cs="Arial"/>
          <w:sz w:val="20"/>
          <w:szCs w:val="20"/>
        </w:rPr>
      </w:pPr>
      <w:commentRangeStart w:id="27"/>
      <w:commentRangeStart w:id="28"/>
      <w:commentRangeStart w:id="29"/>
      <w:r w:rsidRPr="00C21754">
        <w:rPr>
          <w:rFonts w:ascii="Arial" w:hAnsi="Arial" w:cs="Arial"/>
          <w:sz w:val="20"/>
          <w:szCs w:val="20"/>
        </w:rPr>
        <w:t>The epidemiology and transmission dynamics of healthcare-associated</w:t>
      </w:r>
      <w:r w:rsidR="00903A64" w:rsidRPr="00E9528B">
        <w:rPr>
          <w:rFonts w:ascii="Arial" w:hAnsi="Arial" w:cs="Arial"/>
          <w:sz w:val="20"/>
          <w:szCs w:val="20"/>
        </w:rPr>
        <w:t xml:space="preserve"> (HA)</w:t>
      </w:r>
      <w:r w:rsidRPr="00C21754">
        <w:rPr>
          <w:rFonts w:ascii="Arial" w:hAnsi="Arial" w:cs="Arial"/>
          <w:sz w:val="20"/>
          <w:szCs w:val="20"/>
        </w:rPr>
        <w:t xml:space="preserve"> infections differ from community-acquired </w:t>
      </w:r>
      <w:r w:rsidR="00903A64" w:rsidRPr="00E9528B">
        <w:rPr>
          <w:rFonts w:ascii="Arial" w:hAnsi="Arial" w:cs="Arial"/>
          <w:sz w:val="20"/>
          <w:szCs w:val="20"/>
        </w:rPr>
        <w:t xml:space="preserve">(CA) </w:t>
      </w:r>
      <w:r w:rsidRPr="00C21754">
        <w:rPr>
          <w:rFonts w:ascii="Arial" w:hAnsi="Arial" w:cs="Arial"/>
          <w:sz w:val="20"/>
          <w:szCs w:val="20"/>
        </w:rPr>
        <w:t>infections in a number of important ways</w:t>
      </w:r>
      <w:commentRangeEnd w:id="27"/>
      <w:r w:rsidR="001C169C">
        <w:rPr>
          <w:rStyle w:val="CommentReference"/>
        </w:rPr>
        <w:commentReference w:id="27"/>
      </w:r>
      <w:commentRangeEnd w:id="28"/>
      <w:r w:rsidR="00024B0E">
        <w:rPr>
          <w:rStyle w:val="CommentReference"/>
        </w:rPr>
        <w:commentReference w:id="28"/>
      </w:r>
      <w:commentRangeEnd w:id="29"/>
      <w:r w:rsidR="00FB36A6">
        <w:rPr>
          <w:rStyle w:val="CommentReference"/>
        </w:rPr>
        <w:commentReference w:id="29"/>
      </w:r>
      <w:r w:rsidRPr="00C21754">
        <w:rPr>
          <w:rFonts w:ascii="Arial" w:hAnsi="Arial" w:cs="Arial"/>
          <w:sz w:val="20"/>
          <w:szCs w:val="20"/>
        </w:rPr>
        <w:t>.</w:t>
      </w:r>
      <w:r w:rsidR="00170C7C" w:rsidRPr="00C21754">
        <w:rPr>
          <w:rFonts w:ascii="Arial" w:hAnsi="Arial" w:cs="Arial"/>
          <w:sz w:val="20"/>
          <w:szCs w:val="20"/>
        </w:rPr>
        <w:t xml:space="preserve"> </w:t>
      </w:r>
      <w:r w:rsidRPr="00C21754">
        <w:rPr>
          <w:rFonts w:ascii="Arial" w:hAnsi="Arial" w:cs="Arial"/>
          <w:sz w:val="20"/>
          <w:szCs w:val="20"/>
        </w:rPr>
        <w:t>First, hospital</w:t>
      </w:r>
      <w:r w:rsidR="003E18D5" w:rsidRPr="00C21754">
        <w:rPr>
          <w:rFonts w:ascii="Arial" w:hAnsi="Arial" w:cs="Arial"/>
          <w:sz w:val="20"/>
          <w:szCs w:val="20"/>
        </w:rPr>
        <w:t xml:space="preserve"> networks</w:t>
      </w:r>
      <w:r w:rsidRPr="00C21754">
        <w:rPr>
          <w:rFonts w:ascii="Arial" w:hAnsi="Arial" w:cs="Arial"/>
          <w:sz w:val="20"/>
          <w:szCs w:val="20"/>
        </w:rPr>
        <w:t xml:space="preserve"> are open systems with </w:t>
      </w:r>
      <w:r w:rsidR="00A36209" w:rsidRPr="00C21754">
        <w:rPr>
          <w:rFonts w:ascii="Arial" w:hAnsi="Arial" w:cs="Arial"/>
          <w:sz w:val="20"/>
          <w:szCs w:val="20"/>
        </w:rPr>
        <w:t>significant</w:t>
      </w:r>
      <w:r w:rsidRPr="00C21754">
        <w:rPr>
          <w:rFonts w:ascii="Arial" w:hAnsi="Arial" w:cs="Arial"/>
          <w:sz w:val="20"/>
          <w:szCs w:val="20"/>
        </w:rPr>
        <w:t xml:space="preserve"> variations in the </w:t>
      </w:r>
      <w:r w:rsidR="00A35F60" w:rsidRPr="00C21754">
        <w:rPr>
          <w:rFonts w:ascii="Arial" w:hAnsi="Arial" w:cs="Arial"/>
          <w:sz w:val="20"/>
          <w:szCs w:val="20"/>
        </w:rPr>
        <w:t xml:space="preserve">daily and </w:t>
      </w:r>
      <w:r w:rsidR="003E18D5" w:rsidRPr="00C21754">
        <w:rPr>
          <w:rFonts w:ascii="Arial" w:hAnsi="Arial" w:cs="Arial"/>
          <w:sz w:val="20"/>
          <w:szCs w:val="20"/>
        </w:rPr>
        <w:t>weekly</w:t>
      </w:r>
      <w:r w:rsidRPr="00C21754">
        <w:rPr>
          <w:rFonts w:ascii="Arial" w:hAnsi="Arial" w:cs="Arial"/>
          <w:sz w:val="20"/>
          <w:szCs w:val="20"/>
        </w:rPr>
        <w:t xml:space="preserve"> </w:t>
      </w:r>
      <w:r w:rsidR="003D0CA7" w:rsidRPr="00C21754">
        <w:rPr>
          <w:rFonts w:ascii="Arial" w:hAnsi="Arial" w:cs="Arial"/>
          <w:sz w:val="20"/>
          <w:szCs w:val="20"/>
        </w:rPr>
        <w:t>admission</w:t>
      </w:r>
      <w:r w:rsidR="003E18D5" w:rsidRPr="00C21754">
        <w:rPr>
          <w:rFonts w:ascii="Arial" w:hAnsi="Arial" w:cs="Arial"/>
          <w:sz w:val="20"/>
          <w:szCs w:val="20"/>
        </w:rPr>
        <w:t xml:space="preserve"> rate ranging from 23% to 52% (See Figure 1A),</w:t>
      </w:r>
      <w:commentRangeStart w:id="30"/>
      <w:commentRangeStart w:id="31"/>
      <w:commentRangeStart w:id="32"/>
      <w:r w:rsidR="004A53F5" w:rsidRPr="00C21754">
        <w:rPr>
          <w:rFonts w:ascii="Arial" w:hAnsi="Arial" w:cs="Arial"/>
          <w:sz w:val="20"/>
          <w:szCs w:val="20"/>
        </w:rPr>
        <w:t xml:space="preserve"> </w:t>
      </w:r>
      <w:commentRangeEnd w:id="30"/>
      <w:r w:rsidR="004F55EE">
        <w:rPr>
          <w:rFonts w:ascii="Arial" w:hAnsi="Arial" w:cs="Arial"/>
          <w:sz w:val="20"/>
          <w:szCs w:val="20"/>
        </w:rPr>
        <w:t>variation are explained by heterogeneous patient traffic at the building and ward scale (Results)</w:t>
      </w:r>
      <w:r w:rsidR="004A53F5" w:rsidRPr="00C21754">
        <w:rPr>
          <w:rStyle w:val="CommentReference"/>
        </w:rPr>
        <w:commentReference w:id="30"/>
      </w:r>
      <w:commentRangeEnd w:id="31"/>
      <w:r w:rsidR="00637920" w:rsidRPr="00C21754">
        <w:rPr>
          <w:rStyle w:val="CommentReference"/>
        </w:rPr>
        <w:commentReference w:id="31"/>
      </w:r>
      <w:commentRangeEnd w:id="32"/>
      <w:r w:rsidR="004F55EE">
        <w:rPr>
          <w:rStyle w:val="CommentReference"/>
        </w:rPr>
        <w:commentReference w:id="32"/>
      </w:r>
      <w:r w:rsidR="00E90E92" w:rsidRPr="00C21754">
        <w:rPr>
          <w:rFonts w:ascii="Arial" w:hAnsi="Arial" w:cs="Arial"/>
          <w:sz w:val="20"/>
          <w:szCs w:val="20"/>
        </w:rPr>
        <w:t>.</w:t>
      </w:r>
      <w:r w:rsidR="00E621AE" w:rsidRPr="00C21754">
        <w:rPr>
          <w:rFonts w:ascii="Arial" w:hAnsi="Arial" w:cs="Arial"/>
          <w:sz w:val="20"/>
          <w:szCs w:val="20"/>
        </w:rPr>
        <w:t xml:space="preserve"> </w:t>
      </w:r>
      <w:r w:rsidRPr="00C21754">
        <w:rPr>
          <w:rFonts w:ascii="Arial" w:hAnsi="Arial" w:cs="Arial"/>
          <w:sz w:val="20"/>
          <w:szCs w:val="20"/>
        </w:rPr>
        <w:t xml:space="preserve">In contrast, communities are closed systems with individuals moving in or out at much lower rates. Second, </w:t>
      </w:r>
      <w:r w:rsidR="001D37D4" w:rsidRPr="00C21754">
        <w:rPr>
          <w:rFonts w:ascii="Arial" w:hAnsi="Arial" w:cs="Arial"/>
          <w:sz w:val="20"/>
          <w:szCs w:val="20"/>
        </w:rPr>
        <w:t xml:space="preserve">as many bacterial species </w:t>
      </w:r>
      <w:r w:rsidR="004460D7" w:rsidRPr="00C21754">
        <w:rPr>
          <w:rFonts w:ascii="Arial" w:hAnsi="Arial" w:cs="Arial"/>
          <w:sz w:val="20"/>
          <w:szCs w:val="20"/>
        </w:rPr>
        <w:t xml:space="preserve">exist </w:t>
      </w:r>
      <w:r w:rsidR="001D37D4" w:rsidRPr="00C21754">
        <w:rPr>
          <w:rFonts w:ascii="Arial" w:hAnsi="Arial" w:cs="Arial"/>
          <w:sz w:val="20"/>
          <w:szCs w:val="20"/>
        </w:rPr>
        <w:t>as commen</w:t>
      </w:r>
      <w:r w:rsidR="00D13FE4" w:rsidRPr="00C21754">
        <w:rPr>
          <w:rFonts w:ascii="Arial" w:hAnsi="Arial" w:cs="Arial"/>
          <w:sz w:val="20"/>
          <w:szCs w:val="20"/>
        </w:rPr>
        <w:t>s</w:t>
      </w:r>
      <w:r w:rsidR="001D37D4" w:rsidRPr="00C21754">
        <w:rPr>
          <w:rFonts w:ascii="Arial" w:hAnsi="Arial" w:cs="Arial"/>
          <w:sz w:val="20"/>
          <w:szCs w:val="20"/>
        </w:rPr>
        <w:t xml:space="preserve">als on the human </w:t>
      </w:r>
      <w:r w:rsidR="00D03447" w:rsidRPr="00C21754">
        <w:rPr>
          <w:rFonts w:ascii="Arial" w:hAnsi="Arial" w:cs="Arial"/>
          <w:sz w:val="20"/>
          <w:szCs w:val="20"/>
        </w:rPr>
        <w:t>hosts'</w:t>
      </w:r>
      <w:r w:rsidR="006F2D38" w:rsidRPr="00C21754">
        <w:rPr>
          <w:rFonts w:ascii="Arial" w:hAnsi="Arial" w:cs="Arial"/>
          <w:sz w:val="20"/>
          <w:szCs w:val="20"/>
        </w:rPr>
        <w:t xml:space="preserve"> </w:t>
      </w:r>
      <w:r w:rsidR="001D37D4" w:rsidRPr="00C21754">
        <w:rPr>
          <w:rFonts w:ascii="Arial" w:hAnsi="Arial" w:cs="Arial"/>
          <w:sz w:val="20"/>
          <w:szCs w:val="20"/>
        </w:rPr>
        <w:t xml:space="preserve"> detection of </w:t>
      </w:r>
      <w:r w:rsidR="00D13FE4" w:rsidRPr="00C21754">
        <w:rPr>
          <w:rFonts w:ascii="Arial" w:hAnsi="Arial" w:cs="Arial"/>
          <w:sz w:val="20"/>
          <w:szCs w:val="20"/>
        </w:rPr>
        <w:t>colonization</w:t>
      </w:r>
      <w:r w:rsidR="001D37D4" w:rsidRPr="00C21754">
        <w:rPr>
          <w:rFonts w:ascii="Arial" w:hAnsi="Arial" w:cs="Arial"/>
          <w:sz w:val="20"/>
          <w:szCs w:val="20"/>
        </w:rPr>
        <w:t xml:space="preserve"> is difficult </w:t>
      </w:r>
      <w:r w:rsidRPr="00C21754">
        <w:rPr>
          <w:rFonts w:ascii="Arial" w:hAnsi="Arial" w:cs="Arial"/>
          <w:sz w:val="20"/>
          <w:szCs w:val="20"/>
        </w:rPr>
        <w:t xml:space="preserve">and differential by body site. Indeed, patients with infections of the bloodstream or lower respiratory tract are more likely to be detected in </w:t>
      </w:r>
      <w:r w:rsidR="00AE77B1" w:rsidRPr="00C21754">
        <w:rPr>
          <w:rFonts w:ascii="Arial" w:hAnsi="Arial" w:cs="Arial"/>
          <w:sz w:val="20"/>
          <w:szCs w:val="20"/>
        </w:rPr>
        <w:t>hospitals</w:t>
      </w:r>
      <w:r w:rsidRPr="00C21754">
        <w:rPr>
          <w:rFonts w:ascii="Arial" w:hAnsi="Arial" w:cs="Arial"/>
          <w:sz w:val="20"/>
          <w:szCs w:val="20"/>
        </w:rPr>
        <w:t xml:space="preserve"> than those colonized at </w:t>
      </w:r>
      <w:r w:rsidR="00C512F9" w:rsidRPr="00C21754">
        <w:rPr>
          <w:rFonts w:ascii="Arial" w:hAnsi="Arial" w:cs="Arial"/>
          <w:sz w:val="20"/>
          <w:szCs w:val="20"/>
        </w:rPr>
        <w:t>other</w:t>
      </w:r>
      <w:r w:rsidRPr="00C21754">
        <w:rPr>
          <w:rFonts w:ascii="Arial" w:hAnsi="Arial" w:cs="Arial"/>
          <w:sz w:val="20"/>
          <w:szCs w:val="20"/>
        </w:rPr>
        <w:t xml:space="preserve"> sites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{"citationID":"aSlHK9vT","properties":{"formattedCitation":"\\super 7,25\\nosupersub{}","plainCitation":"7,25","noteIndex":0},"citationItems":[{"id":130,"uris":["http://zotero.org/users/9551388/items/IUTFA7I6"],"itemData":{"id":130,"type":"article-journal","abstract":"Hospital-acquired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7,25</w:t>
      </w:r>
      <w:r w:rsidRPr="00C21754">
        <w:rPr>
          <w:rFonts w:ascii="Arial" w:hAnsi="Arial" w:cs="Arial"/>
          <w:sz w:val="20"/>
          <w:szCs w:val="20"/>
        </w:rPr>
        <w:fldChar w:fldCharType="end"/>
      </w:r>
      <w:r w:rsidRPr="00C21754">
        <w:rPr>
          <w:rFonts w:ascii="Arial" w:hAnsi="Arial" w:cs="Arial"/>
          <w:sz w:val="20"/>
          <w:szCs w:val="20"/>
        </w:rPr>
        <w:t>. Third, facilities within a single hospital system (e.g., infusion, pediatric, emergency wards</w:t>
      </w:r>
      <w:r w:rsidR="00B20C14" w:rsidRPr="00C21754">
        <w:rPr>
          <w:rFonts w:ascii="Arial" w:hAnsi="Arial" w:cs="Arial"/>
          <w:sz w:val="20"/>
          <w:szCs w:val="20"/>
        </w:rPr>
        <w:t>, surgical</w:t>
      </w:r>
      <w:r w:rsidRPr="00C21754">
        <w:rPr>
          <w:rFonts w:ascii="Arial" w:hAnsi="Arial" w:cs="Arial"/>
          <w:sz w:val="20"/>
          <w:szCs w:val="20"/>
        </w:rPr>
        <w:t xml:space="preserve">, among others) may differ substantially in their control and detection of </w:t>
      </w:r>
      <w:r w:rsidR="00CA7DE0" w:rsidRPr="00C21754">
        <w:rPr>
          <w:rFonts w:ascii="Arial" w:hAnsi="Arial" w:cs="Arial"/>
          <w:sz w:val="20"/>
          <w:szCs w:val="20"/>
        </w:rPr>
        <w:t>microorganisms</w:t>
      </w:r>
      <w:r w:rsidR="00B97B33" w:rsidRPr="00C21754">
        <w:rPr>
          <w:rFonts w:ascii="Arial" w:hAnsi="Arial" w:cs="Arial"/>
          <w:sz w:val="20"/>
          <w:szCs w:val="20"/>
        </w:rPr>
        <w:t xml:space="preserve"> </w:t>
      </w:r>
      <w:r w:rsidR="00997AE0" w:rsidRPr="00C21754">
        <w:rPr>
          <w:rFonts w:ascii="Arial" w:hAnsi="Arial" w:cs="Arial"/>
          <w:sz w:val="20"/>
          <w:szCs w:val="20"/>
        </w:rPr>
        <w:t xml:space="preserve">as well as in the hospital traffic </w:t>
      </w:r>
      <w:r w:rsidR="005069FE" w:rsidRPr="00C21754">
        <w:rPr>
          <w:rFonts w:ascii="Arial" w:hAnsi="Arial" w:cs="Arial"/>
          <w:sz w:val="20"/>
          <w:szCs w:val="20"/>
        </w:rPr>
        <w:t>features</w:t>
      </w:r>
      <w:r w:rsidRPr="00C21754">
        <w:rPr>
          <w:rFonts w:ascii="Arial" w:hAnsi="Arial" w:cs="Arial"/>
          <w:sz w:val="20"/>
          <w:szCs w:val="20"/>
        </w:rPr>
        <w:t>, a complication compounded by</w:t>
      </w:r>
      <w:r w:rsidR="000120EB" w:rsidRPr="00C21754">
        <w:rPr>
          <w:rFonts w:ascii="Arial" w:hAnsi="Arial" w:cs="Arial"/>
          <w:sz w:val="20"/>
          <w:szCs w:val="20"/>
        </w:rPr>
        <w:t xml:space="preserve"> patient</w:t>
      </w:r>
      <w:r w:rsidR="00C9582B" w:rsidRPr="00C21754">
        <w:rPr>
          <w:rFonts w:ascii="Arial" w:hAnsi="Arial" w:cs="Arial"/>
          <w:sz w:val="20"/>
          <w:szCs w:val="20"/>
        </w:rPr>
        <w:t xml:space="preserve"> </w:t>
      </w:r>
      <w:r w:rsidRPr="00C21754">
        <w:rPr>
          <w:rFonts w:ascii="Arial" w:hAnsi="Arial" w:cs="Arial"/>
          <w:sz w:val="20"/>
          <w:szCs w:val="20"/>
        </w:rPr>
        <w:t>transfers between wards and hospital</w:t>
      </w:r>
      <w:r w:rsidR="00707155" w:rsidRPr="00C21754">
        <w:rPr>
          <w:rFonts w:ascii="Arial" w:hAnsi="Arial" w:cs="Arial"/>
          <w:sz w:val="20"/>
          <w:szCs w:val="20"/>
        </w:rPr>
        <w:t xml:space="preserve"> buildings</w:t>
      </w:r>
      <w:r w:rsidR="00884D5F" w:rsidRPr="00C21754">
        <w:rPr>
          <w:rFonts w:ascii="Arial" w:hAnsi="Arial" w:cs="Arial"/>
          <w:sz w:val="20"/>
          <w:szCs w:val="20"/>
        </w:rPr>
        <w:t xml:space="preserve"> </w:t>
      </w:r>
      <w:r w:rsidR="00EE1F7C" w:rsidRPr="00C21754">
        <w:rPr>
          <w:rFonts w:ascii="Arial" w:hAnsi="Arial" w:cs="Arial"/>
          <w:sz w:val="20"/>
          <w:szCs w:val="20"/>
        </w:rPr>
        <w:t>(see</w:t>
      </w:r>
      <w:r w:rsidR="00707155" w:rsidRPr="00C21754">
        <w:rPr>
          <w:rFonts w:ascii="Arial" w:hAnsi="Arial" w:cs="Arial"/>
          <w:sz w:val="20"/>
          <w:szCs w:val="20"/>
        </w:rPr>
        <w:t xml:space="preserve"> SI</w:t>
      </w:r>
      <w:r w:rsidR="00EE1F7C" w:rsidRPr="00C21754">
        <w:rPr>
          <w:rFonts w:ascii="Arial" w:hAnsi="Arial" w:cs="Arial"/>
          <w:sz w:val="20"/>
          <w:szCs w:val="20"/>
        </w:rPr>
        <w:t xml:space="preserve"> Figure S</w:t>
      </w:r>
      <w:r w:rsidR="00707155" w:rsidRPr="00C21754">
        <w:rPr>
          <w:rFonts w:ascii="Arial" w:hAnsi="Arial" w:cs="Arial"/>
          <w:sz w:val="20"/>
          <w:szCs w:val="20"/>
        </w:rPr>
        <w:t>5</w:t>
      </w:r>
      <w:r w:rsidR="00DE19F5" w:rsidRPr="00C21754">
        <w:rPr>
          <w:rFonts w:ascii="Arial" w:hAnsi="Arial" w:cs="Arial"/>
          <w:sz w:val="20"/>
          <w:szCs w:val="20"/>
        </w:rPr>
        <w:t xml:space="preserve"> for the patient transfer matrix at both spatial scales</w:t>
      </w:r>
      <w:r w:rsidR="00EE1F7C" w:rsidRPr="00C21754">
        <w:rPr>
          <w:rFonts w:ascii="Arial" w:hAnsi="Arial" w:cs="Arial"/>
          <w:sz w:val="20"/>
          <w:szCs w:val="20"/>
        </w:rPr>
        <w:t>)</w:t>
      </w:r>
      <w:r w:rsidR="00DA367F" w:rsidRPr="00C21754">
        <w:rPr>
          <w:rFonts w:ascii="Arial" w:hAnsi="Arial" w:cs="Arial"/>
          <w:sz w:val="20"/>
          <w:szCs w:val="20"/>
        </w:rPr>
        <w:t xml:space="preserve">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{"citationID":"igZ21RXh","properties":{"formattedCitation":"\\super 26,27\\nosupersub{}","plainCitation":"26,27","noteIndex":0},"citationItems":[{"id":144,"uris":["http://zotero.org/users/9551388/items/4Z8P8X96"],"itemData":{"id":144,"type":"article-journal","abstract":"The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26,27</w:t>
      </w:r>
      <w:r w:rsidRPr="00C21754">
        <w:rPr>
          <w:rFonts w:ascii="Arial" w:hAnsi="Arial" w:cs="Arial"/>
          <w:sz w:val="20"/>
          <w:szCs w:val="20"/>
        </w:rPr>
        <w:fldChar w:fldCharType="end"/>
      </w:r>
      <w:r w:rsidRPr="00C21754">
        <w:rPr>
          <w:rFonts w:ascii="Arial" w:hAnsi="Arial" w:cs="Arial"/>
          <w:sz w:val="20"/>
          <w:szCs w:val="20"/>
        </w:rPr>
        <w:t>. Fourth, a lack of observational data for</w:t>
      </w:r>
      <w:r w:rsidR="009D326C" w:rsidRPr="00C21754">
        <w:rPr>
          <w:rFonts w:ascii="Arial" w:hAnsi="Arial" w:cs="Arial"/>
          <w:sz w:val="20"/>
          <w:szCs w:val="20"/>
        </w:rPr>
        <w:t xml:space="preserve"> </w:t>
      </w:r>
      <w:r w:rsidR="005F23B0" w:rsidRPr="00C21754">
        <w:rPr>
          <w:rFonts w:ascii="Arial" w:hAnsi="Arial" w:cs="Arial"/>
          <w:sz w:val="20"/>
          <w:szCs w:val="20"/>
        </w:rPr>
        <w:t>communit</w:t>
      </w:r>
      <w:r w:rsidR="009725B1" w:rsidRPr="00C21754">
        <w:rPr>
          <w:rFonts w:ascii="Arial" w:hAnsi="Arial" w:cs="Arial"/>
          <w:sz w:val="20"/>
          <w:szCs w:val="20"/>
        </w:rPr>
        <w:t>ies</w:t>
      </w:r>
      <w:r w:rsidR="005F23B0" w:rsidRPr="00C21754">
        <w:rPr>
          <w:rFonts w:ascii="Arial" w:hAnsi="Arial" w:cs="Arial"/>
          <w:sz w:val="20"/>
          <w:szCs w:val="20"/>
        </w:rPr>
        <w:t xml:space="preserve"> of </w:t>
      </w:r>
      <w:r w:rsidR="00271336" w:rsidRPr="00C21754">
        <w:rPr>
          <w:rFonts w:ascii="Arial" w:hAnsi="Arial" w:cs="Arial"/>
          <w:sz w:val="20"/>
          <w:szCs w:val="20"/>
        </w:rPr>
        <w:t>microorganisms</w:t>
      </w:r>
      <w:r w:rsidR="005F23B0" w:rsidRPr="00C21754">
        <w:rPr>
          <w:rFonts w:ascii="Arial" w:hAnsi="Arial" w:cs="Arial"/>
          <w:sz w:val="20"/>
          <w:szCs w:val="20"/>
        </w:rPr>
        <w:t xml:space="preserve"> </w:t>
      </w:r>
      <w:r w:rsidR="005F23B0" w:rsidRPr="00C21754">
        <w:rPr>
          <w:rFonts w:ascii="Arial" w:hAnsi="Arial" w:cs="Arial"/>
          <w:sz w:val="20"/>
          <w:szCs w:val="20"/>
        </w:rPr>
        <w:lastRenderedPageBreak/>
        <w:t xml:space="preserve">spreading among patients and the </w:t>
      </w:r>
      <w:r w:rsidR="006A7251" w:rsidRPr="00C21754">
        <w:rPr>
          <w:rFonts w:ascii="Arial" w:hAnsi="Arial" w:cs="Arial"/>
          <w:sz w:val="20"/>
          <w:szCs w:val="20"/>
        </w:rPr>
        <w:t>environment</w:t>
      </w:r>
      <w:r w:rsidR="00271336" w:rsidRPr="00C21754">
        <w:rPr>
          <w:rFonts w:ascii="Arial" w:hAnsi="Arial" w:cs="Arial"/>
          <w:sz w:val="20"/>
          <w:szCs w:val="20"/>
        </w:rPr>
        <w:t xml:space="preserve"> </w:t>
      </w:r>
      <w:r w:rsidRPr="00C21754">
        <w:rPr>
          <w:rFonts w:ascii="Arial" w:hAnsi="Arial" w:cs="Arial"/>
          <w:sz w:val="20"/>
          <w:szCs w:val="20"/>
        </w:rPr>
        <w:t xml:space="preserve">in the same hospital system often imposes further challenges in comparing </w:t>
      </w:r>
      <w:r w:rsidR="00635F45" w:rsidRPr="00C21754">
        <w:rPr>
          <w:rFonts w:ascii="Arial" w:hAnsi="Arial" w:cs="Arial"/>
          <w:sz w:val="20"/>
          <w:szCs w:val="20"/>
        </w:rPr>
        <w:t>its</w:t>
      </w:r>
      <w:r w:rsidR="00341689" w:rsidRPr="00C21754">
        <w:rPr>
          <w:rFonts w:ascii="Arial" w:hAnsi="Arial" w:cs="Arial"/>
          <w:sz w:val="20"/>
          <w:szCs w:val="20"/>
        </w:rPr>
        <w:t xml:space="preserve"> </w:t>
      </w:r>
      <w:r w:rsidRPr="00C21754">
        <w:rPr>
          <w:rFonts w:ascii="Arial" w:hAnsi="Arial" w:cs="Arial"/>
          <w:sz w:val="20"/>
          <w:szCs w:val="20"/>
        </w:rPr>
        <w:t>epidemiological features</w:t>
      </w:r>
      <w:r w:rsidR="00341689" w:rsidRPr="00C21754">
        <w:rPr>
          <w:rFonts w:ascii="Arial" w:hAnsi="Arial" w:cs="Arial"/>
          <w:sz w:val="20"/>
          <w:szCs w:val="20"/>
        </w:rPr>
        <w:t>.</w:t>
      </w:r>
      <w:r w:rsidR="00DA37E2" w:rsidRPr="00E9528B">
        <w:rPr>
          <w:rFonts w:ascii="Arial" w:hAnsi="Arial" w:cs="Arial"/>
          <w:sz w:val="20"/>
          <w:szCs w:val="20"/>
        </w:rPr>
        <w:t xml:space="preserve"> Lastly, the emergence of strains</w:t>
      </w:r>
      <w:r w:rsidR="004A6006">
        <w:rPr>
          <w:rFonts w:ascii="Arial" w:hAnsi="Arial" w:cs="Arial"/>
          <w:sz w:val="20"/>
          <w:szCs w:val="20"/>
        </w:rPr>
        <w:t xml:space="preserve"> with different genetic </w:t>
      </w:r>
      <w:r w:rsidR="00513E53">
        <w:rPr>
          <w:rFonts w:ascii="Arial" w:hAnsi="Arial" w:cs="Arial"/>
          <w:sz w:val="20"/>
          <w:szCs w:val="20"/>
        </w:rPr>
        <w:t>backgrounds</w:t>
      </w:r>
      <w:r w:rsidR="00DA37E2" w:rsidRPr="00E9528B">
        <w:rPr>
          <w:rFonts w:ascii="Arial" w:hAnsi="Arial" w:cs="Arial"/>
          <w:sz w:val="20"/>
          <w:szCs w:val="20"/>
        </w:rPr>
        <w:t xml:space="preserve"> that were once confined to hospital circulation such as</w:t>
      </w:r>
      <w:r w:rsidR="00635F45" w:rsidRPr="00E9528B">
        <w:rPr>
          <w:rFonts w:ascii="Arial" w:hAnsi="Arial" w:cs="Arial"/>
          <w:sz w:val="20"/>
          <w:szCs w:val="20"/>
        </w:rPr>
        <w:t xml:space="preserve"> CA-MRSA clone-USA300 in the United States with enhanced features compared to HA-MRSA </w:t>
      </w:r>
      <w:r w:rsidR="004A6006">
        <w:rPr>
          <w:rFonts w:ascii="Arial" w:hAnsi="Arial" w:cs="Arial"/>
          <w:sz w:val="20"/>
          <w:szCs w:val="20"/>
        </w:rPr>
        <w:t xml:space="preserve">makes epidemiology in </w:t>
      </w:r>
      <w:r w:rsidR="00EA6323">
        <w:rPr>
          <w:rFonts w:ascii="Arial" w:hAnsi="Arial" w:cs="Arial"/>
          <w:sz w:val="20"/>
          <w:szCs w:val="20"/>
        </w:rPr>
        <w:t xml:space="preserve">communities and healthcare </w:t>
      </w:r>
      <w:r w:rsidR="004A6006">
        <w:rPr>
          <w:rFonts w:ascii="Arial" w:hAnsi="Arial" w:cs="Arial"/>
          <w:sz w:val="20"/>
          <w:szCs w:val="20"/>
        </w:rPr>
        <w:t>settings different</w:t>
      </w:r>
      <w:r w:rsidR="003805F6" w:rsidRPr="00E9528B">
        <w:rPr>
          <w:rFonts w:ascii="Arial" w:hAnsi="Arial" w:cs="Arial"/>
          <w:sz w:val="20"/>
          <w:szCs w:val="20"/>
        </w:rPr>
        <w:t xml:space="preserve"> </w:t>
      </w:r>
      <w:r w:rsidR="00635F45" w:rsidRPr="00E9528B">
        <w:rPr>
          <w:rFonts w:ascii="Arial" w:hAnsi="Arial" w:cs="Arial"/>
          <w:sz w:val="20"/>
          <w:szCs w:val="20"/>
        </w:rPr>
        <w:fldChar w:fldCharType="begin"/>
      </w:r>
      <w:r w:rsidR="00DC481C">
        <w:rPr>
          <w:rFonts w:ascii="Arial" w:hAnsi="Arial" w:cs="Arial"/>
          <w:sz w:val="20"/>
          <w:szCs w:val="20"/>
        </w:rPr>
        <w:instrText xml:space="preserve"> ADDIN ZOTERO_ITEM CSL_CITATION {"citationID":"a15q1fac560","properties":{"formattedCitation":"\\super 8,25\\nosupersub{}","plainCitation":"8,25","noteIndex":0},"citationItems":[{"id":909,"uris":["http://zotero.org/users/9551388/items/92WNR89D"],"itemData":{"id":909,"type":"article-journal","abstract":"Methicillin-resistant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R."}],"issued":{"date-parts":[["2013",2,28]]}},"label":"page"},{"id":139,"uris":["http://zotero.org/users/9551388/items/8YH6PN76"],"itemData":{"id":139,"type":"article-journal","abstract":"Staphylococcus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635F45" w:rsidRPr="00E9528B">
        <w:rPr>
          <w:rFonts w:ascii="Arial" w:hAnsi="Arial" w:cs="Arial"/>
          <w:sz w:val="20"/>
          <w:szCs w:val="20"/>
        </w:rPr>
        <w:fldChar w:fldCharType="separate"/>
      </w:r>
      <w:r w:rsidR="00DC481C" w:rsidRPr="00DC481C">
        <w:rPr>
          <w:rFonts w:ascii="Arial" w:hAnsi="Arial" w:cs="Arial"/>
          <w:sz w:val="20"/>
          <w:vertAlign w:val="superscript"/>
          <w:lang w:val="en-GB"/>
        </w:rPr>
        <w:t>8,25</w:t>
      </w:r>
      <w:r w:rsidR="00635F45" w:rsidRPr="00E9528B">
        <w:rPr>
          <w:rFonts w:ascii="Arial" w:hAnsi="Arial" w:cs="Arial"/>
          <w:sz w:val="20"/>
          <w:szCs w:val="20"/>
        </w:rPr>
        <w:fldChar w:fldCharType="end"/>
      </w:r>
      <w:commentRangeStart w:id="33"/>
      <w:commentRangeStart w:id="34"/>
      <w:commentRangeStart w:id="35"/>
      <w:r w:rsidR="004A53F5" w:rsidRPr="00E9528B">
        <w:rPr>
          <w:rFonts w:ascii="Arial" w:hAnsi="Arial" w:cs="Arial"/>
          <w:sz w:val="20"/>
          <w:szCs w:val="20"/>
        </w:rPr>
        <w:t>.</w:t>
      </w:r>
      <w:commentRangeEnd w:id="33"/>
      <w:r w:rsidR="004A53F5" w:rsidRPr="00C21754">
        <w:rPr>
          <w:rStyle w:val="CommentReference"/>
        </w:rPr>
        <w:commentReference w:id="33"/>
      </w:r>
      <w:commentRangeEnd w:id="34"/>
      <w:r w:rsidR="008D0983" w:rsidRPr="00C21754">
        <w:rPr>
          <w:rStyle w:val="CommentReference"/>
        </w:rPr>
        <w:commentReference w:id="34"/>
      </w:r>
      <w:commentRangeEnd w:id="35"/>
      <w:r w:rsidR="00EF2435">
        <w:rPr>
          <w:rStyle w:val="CommentReference"/>
        </w:rPr>
        <w:commentReference w:id="35"/>
      </w:r>
    </w:p>
    <w:p w14:paraId="6E2096DB" w14:textId="77777777" w:rsidR="00BD2D9C" w:rsidRPr="00C21754" w:rsidRDefault="00BD2D9C" w:rsidP="00C7620C">
      <w:pPr>
        <w:jc w:val="both"/>
        <w:rPr>
          <w:rFonts w:ascii="Arial" w:hAnsi="Arial" w:cs="Arial"/>
          <w:sz w:val="20"/>
          <w:szCs w:val="20"/>
        </w:rPr>
      </w:pPr>
    </w:p>
    <w:p w14:paraId="698BE143" w14:textId="0AFDA3E6" w:rsidR="00AB617B" w:rsidRDefault="005E4095" w:rsidP="00C7620C">
      <w:pPr>
        <w:jc w:val="both"/>
        <w:rPr>
          <w:rFonts w:ascii="Arial" w:hAnsi="Arial" w:cs="Arial"/>
          <w:color w:val="000000"/>
          <w:sz w:val="20"/>
          <w:szCs w:val="20"/>
        </w:rPr>
      </w:pPr>
      <w:r w:rsidRPr="00C21754">
        <w:rPr>
          <w:rFonts w:ascii="Arial" w:hAnsi="Arial" w:cs="Arial"/>
          <w:sz w:val="20"/>
          <w:szCs w:val="20"/>
        </w:rPr>
        <w:t xml:space="preserve">In this study, we use </w:t>
      </w:r>
      <w:r w:rsidR="00D4740B" w:rsidRPr="00C21754">
        <w:rPr>
          <w:rFonts w:ascii="Arial" w:hAnsi="Arial" w:cs="Arial"/>
          <w:sz w:val="20"/>
          <w:szCs w:val="20"/>
        </w:rPr>
        <w:t xml:space="preserve">a </w:t>
      </w:r>
      <w:r w:rsidR="00C7084A" w:rsidRPr="00C21754">
        <w:rPr>
          <w:rFonts w:ascii="Arial" w:hAnsi="Arial" w:cs="Arial"/>
          <w:sz w:val="20"/>
          <w:szCs w:val="20"/>
        </w:rPr>
        <w:t xml:space="preserve">process </w:t>
      </w:r>
      <w:r w:rsidRPr="00C21754">
        <w:rPr>
          <w:rFonts w:ascii="Arial" w:hAnsi="Arial" w:cs="Arial"/>
          <w:sz w:val="20"/>
          <w:szCs w:val="20"/>
        </w:rPr>
        <w:t xml:space="preserve">agent-based model (ABM) and </w:t>
      </w:r>
      <w:r w:rsidR="00AD67B1" w:rsidRPr="00E9528B">
        <w:rPr>
          <w:rFonts w:ascii="Arial" w:hAnsi="Arial" w:cs="Arial"/>
          <w:sz w:val="20"/>
          <w:szCs w:val="20"/>
        </w:rPr>
        <w:t>patient</w:t>
      </w:r>
      <w:r w:rsidRPr="00C21754">
        <w:rPr>
          <w:rFonts w:ascii="Arial" w:hAnsi="Arial" w:cs="Arial"/>
          <w:sz w:val="20"/>
          <w:szCs w:val="20"/>
        </w:rPr>
        <w:t xml:space="preserve"> </w:t>
      </w:r>
      <w:r w:rsidR="00AD67B1" w:rsidRPr="00E9528B">
        <w:rPr>
          <w:rFonts w:ascii="Arial" w:hAnsi="Arial" w:cs="Arial"/>
          <w:sz w:val="20"/>
          <w:szCs w:val="20"/>
        </w:rPr>
        <w:t>clinical culture</w:t>
      </w:r>
      <w:r w:rsidRPr="00C21754">
        <w:rPr>
          <w:rFonts w:ascii="Arial" w:hAnsi="Arial" w:cs="Arial"/>
          <w:sz w:val="20"/>
          <w:szCs w:val="20"/>
        </w:rPr>
        <w:t xml:space="preserve"> data for </w:t>
      </w:r>
      <w:r w:rsidR="00341689" w:rsidRPr="00C21754">
        <w:rPr>
          <w:rFonts w:ascii="Arial" w:hAnsi="Arial" w:cs="Arial"/>
          <w:sz w:val="20"/>
          <w:szCs w:val="20"/>
        </w:rPr>
        <w:t xml:space="preserve">seven </w:t>
      </w:r>
      <w:r w:rsidRPr="00C21754">
        <w:rPr>
          <w:rFonts w:ascii="Arial" w:hAnsi="Arial" w:cs="Arial"/>
          <w:sz w:val="20"/>
          <w:szCs w:val="20"/>
        </w:rPr>
        <w:t xml:space="preserve">prevalent </w:t>
      </w:r>
      <w:r w:rsidR="006649E3" w:rsidRPr="00C21754">
        <w:rPr>
          <w:rFonts w:ascii="Arial" w:hAnsi="Arial" w:cs="Arial"/>
          <w:sz w:val="20"/>
          <w:szCs w:val="20"/>
        </w:rPr>
        <w:t xml:space="preserve">pathogenic </w:t>
      </w:r>
      <w:r w:rsidR="00341689" w:rsidRPr="00C21754">
        <w:rPr>
          <w:rFonts w:ascii="Arial" w:hAnsi="Arial" w:cs="Arial"/>
          <w:sz w:val="20"/>
          <w:szCs w:val="20"/>
        </w:rPr>
        <w:t xml:space="preserve">bacterial </w:t>
      </w:r>
      <w:r w:rsidR="00925FE4" w:rsidRPr="00C21754">
        <w:rPr>
          <w:rFonts w:ascii="Arial" w:hAnsi="Arial" w:cs="Arial"/>
          <w:sz w:val="20"/>
          <w:szCs w:val="20"/>
        </w:rPr>
        <w:t>species</w:t>
      </w:r>
      <w:r w:rsidR="00A3144C" w:rsidRPr="00C21754">
        <w:rPr>
          <w:rFonts w:ascii="Arial" w:hAnsi="Arial" w:cs="Arial"/>
          <w:sz w:val="20"/>
          <w:szCs w:val="20"/>
        </w:rPr>
        <w:t xml:space="preserve"> </w:t>
      </w:r>
      <w:r w:rsidRPr="00C21754">
        <w:rPr>
          <w:rFonts w:ascii="Arial" w:hAnsi="Arial" w:cs="Arial"/>
          <w:sz w:val="20"/>
          <w:szCs w:val="20"/>
        </w:rPr>
        <w:t>collected</w:t>
      </w:r>
      <w:r w:rsidRPr="00C21754">
        <w:t xml:space="preserve"> </w:t>
      </w:r>
      <w:r w:rsidR="00271336" w:rsidRPr="00C21754">
        <w:rPr>
          <w:rFonts w:ascii="Arial" w:hAnsi="Arial" w:cs="Arial"/>
          <w:sz w:val="20"/>
          <w:szCs w:val="20"/>
        </w:rPr>
        <w:t xml:space="preserve">in </w:t>
      </w:r>
      <w:r w:rsidRPr="00C21754">
        <w:rPr>
          <w:rFonts w:ascii="Arial" w:hAnsi="Arial" w:cs="Arial"/>
          <w:sz w:val="20"/>
          <w:szCs w:val="20"/>
        </w:rPr>
        <w:t xml:space="preserve">a major New York City (NYC) hospital system to address these challenges. The </w:t>
      </w:r>
      <w:r w:rsidR="007C2D8A" w:rsidRPr="00C21754">
        <w:rPr>
          <w:rFonts w:ascii="Arial" w:hAnsi="Arial" w:cs="Arial"/>
          <w:sz w:val="20"/>
          <w:szCs w:val="20"/>
        </w:rPr>
        <w:t>ABM</w:t>
      </w:r>
      <w:r w:rsidRPr="00C21754">
        <w:rPr>
          <w:rFonts w:ascii="Arial" w:hAnsi="Arial" w:cs="Arial"/>
          <w:sz w:val="20"/>
          <w:szCs w:val="20"/>
        </w:rPr>
        <w:t xml:space="preserve"> is informed by real-world patient movement in the hospital system and incorporates importation of </w:t>
      </w:r>
      <w:r w:rsidR="00271336" w:rsidRPr="00C21754">
        <w:rPr>
          <w:rFonts w:ascii="Arial" w:hAnsi="Arial" w:cs="Arial"/>
          <w:sz w:val="20"/>
          <w:szCs w:val="20"/>
        </w:rPr>
        <w:t xml:space="preserve">microorganisms </w:t>
      </w:r>
      <w:r w:rsidRPr="00C21754">
        <w:rPr>
          <w:rFonts w:ascii="Arial" w:hAnsi="Arial" w:cs="Arial"/>
          <w:sz w:val="20"/>
          <w:szCs w:val="20"/>
        </w:rPr>
        <w:t xml:space="preserve">from the community, </w:t>
      </w:r>
      <w:r w:rsidR="00B16C08" w:rsidRPr="00C21754">
        <w:rPr>
          <w:rFonts w:ascii="Arial" w:hAnsi="Arial" w:cs="Arial"/>
          <w:sz w:val="20"/>
          <w:szCs w:val="20"/>
        </w:rPr>
        <w:t>nosocomial</w:t>
      </w:r>
      <w:r w:rsidRPr="00C21754">
        <w:rPr>
          <w:rFonts w:ascii="Arial" w:hAnsi="Arial" w:cs="Arial"/>
          <w:sz w:val="20"/>
          <w:szCs w:val="20"/>
        </w:rPr>
        <w:t xml:space="preserve"> transmission</w:t>
      </w:r>
      <w:r w:rsidR="00DC6814">
        <w:rPr>
          <w:rFonts w:ascii="Arial" w:hAnsi="Arial" w:cs="Arial"/>
          <w:sz w:val="20"/>
          <w:szCs w:val="20"/>
        </w:rPr>
        <w:t xml:space="preserve">, </w:t>
      </w:r>
      <w:r w:rsidR="00DC6814" w:rsidRPr="00C21754">
        <w:rPr>
          <w:rFonts w:ascii="Arial" w:hAnsi="Arial" w:cs="Arial"/>
          <w:sz w:val="20"/>
          <w:szCs w:val="20"/>
        </w:rPr>
        <w:t>decolonization via host clearance</w:t>
      </w:r>
      <w:r w:rsidR="00DC6814">
        <w:rPr>
          <w:rFonts w:ascii="Arial" w:hAnsi="Arial" w:cs="Arial"/>
          <w:sz w:val="20"/>
          <w:szCs w:val="20"/>
        </w:rPr>
        <w:t xml:space="preserve"> and</w:t>
      </w:r>
      <w:r w:rsidR="00E621AE" w:rsidRPr="00C21754">
        <w:rPr>
          <w:rFonts w:ascii="Arial" w:hAnsi="Arial" w:cs="Arial"/>
          <w:sz w:val="20"/>
          <w:szCs w:val="20"/>
        </w:rPr>
        <w:t xml:space="preserve"> </w:t>
      </w:r>
      <w:r w:rsidRPr="00C21754">
        <w:rPr>
          <w:rFonts w:ascii="Arial" w:hAnsi="Arial" w:cs="Arial"/>
          <w:sz w:val="20"/>
          <w:szCs w:val="20"/>
        </w:rPr>
        <w:t xml:space="preserve">patient transfer across hospital wards. To account for the heterogeneity of testing frequency and </w:t>
      </w:r>
      <w:r w:rsidR="00271336" w:rsidRPr="00C21754">
        <w:rPr>
          <w:rFonts w:ascii="Arial" w:hAnsi="Arial" w:cs="Arial"/>
          <w:sz w:val="20"/>
          <w:szCs w:val="20"/>
        </w:rPr>
        <w:t xml:space="preserve">microorganism </w:t>
      </w:r>
      <w:r w:rsidRPr="00C21754">
        <w:rPr>
          <w:rFonts w:ascii="Arial" w:hAnsi="Arial" w:cs="Arial"/>
          <w:sz w:val="20"/>
          <w:szCs w:val="20"/>
        </w:rPr>
        <w:t>prevalence among facilities, we use</w:t>
      </w:r>
      <w:r w:rsidR="009F166D" w:rsidRPr="00C21754">
        <w:rPr>
          <w:rFonts w:ascii="Arial" w:hAnsi="Arial" w:cs="Arial"/>
          <w:sz w:val="20"/>
          <w:szCs w:val="20"/>
        </w:rPr>
        <w:t>d</w:t>
      </w:r>
      <w:r w:rsidRPr="00C21754">
        <w:rPr>
          <w:rFonts w:ascii="Arial" w:hAnsi="Arial" w:cs="Arial"/>
          <w:sz w:val="20"/>
          <w:szCs w:val="20"/>
        </w:rPr>
        <w:t xml:space="preserve"> clinical testing records to design </w:t>
      </w:r>
      <w:r w:rsidR="00772B93" w:rsidRPr="00C21754">
        <w:rPr>
          <w:rFonts w:ascii="Arial" w:hAnsi="Arial" w:cs="Arial"/>
          <w:sz w:val="20"/>
          <w:szCs w:val="20"/>
        </w:rPr>
        <w:t>a patient-level</w:t>
      </w:r>
      <w:r w:rsidRPr="00C21754">
        <w:rPr>
          <w:rFonts w:ascii="Arial" w:hAnsi="Arial" w:cs="Arial"/>
          <w:sz w:val="20"/>
          <w:szCs w:val="20"/>
        </w:rPr>
        <w:t xml:space="preserve"> observational model that mimics the detection of </w:t>
      </w:r>
      <w:r w:rsidR="00271336" w:rsidRPr="00C21754">
        <w:rPr>
          <w:rFonts w:ascii="Arial" w:hAnsi="Arial" w:cs="Arial"/>
          <w:sz w:val="20"/>
          <w:szCs w:val="20"/>
        </w:rPr>
        <w:t xml:space="preserve">microorganisms </w:t>
      </w:r>
      <w:r w:rsidRPr="00C21754">
        <w:rPr>
          <w:rFonts w:ascii="Arial" w:hAnsi="Arial" w:cs="Arial"/>
          <w:sz w:val="20"/>
          <w:szCs w:val="20"/>
        </w:rPr>
        <w:t>in hospitals</w:t>
      </w:r>
      <w:r w:rsidR="00024B0E">
        <w:rPr>
          <w:rFonts w:ascii="Arial" w:hAnsi="Arial" w:cs="Arial"/>
          <w:sz w:val="20"/>
          <w:szCs w:val="20"/>
        </w:rPr>
        <w:t>. W</w:t>
      </w:r>
      <w:r w:rsidR="00E00E29" w:rsidRPr="00C21754">
        <w:rPr>
          <w:rFonts w:ascii="Arial" w:hAnsi="Arial" w:cs="Arial"/>
          <w:sz w:val="20"/>
          <w:szCs w:val="20"/>
        </w:rPr>
        <w:t xml:space="preserve">e </w:t>
      </w:r>
      <w:r w:rsidR="00024B0E">
        <w:rPr>
          <w:rFonts w:ascii="Arial" w:hAnsi="Arial" w:cs="Arial"/>
          <w:sz w:val="20"/>
          <w:szCs w:val="20"/>
        </w:rPr>
        <w:t>fix</w:t>
      </w:r>
      <w:r w:rsidR="00024B0E" w:rsidRPr="00C21754">
        <w:rPr>
          <w:rFonts w:ascii="Arial" w:hAnsi="Arial" w:cs="Arial"/>
          <w:sz w:val="20"/>
          <w:szCs w:val="20"/>
        </w:rPr>
        <w:t xml:space="preserve"> </w:t>
      </w:r>
      <w:r w:rsidR="00E00E29" w:rsidRPr="00C21754">
        <w:rPr>
          <w:rFonts w:ascii="Arial" w:hAnsi="Arial" w:cs="Arial"/>
          <w:sz w:val="20"/>
          <w:szCs w:val="20"/>
        </w:rPr>
        <w:t xml:space="preserve">the importation rates </w:t>
      </w:r>
      <w:r w:rsidR="00D953C5">
        <w:rPr>
          <w:rFonts w:ascii="Arial" w:hAnsi="Arial" w:cs="Arial"/>
          <w:sz w:val="20"/>
          <w:szCs w:val="20"/>
        </w:rPr>
        <w:t xml:space="preserve">by </w:t>
      </w:r>
      <w:r w:rsidR="00E00E29" w:rsidRPr="00C21754">
        <w:rPr>
          <w:rFonts w:ascii="Arial" w:hAnsi="Arial" w:cs="Arial"/>
          <w:sz w:val="20"/>
          <w:szCs w:val="20"/>
        </w:rPr>
        <w:t>surveying the literature and estimate nosocomial transmission and the likelihood of detection given carriage upon testing.</w:t>
      </w:r>
      <w:r w:rsidR="00AB617B">
        <w:rPr>
          <w:rFonts w:ascii="Arial" w:hAnsi="Arial" w:cs="Arial"/>
          <w:sz w:val="20"/>
          <w:szCs w:val="20"/>
        </w:rPr>
        <w:t xml:space="preserve"> </w:t>
      </w:r>
      <w:r w:rsidR="00AB617B" w:rsidRPr="00C21754">
        <w:rPr>
          <w:rFonts w:ascii="Arial" w:hAnsi="Arial" w:cs="Arial"/>
          <w:sz w:val="20"/>
          <w:szCs w:val="20"/>
        </w:rPr>
        <w:t xml:space="preserve">We couple the ABM with a Bayesian inference algorithm, </w:t>
      </w:r>
      <w:r w:rsidR="004A137D">
        <w:rPr>
          <w:rFonts w:ascii="Arial" w:hAnsi="Arial" w:cs="Arial"/>
          <w:sz w:val="20"/>
          <w:szCs w:val="20"/>
        </w:rPr>
        <w:t xml:space="preserve">and </w:t>
      </w:r>
      <w:r w:rsidR="00AB617B" w:rsidRPr="00C21754">
        <w:rPr>
          <w:rFonts w:ascii="Arial" w:hAnsi="Arial" w:cs="Arial"/>
          <w:sz w:val="20"/>
          <w:szCs w:val="20"/>
        </w:rPr>
        <w:t xml:space="preserve">validate the system against </w:t>
      </w:r>
      <w:r w:rsidR="00AB617B" w:rsidRPr="00E9528B">
        <w:rPr>
          <w:rFonts w:ascii="Arial" w:hAnsi="Arial" w:cs="Arial"/>
          <w:sz w:val="20"/>
          <w:szCs w:val="20"/>
        </w:rPr>
        <w:t>simulated data</w:t>
      </w:r>
      <w:r w:rsidR="00024B0E">
        <w:rPr>
          <w:rFonts w:ascii="Arial" w:hAnsi="Arial" w:cs="Arial"/>
          <w:sz w:val="20"/>
          <w:szCs w:val="20"/>
        </w:rPr>
        <w:t>.</w:t>
      </w:r>
      <w:r w:rsidR="00AB617B" w:rsidRPr="00C21754">
        <w:rPr>
          <w:rFonts w:ascii="Arial" w:hAnsi="Arial" w:cs="Arial"/>
          <w:sz w:val="20"/>
          <w:szCs w:val="20"/>
        </w:rPr>
        <w:t xml:space="preserve"> </w:t>
      </w:r>
      <w:r w:rsidR="00024B0E">
        <w:rPr>
          <w:rFonts w:ascii="Arial" w:hAnsi="Arial" w:cs="Arial"/>
          <w:sz w:val="20"/>
          <w:szCs w:val="20"/>
        </w:rPr>
        <w:t xml:space="preserve">We </w:t>
      </w:r>
      <w:r w:rsidR="00AB617B" w:rsidRPr="00C21754">
        <w:rPr>
          <w:rFonts w:ascii="Arial" w:hAnsi="Arial" w:cs="Arial"/>
          <w:sz w:val="20"/>
          <w:szCs w:val="20"/>
        </w:rPr>
        <w:t xml:space="preserve">estimate the likelihood of detection given carriage and nosocomial transmission rates for the eight </w:t>
      </w:r>
      <w:r w:rsidR="00AB617B" w:rsidRPr="00E9528B">
        <w:rPr>
          <w:rFonts w:ascii="Arial" w:hAnsi="Arial" w:cs="Arial"/>
          <w:sz w:val="20"/>
          <w:szCs w:val="20"/>
        </w:rPr>
        <w:t>pathogenic bacteria</w:t>
      </w:r>
      <w:r w:rsidR="00AB617B" w:rsidRPr="00C21754">
        <w:rPr>
          <w:rFonts w:ascii="Arial" w:hAnsi="Arial" w:cs="Arial"/>
          <w:sz w:val="20"/>
          <w:szCs w:val="20"/>
        </w:rPr>
        <w:t xml:space="preserve">, which cause substantial mortality associated with AMR worldwide </w:t>
      </w:r>
      <w:r w:rsidR="00AB617B" w:rsidRPr="00C21754">
        <w:rPr>
          <w:rFonts w:ascii="Arial" w:hAnsi="Arial" w:cs="Arial"/>
          <w:sz w:val="20"/>
          <w:szCs w:val="20"/>
        </w:rPr>
        <w:fldChar w:fldCharType="begin"/>
      </w:r>
      <w:r w:rsidR="00AB617B" w:rsidRPr="00C21754">
        <w:rPr>
          <w:rFonts w:ascii="Arial" w:hAnsi="Arial" w:cs="Arial"/>
          <w:sz w:val="20"/>
          <w:szCs w:val="20"/>
        </w:rPr>
        <w:instrText xml:space="preserve"> ADDIN ZOTERO_ITEM CSL_CITATION {"citationID":"K7AJv6PU","properties":{"formattedCitation":"\\super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AB617B" w:rsidRPr="00C21754">
        <w:rPr>
          <w:rFonts w:ascii="Arial" w:hAnsi="Arial" w:cs="Arial"/>
          <w:sz w:val="20"/>
          <w:szCs w:val="20"/>
        </w:rPr>
        <w:fldChar w:fldCharType="separate"/>
      </w:r>
      <w:r w:rsidR="00AB617B" w:rsidRPr="00C21754">
        <w:rPr>
          <w:rFonts w:ascii="Arial" w:hAnsi="Arial" w:cs="Arial"/>
          <w:sz w:val="20"/>
          <w:vertAlign w:val="superscript"/>
        </w:rPr>
        <w:t>2</w:t>
      </w:r>
      <w:r w:rsidR="00AB617B" w:rsidRPr="00C21754">
        <w:rPr>
          <w:rFonts w:ascii="Arial" w:hAnsi="Arial" w:cs="Arial"/>
          <w:sz w:val="20"/>
          <w:szCs w:val="20"/>
        </w:rPr>
        <w:fldChar w:fldCharType="end"/>
      </w:r>
      <w:r w:rsidR="00AB617B" w:rsidRPr="00C21754">
        <w:rPr>
          <w:rFonts w:ascii="Arial" w:hAnsi="Arial" w:cs="Arial"/>
          <w:sz w:val="20"/>
          <w:szCs w:val="20"/>
        </w:rPr>
        <w:t>.</w:t>
      </w:r>
      <w:r w:rsidR="00AB617B">
        <w:rPr>
          <w:rFonts w:ascii="Arial" w:hAnsi="Arial" w:cs="Arial"/>
          <w:sz w:val="20"/>
          <w:szCs w:val="20"/>
        </w:rPr>
        <w:t xml:space="preserve"> </w:t>
      </w:r>
      <w:r w:rsidR="00AB617B" w:rsidRPr="00E9528B">
        <w:rPr>
          <w:rFonts w:ascii="Arial" w:hAnsi="Arial" w:cs="Arial"/>
          <w:sz w:val="20"/>
          <w:szCs w:val="20"/>
        </w:rPr>
        <w:t xml:space="preserve">The ABM </w:t>
      </w:r>
      <w:r w:rsidR="00AB617B" w:rsidRPr="00C21754">
        <w:rPr>
          <w:rFonts w:ascii="Arial" w:hAnsi="Arial" w:cs="Arial"/>
          <w:color w:val="000000"/>
          <w:sz w:val="20"/>
          <w:szCs w:val="20"/>
        </w:rPr>
        <w:t>captures multiple sources of heterogeneity</w:t>
      </w:r>
      <w:r w:rsidR="00AB617B" w:rsidRPr="00E9528B">
        <w:rPr>
          <w:rFonts w:ascii="Arial" w:hAnsi="Arial" w:cs="Arial"/>
          <w:color w:val="000000"/>
          <w:sz w:val="20"/>
          <w:szCs w:val="20"/>
        </w:rPr>
        <w:t xml:space="preserve"> </w:t>
      </w:r>
      <w:r w:rsidR="00AB617B" w:rsidRPr="00C21754">
        <w:rPr>
          <w:rFonts w:ascii="Arial" w:hAnsi="Arial" w:cs="Arial"/>
          <w:color w:val="000000"/>
          <w:sz w:val="20"/>
          <w:szCs w:val="20"/>
        </w:rPr>
        <w:t>(e.g., patient length of stay, contact patterns, individual observational model, etc.) that otherwise cannot be represented by compartmental models</w:t>
      </w:r>
      <w:r w:rsidR="00AB617B" w:rsidRPr="00E9528B">
        <w:rPr>
          <w:rFonts w:ascii="Arial" w:hAnsi="Arial" w:cs="Arial"/>
          <w:color w:val="000000"/>
          <w:sz w:val="20"/>
          <w:szCs w:val="20"/>
        </w:rPr>
        <w:t xml:space="preserve"> but we sacrifice an accurate representation of the underlying biological details making each microparasitic infection unique. Our aim </w:t>
      </w:r>
      <w:r w:rsidR="00FB36A6">
        <w:rPr>
          <w:rFonts w:ascii="Arial" w:hAnsi="Arial" w:cs="Arial"/>
          <w:color w:val="000000"/>
          <w:sz w:val="20"/>
          <w:szCs w:val="20"/>
        </w:rPr>
        <w:t>is</w:t>
      </w:r>
      <w:r w:rsidR="00AB617B" w:rsidRPr="00E9528B">
        <w:rPr>
          <w:rFonts w:ascii="Arial" w:hAnsi="Arial" w:cs="Arial"/>
          <w:color w:val="000000"/>
          <w:sz w:val="20"/>
          <w:szCs w:val="20"/>
        </w:rPr>
        <w:t xml:space="preserve">, in consequence, to understand the general similarities and </w:t>
      </w:r>
      <w:r w:rsidR="00023A3A">
        <w:rPr>
          <w:rFonts w:ascii="Arial" w:hAnsi="Arial" w:cs="Arial"/>
          <w:color w:val="000000"/>
          <w:sz w:val="20"/>
          <w:szCs w:val="20"/>
        </w:rPr>
        <w:t>quantify</w:t>
      </w:r>
      <w:r w:rsidR="00AB617B" w:rsidRPr="00E9528B">
        <w:rPr>
          <w:rFonts w:ascii="Arial" w:hAnsi="Arial" w:cs="Arial"/>
          <w:color w:val="000000"/>
          <w:sz w:val="20"/>
          <w:szCs w:val="20"/>
        </w:rPr>
        <w:t xml:space="preserve"> epidemiological properties of communities of circulating bacteria among patients</w:t>
      </w:r>
      <w:r w:rsidR="00AB617B">
        <w:rPr>
          <w:rFonts w:ascii="Arial" w:hAnsi="Arial" w:cs="Arial"/>
          <w:color w:val="000000"/>
          <w:sz w:val="20"/>
          <w:szCs w:val="20"/>
        </w:rPr>
        <w:t xml:space="preserve"> and the environment</w:t>
      </w:r>
      <w:r w:rsidR="00AB617B" w:rsidRPr="00E9528B">
        <w:rPr>
          <w:rFonts w:ascii="Arial" w:hAnsi="Arial" w:cs="Arial"/>
          <w:color w:val="000000"/>
          <w:sz w:val="20"/>
          <w:szCs w:val="20"/>
        </w:rPr>
        <w:t xml:space="preserve"> in hospitals. We show that while bacterial </w:t>
      </w:r>
      <w:r w:rsidR="00AB617B">
        <w:rPr>
          <w:rFonts w:ascii="Arial" w:hAnsi="Arial" w:cs="Arial"/>
          <w:color w:val="000000"/>
          <w:sz w:val="20"/>
          <w:szCs w:val="20"/>
        </w:rPr>
        <w:t>pathogens</w:t>
      </w:r>
      <w:r w:rsidR="00AB617B" w:rsidRPr="00E9528B">
        <w:rPr>
          <w:rFonts w:ascii="Arial" w:hAnsi="Arial" w:cs="Arial"/>
          <w:color w:val="000000"/>
          <w:sz w:val="20"/>
          <w:szCs w:val="20"/>
        </w:rPr>
        <w:t xml:space="preserve"> have different levels of importation rates nosocomial transmission rat</w:t>
      </w:r>
      <w:r w:rsidR="00AB617B">
        <w:rPr>
          <w:rFonts w:ascii="Arial" w:hAnsi="Arial" w:cs="Arial"/>
          <w:color w:val="000000"/>
          <w:sz w:val="20"/>
          <w:szCs w:val="20"/>
        </w:rPr>
        <w:t>es were</w:t>
      </w:r>
      <w:r w:rsidR="00AB617B" w:rsidRPr="00E9528B">
        <w:rPr>
          <w:rFonts w:ascii="Arial" w:hAnsi="Arial" w:cs="Arial"/>
          <w:color w:val="000000"/>
          <w:sz w:val="20"/>
          <w:szCs w:val="20"/>
        </w:rPr>
        <w:t xml:space="preserve"> similar suggesting similar modes of transmission for all</w:t>
      </w:r>
      <w:r w:rsidR="00D85D68">
        <w:rPr>
          <w:rFonts w:ascii="Arial" w:hAnsi="Arial" w:cs="Arial"/>
          <w:color w:val="000000"/>
          <w:sz w:val="20"/>
          <w:szCs w:val="20"/>
        </w:rPr>
        <w:t xml:space="preserve">. We also found likelihood of detection are similar for all pathogens and proportonal to </w:t>
      </w:r>
      <w:r w:rsidR="0072700E">
        <w:rPr>
          <w:rFonts w:ascii="Arial" w:hAnsi="Arial" w:cs="Arial"/>
          <w:iCs/>
          <w:sz w:val="20"/>
          <w:szCs w:val="20"/>
        </w:rPr>
        <w:t>abundance of bacteria</w:t>
      </w:r>
      <w:r w:rsidR="0072700E">
        <w:rPr>
          <w:rFonts w:ascii="Arial" w:hAnsi="Arial" w:cs="Arial"/>
          <w:iCs/>
          <w:sz w:val="20"/>
          <w:szCs w:val="20"/>
        </w:rPr>
        <w:t>.</w:t>
      </w:r>
    </w:p>
    <w:p w14:paraId="5D7BC90F" w14:textId="77777777" w:rsidR="00AB617B" w:rsidRDefault="00AB617B" w:rsidP="00C7620C">
      <w:pPr>
        <w:jc w:val="both"/>
        <w:rPr>
          <w:rFonts w:ascii="Arial" w:hAnsi="Arial" w:cs="Arial"/>
          <w:color w:val="000000"/>
          <w:sz w:val="20"/>
          <w:szCs w:val="20"/>
        </w:rPr>
      </w:pPr>
    </w:p>
    <w:p w14:paraId="538688E5" w14:textId="77777777" w:rsidR="005E4095" w:rsidRPr="00C21754" w:rsidRDefault="00E6133D"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t>Results</w:t>
      </w:r>
      <w:bookmarkStart w:id="36" w:name="_Hlk120132095"/>
    </w:p>
    <w:p w14:paraId="0F9DCA8E" w14:textId="1213E7DF" w:rsidR="005E4095" w:rsidRPr="00E9528B" w:rsidRDefault="005E4095" w:rsidP="00C7620C">
      <w:pPr>
        <w:pStyle w:val="Heading3"/>
        <w:spacing w:line="240" w:lineRule="auto"/>
        <w:jc w:val="both"/>
        <w:rPr>
          <w:i/>
          <w:iCs/>
          <w:sz w:val="20"/>
          <w:szCs w:val="20"/>
          <w:lang w:val="en-US"/>
        </w:rPr>
      </w:pPr>
      <w:r w:rsidRPr="00E9528B">
        <w:rPr>
          <w:i/>
          <w:iCs/>
          <w:sz w:val="20"/>
          <w:szCs w:val="20"/>
          <w:lang w:val="en-US"/>
        </w:rPr>
        <w:t xml:space="preserve">Empirical patterns </w:t>
      </w:r>
      <w:r w:rsidR="00432C93">
        <w:rPr>
          <w:i/>
          <w:iCs/>
          <w:sz w:val="20"/>
          <w:szCs w:val="20"/>
          <w:lang w:val="en-US"/>
        </w:rPr>
        <w:t xml:space="preserve">of hospital traffic </w:t>
      </w:r>
      <w:r w:rsidRPr="00E9528B">
        <w:rPr>
          <w:i/>
          <w:iCs/>
          <w:sz w:val="20"/>
          <w:szCs w:val="20"/>
          <w:lang w:val="en-US"/>
        </w:rPr>
        <w:t xml:space="preserve">and heterogeneity of </w:t>
      </w:r>
      <w:r w:rsidR="00221DF0" w:rsidRPr="00E9528B">
        <w:rPr>
          <w:i/>
          <w:iCs/>
          <w:sz w:val="20"/>
          <w:szCs w:val="20"/>
          <w:lang w:val="en-US"/>
        </w:rPr>
        <w:t xml:space="preserve">nosocomial infections </w:t>
      </w:r>
      <w:r w:rsidRPr="00E9528B">
        <w:rPr>
          <w:i/>
          <w:iCs/>
          <w:sz w:val="20"/>
          <w:szCs w:val="20"/>
          <w:lang w:val="en-US"/>
        </w:rPr>
        <w:t>burden</w:t>
      </w:r>
    </w:p>
    <w:bookmarkEnd w:id="36"/>
    <w:p w14:paraId="32563FC9" w14:textId="6E5EE311" w:rsidR="00D77B82" w:rsidRPr="000079A7" w:rsidRDefault="008C3CA7" w:rsidP="00C7620C">
      <w:pPr>
        <w:jc w:val="both"/>
        <w:rPr>
          <w:rFonts w:ascii="Arial" w:hAnsi="Arial" w:cs="Arial"/>
          <w:sz w:val="20"/>
          <w:szCs w:val="20"/>
        </w:rPr>
      </w:pPr>
      <w:r w:rsidRPr="000079A7">
        <w:rPr>
          <w:rFonts w:ascii="Arial" w:hAnsi="Arial" w:cs="Arial"/>
          <w:sz w:val="20"/>
          <w:szCs w:val="20"/>
        </w:rPr>
        <w:t xml:space="preserve">In Figure 1A, we plot </w:t>
      </w:r>
      <w:r w:rsidR="00681C0C" w:rsidRPr="000079A7">
        <w:rPr>
          <w:rFonts w:ascii="Arial" w:hAnsi="Arial" w:cs="Arial"/>
          <w:sz w:val="20"/>
          <w:szCs w:val="20"/>
        </w:rPr>
        <w:t>weekly</w:t>
      </w:r>
      <w:r w:rsidR="00BB7A4B" w:rsidRPr="000079A7">
        <w:rPr>
          <w:rFonts w:ascii="Arial" w:hAnsi="Arial" w:cs="Arial"/>
          <w:sz w:val="20"/>
          <w:szCs w:val="20"/>
        </w:rPr>
        <w:t xml:space="preserve"> and monthly</w:t>
      </w:r>
      <w:r w:rsidR="00681C0C" w:rsidRPr="000079A7">
        <w:rPr>
          <w:rFonts w:ascii="Arial" w:hAnsi="Arial" w:cs="Arial"/>
          <w:sz w:val="20"/>
          <w:szCs w:val="20"/>
        </w:rPr>
        <w:t xml:space="preserve"> </w:t>
      </w:r>
      <w:r w:rsidRPr="000079A7">
        <w:rPr>
          <w:rFonts w:ascii="Arial" w:hAnsi="Arial" w:cs="Arial"/>
          <w:sz w:val="20"/>
          <w:szCs w:val="20"/>
        </w:rPr>
        <w:t>incidence</w:t>
      </w:r>
      <w:r w:rsidR="003911E9" w:rsidRPr="000079A7">
        <w:rPr>
          <w:rFonts w:ascii="Arial" w:hAnsi="Arial" w:cs="Arial"/>
          <w:sz w:val="20"/>
          <w:szCs w:val="20"/>
        </w:rPr>
        <w:t>, faded and solid lines respectively,</w:t>
      </w:r>
      <w:r w:rsidRPr="000079A7">
        <w:rPr>
          <w:rFonts w:ascii="Arial" w:hAnsi="Arial" w:cs="Arial"/>
          <w:sz w:val="20"/>
          <w:szCs w:val="20"/>
        </w:rPr>
        <w:t xml:space="preserve"> </w:t>
      </w:r>
      <w:r w:rsidR="001901DC" w:rsidRPr="000079A7">
        <w:rPr>
          <w:rFonts w:ascii="Arial" w:hAnsi="Arial" w:cs="Arial"/>
          <w:sz w:val="20"/>
          <w:szCs w:val="20"/>
        </w:rPr>
        <w:t>color-coded</w:t>
      </w:r>
      <w:r w:rsidR="00681C0C" w:rsidRPr="000079A7">
        <w:rPr>
          <w:rFonts w:ascii="Arial" w:hAnsi="Arial" w:cs="Arial"/>
          <w:sz w:val="20"/>
          <w:szCs w:val="20"/>
        </w:rPr>
        <w:t xml:space="preserve"> </w:t>
      </w:r>
      <w:r w:rsidRPr="000079A7">
        <w:rPr>
          <w:rFonts w:ascii="Arial" w:hAnsi="Arial" w:cs="Arial"/>
          <w:sz w:val="20"/>
          <w:szCs w:val="20"/>
        </w:rPr>
        <w:t xml:space="preserve">by </w:t>
      </w:r>
      <w:r w:rsidR="00681C0C" w:rsidRPr="000079A7">
        <w:rPr>
          <w:rFonts w:ascii="Arial" w:hAnsi="Arial" w:cs="Arial"/>
          <w:sz w:val="20"/>
          <w:szCs w:val="20"/>
        </w:rPr>
        <w:t>building</w:t>
      </w:r>
      <w:r w:rsidRPr="000079A7">
        <w:rPr>
          <w:rFonts w:ascii="Arial" w:hAnsi="Arial" w:cs="Arial"/>
          <w:sz w:val="20"/>
          <w:szCs w:val="20"/>
        </w:rPr>
        <w:t xml:space="preserve"> for </w:t>
      </w:r>
      <w:r w:rsidRPr="000079A7">
        <w:rPr>
          <w:rFonts w:ascii="Arial" w:hAnsi="Arial" w:cs="Arial"/>
          <w:i/>
          <w:iCs/>
          <w:sz w:val="20"/>
          <w:szCs w:val="20"/>
        </w:rPr>
        <w:t>E. coli</w:t>
      </w:r>
      <w:r w:rsidRPr="000079A7">
        <w:rPr>
          <w:rFonts w:ascii="Arial" w:hAnsi="Arial" w:cs="Arial"/>
          <w:sz w:val="20"/>
          <w:szCs w:val="20"/>
        </w:rPr>
        <w:t xml:space="preserve"> (total positives cultures</w:t>
      </w:r>
      <w:r w:rsidRPr="000079A7">
        <w:rPr>
          <w:rFonts w:ascii="Arial" w:hAnsi="Arial" w:cs="Arial"/>
          <w:color w:val="000000" w:themeColor="text1"/>
          <w:sz w:val="20"/>
          <w:szCs w:val="20"/>
        </w:rPr>
        <w:t>, n=</w:t>
      </w:r>
      <w:r w:rsidR="00C62D25" w:rsidRPr="00CD62BF">
        <w:rPr>
          <w:rFonts w:ascii="Arial" w:hAnsi="Arial" w:cs="Arial"/>
          <w:color w:val="000000" w:themeColor="text1"/>
          <w:sz w:val="20"/>
          <w:szCs w:val="20"/>
        </w:rPr>
        <w:t>2890</w:t>
      </w:r>
      <w:r w:rsidRPr="000079A7">
        <w:rPr>
          <w:rFonts w:ascii="Arial" w:hAnsi="Arial" w:cs="Arial"/>
          <w:color w:val="000000" w:themeColor="text1"/>
          <w:sz w:val="20"/>
          <w:szCs w:val="20"/>
        </w:rPr>
        <w:t xml:space="preserve">), </w:t>
      </w:r>
      <w:r w:rsidRPr="000079A7">
        <w:rPr>
          <w:rFonts w:ascii="Arial" w:hAnsi="Arial" w:cs="Arial"/>
          <w:i/>
          <w:iCs/>
          <w:color w:val="000000" w:themeColor="text1"/>
          <w:sz w:val="20"/>
          <w:szCs w:val="20"/>
        </w:rPr>
        <w:t>K. pneumoniae</w:t>
      </w:r>
      <w:r w:rsidRPr="000079A7">
        <w:rPr>
          <w:rFonts w:ascii="Arial" w:hAnsi="Arial" w:cs="Arial"/>
          <w:color w:val="000000" w:themeColor="text1"/>
          <w:sz w:val="20"/>
          <w:szCs w:val="20"/>
        </w:rPr>
        <w:t xml:space="preserve"> (n=</w:t>
      </w:r>
      <w:r w:rsidR="00C62D25" w:rsidRPr="00CD62BF">
        <w:rPr>
          <w:rFonts w:ascii="Arial" w:hAnsi="Arial" w:cs="Arial"/>
          <w:color w:val="000000" w:themeColor="text1"/>
          <w:sz w:val="20"/>
          <w:szCs w:val="20"/>
        </w:rPr>
        <w:t>1139</w:t>
      </w:r>
      <w:r w:rsidRPr="000079A7">
        <w:rPr>
          <w:rFonts w:ascii="Arial" w:hAnsi="Arial" w:cs="Arial"/>
          <w:color w:val="000000" w:themeColor="text1"/>
          <w:sz w:val="20"/>
          <w:szCs w:val="20"/>
        </w:rPr>
        <w:t xml:space="preserve">), </w:t>
      </w:r>
      <w:r w:rsidRPr="000079A7">
        <w:rPr>
          <w:rFonts w:ascii="Arial" w:hAnsi="Arial" w:cs="Arial"/>
          <w:i/>
          <w:iCs/>
          <w:color w:val="000000" w:themeColor="text1"/>
          <w:sz w:val="20"/>
          <w:szCs w:val="20"/>
        </w:rPr>
        <w:t xml:space="preserve">P. aeruginosa </w:t>
      </w:r>
      <w:r w:rsidRPr="000079A7">
        <w:rPr>
          <w:rFonts w:ascii="Arial" w:hAnsi="Arial" w:cs="Arial"/>
          <w:color w:val="000000" w:themeColor="text1"/>
          <w:sz w:val="20"/>
          <w:szCs w:val="20"/>
        </w:rPr>
        <w:t>(n=</w:t>
      </w:r>
      <w:r w:rsidR="00C62D25" w:rsidRPr="00CD62BF">
        <w:rPr>
          <w:rFonts w:ascii="Arial" w:hAnsi="Arial" w:cs="Arial"/>
          <w:color w:val="000000" w:themeColor="text1"/>
          <w:sz w:val="20"/>
          <w:szCs w:val="20"/>
        </w:rPr>
        <w:t>809</w:t>
      </w:r>
      <w:r w:rsidRPr="000079A7">
        <w:rPr>
          <w:rFonts w:ascii="Arial" w:hAnsi="Arial" w:cs="Arial"/>
          <w:color w:val="000000" w:themeColor="text1"/>
          <w:sz w:val="20"/>
          <w:szCs w:val="20"/>
        </w:rPr>
        <w:t>), MSSA (n=</w:t>
      </w:r>
      <w:r w:rsidR="00C62D25" w:rsidRPr="00CD62BF">
        <w:rPr>
          <w:rFonts w:ascii="Arial" w:hAnsi="Arial" w:cs="Arial"/>
          <w:color w:val="000000" w:themeColor="text1"/>
          <w:sz w:val="20"/>
          <w:szCs w:val="20"/>
        </w:rPr>
        <w:t>773</w:t>
      </w:r>
      <w:r w:rsidRPr="000079A7">
        <w:rPr>
          <w:rFonts w:ascii="Arial" w:hAnsi="Arial" w:cs="Arial"/>
          <w:color w:val="000000" w:themeColor="text1"/>
          <w:sz w:val="20"/>
          <w:szCs w:val="20"/>
        </w:rPr>
        <w:t>), MRSA (n=</w:t>
      </w:r>
      <w:r w:rsidR="00C62D25" w:rsidRPr="000079A7">
        <w:rPr>
          <w:rFonts w:ascii="Arial" w:hAnsi="Arial" w:cs="Arial"/>
          <w:color w:val="000000" w:themeColor="text1"/>
          <w:sz w:val="20"/>
          <w:szCs w:val="20"/>
        </w:rPr>
        <w:t>4</w:t>
      </w:r>
      <w:r w:rsidR="00C62D25" w:rsidRPr="00CD62BF">
        <w:rPr>
          <w:rFonts w:ascii="Arial" w:hAnsi="Arial" w:cs="Arial"/>
          <w:color w:val="000000" w:themeColor="text1"/>
          <w:sz w:val="20"/>
          <w:szCs w:val="20"/>
        </w:rPr>
        <w:t>86</w:t>
      </w:r>
      <w:r w:rsidRPr="000079A7">
        <w:rPr>
          <w:rFonts w:ascii="Arial" w:hAnsi="Arial" w:cs="Arial"/>
          <w:color w:val="000000" w:themeColor="text1"/>
          <w:sz w:val="20"/>
          <w:szCs w:val="20"/>
        </w:rPr>
        <w:t xml:space="preserve">), </w:t>
      </w:r>
      <w:r w:rsidRPr="000079A7">
        <w:rPr>
          <w:rFonts w:ascii="Arial" w:hAnsi="Arial" w:cs="Arial"/>
          <w:i/>
          <w:iCs/>
          <w:color w:val="000000" w:themeColor="text1"/>
          <w:sz w:val="20"/>
          <w:szCs w:val="20"/>
        </w:rPr>
        <w:t>S. epidermidis</w:t>
      </w:r>
      <w:r w:rsidRPr="000079A7">
        <w:rPr>
          <w:rFonts w:ascii="Arial" w:hAnsi="Arial" w:cs="Arial"/>
          <w:color w:val="000000" w:themeColor="text1"/>
          <w:sz w:val="20"/>
          <w:szCs w:val="20"/>
        </w:rPr>
        <w:t xml:space="preserve"> (n=</w:t>
      </w:r>
      <w:r w:rsidR="00C62D25" w:rsidRPr="00CD62BF">
        <w:rPr>
          <w:rFonts w:ascii="Arial" w:hAnsi="Arial" w:cs="Arial"/>
          <w:color w:val="000000" w:themeColor="text1"/>
          <w:sz w:val="20"/>
          <w:szCs w:val="20"/>
        </w:rPr>
        <w:t>694</w:t>
      </w:r>
      <w:r w:rsidRPr="000079A7">
        <w:rPr>
          <w:rFonts w:ascii="Arial" w:hAnsi="Arial" w:cs="Arial"/>
          <w:color w:val="000000" w:themeColor="text1"/>
          <w:sz w:val="20"/>
          <w:szCs w:val="20"/>
        </w:rPr>
        <w:t xml:space="preserve">), </w:t>
      </w:r>
      <w:r w:rsidRPr="000079A7">
        <w:rPr>
          <w:rFonts w:ascii="Arial" w:hAnsi="Arial" w:cs="Arial"/>
          <w:i/>
          <w:iCs/>
          <w:color w:val="000000" w:themeColor="text1"/>
          <w:sz w:val="20"/>
          <w:szCs w:val="20"/>
        </w:rPr>
        <w:t>E. faecalis</w:t>
      </w:r>
      <w:r w:rsidRPr="000079A7">
        <w:rPr>
          <w:rFonts w:ascii="Arial" w:hAnsi="Arial" w:cs="Arial"/>
          <w:color w:val="000000" w:themeColor="text1"/>
          <w:sz w:val="20"/>
          <w:szCs w:val="20"/>
        </w:rPr>
        <w:t xml:space="preserve"> (n=</w:t>
      </w:r>
      <w:r w:rsidR="00C62D25" w:rsidRPr="000079A7">
        <w:rPr>
          <w:rFonts w:ascii="Arial" w:hAnsi="Arial" w:cs="Arial"/>
          <w:color w:val="000000" w:themeColor="text1"/>
          <w:sz w:val="20"/>
          <w:szCs w:val="20"/>
        </w:rPr>
        <w:t>596</w:t>
      </w:r>
      <w:r w:rsidRPr="000079A7">
        <w:rPr>
          <w:rFonts w:ascii="Arial" w:hAnsi="Arial" w:cs="Arial"/>
          <w:color w:val="000000" w:themeColor="text1"/>
          <w:sz w:val="20"/>
          <w:szCs w:val="20"/>
        </w:rPr>
        <w:t>)</w:t>
      </w:r>
      <w:r w:rsidR="0059670D" w:rsidRPr="000079A7">
        <w:rPr>
          <w:rFonts w:ascii="Arial" w:hAnsi="Arial" w:cs="Arial"/>
          <w:color w:val="000000" w:themeColor="text1"/>
          <w:sz w:val="20"/>
          <w:szCs w:val="20"/>
        </w:rPr>
        <w:t xml:space="preserve"> and </w:t>
      </w:r>
      <w:r w:rsidR="0059670D" w:rsidRPr="000079A7">
        <w:rPr>
          <w:rFonts w:ascii="Arial" w:hAnsi="Arial" w:cs="Arial"/>
          <w:i/>
          <w:iCs/>
          <w:color w:val="000000" w:themeColor="text1"/>
          <w:sz w:val="20"/>
          <w:szCs w:val="20"/>
        </w:rPr>
        <w:t>E. faecium</w:t>
      </w:r>
      <w:r w:rsidR="00EF6003" w:rsidRPr="000079A7">
        <w:rPr>
          <w:rFonts w:ascii="Arial" w:hAnsi="Arial" w:cs="Arial"/>
          <w:i/>
          <w:iCs/>
          <w:color w:val="000000" w:themeColor="text1"/>
          <w:sz w:val="20"/>
          <w:szCs w:val="20"/>
        </w:rPr>
        <w:t xml:space="preserve"> (n=</w:t>
      </w:r>
      <w:r w:rsidR="00C62D25" w:rsidRPr="00CD62BF">
        <w:rPr>
          <w:rFonts w:ascii="Arial" w:hAnsi="Arial" w:cs="Arial"/>
          <w:color w:val="000000" w:themeColor="text1"/>
          <w:sz w:val="20"/>
          <w:szCs w:val="20"/>
        </w:rPr>
        <w:t>263</w:t>
      </w:r>
      <w:r w:rsidR="00EF6003" w:rsidRPr="000079A7">
        <w:rPr>
          <w:rFonts w:ascii="Arial" w:hAnsi="Arial" w:cs="Arial"/>
          <w:i/>
          <w:iCs/>
          <w:color w:val="000000" w:themeColor="text1"/>
          <w:sz w:val="20"/>
          <w:szCs w:val="20"/>
        </w:rPr>
        <w:t>)</w:t>
      </w:r>
      <w:r w:rsidRPr="000079A7">
        <w:rPr>
          <w:rFonts w:ascii="Arial" w:hAnsi="Arial" w:cs="Arial"/>
          <w:color w:val="000000" w:themeColor="text1"/>
          <w:sz w:val="20"/>
          <w:szCs w:val="20"/>
        </w:rPr>
        <w:t xml:space="preserve">. </w:t>
      </w:r>
      <w:r w:rsidR="00E6790E" w:rsidRPr="000079A7">
        <w:rPr>
          <w:rFonts w:ascii="Arial" w:hAnsi="Arial" w:cs="Arial"/>
          <w:color w:val="000000" w:themeColor="text1"/>
          <w:sz w:val="20"/>
          <w:szCs w:val="20"/>
        </w:rPr>
        <w:t xml:space="preserve">We deduplicated </w:t>
      </w:r>
      <w:r w:rsidR="003F1101" w:rsidRPr="000079A7">
        <w:rPr>
          <w:rFonts w:ascii="Arial" w:hAnsi="Arial" w:cs="Arial"/>
          <w:color w:val="000000" w:themeColor="text1"/>
          <w:sz w:val="20"/>
          <w:szCs w:val="20"/>
        </w:rPr>
        <w:t>multiple</w:t>
      </w:r>
      <w:r w:rsidR="00E6790E" w:rsidRPr="000079A7">
        <w:rPr>
          <w:rFonts w:ascii="Arial" w:hAnsi="Arial" w:cs="Arial"/>
          <w:color w:val="000000" w:themeColor="text1"/>
          <w:sz w:val="20"/>
          <w:szCs w:val="20"/>
        </w:rPr>
        <w:t xml:space="preserve"> positives results during a patient visit</w:t>
      </w:r>
      <w:r w:rsidR="003F1101" w:rsidRPr="000079A7">
        <w:rPr>
          <w:rFonts w:ascii="Arial" w:hAnsi="Arial" w:cs="Arial"/>
          <w:color w:val="000000" w:themeColor="text1"/>
          <w:sz w:val="20"/>
          <w:szCs w:val="20"/>
        </w:rPr>
        <w:t xml:space="preserve">, and consistently deduplicated </w:t>
      </w:r>
      <w:r w:rsidR="007526D3" w:rsidRPr="000079A7">
        <w:rPr>
          <w:rFonts w:ascii="Arial" w:hAnsi="Arial" w:cs="Arial"/>
          <w:color w:val="000000" w:themeColor="text1"/>
          <w:sz w:val="20"/>
          <w:szCs w:val="20"/>
        </w:rPr>
        <w:t>them</w:t>
      </w:r>
      <w:r w:rsidR="003F1101" w:rsidRPr="000079A7">
        <w:rPr>
          <w:rFonts w:ascii="Arial" w:hAnsi="Arial" w:cs="Arial"/>
          <w:color w:val="000000" w:themeColor="text1"/>
          <w:sz w:val="20"/>
          <w:szCs w:val="20"/>
        </w:rPr>
        <w:t xml:space="preserve"> in the observational model</w:t>
      </w:r>
      <w:r w:rsidR="00E6790E" w:rsidRPr="000079A7">
        <w:rPr>
          <w:rFonts w:ascii="Arial" w:hAnsi="Arial" w:cs="Arial"/>
          <w:color w:val="000000" w:themeColor="text1"/>
          <w:sz w:val="20"/>
          <w:szCs w:val="20"/>
        </w:rPr>
        <w:t xml:space="preserve">. </w:t>
      </w:r>
      <w:r w:rsidR="005E4095" w:rsidRPr="000079A7">
        <w:rPr>
          <w:rFonts w:ascii="Arial" w:hAnsi="Arial" w:cs="Arial"/>
          <w:color w:val="000000" w:themeColor="text1"/>
          <w:sz w:val="20"/>
          <w:szCs w:val="20"/>
        </w:rPr>
        <w:t xml:space="preserve">During the study period, the daily </w:t>
      </w:r>
      <w:r w:rsidR="005E4095" w:rsidRPr="000079A7">
        <w:rPr>
          <w:rFonts w:ascii="Arial" w:hAnsi="Arial" w:cs="Arial"/>
          <w:sz w:val="20"/>
          <w:szCs w:val="20"/>
        </w:rPr>
        <w:t xml:space="preserve">number of </w:t>
      </w:r>
      <w:r w:rsidR="00E6790E" w:rsidRPr="000079A7">
        <w:rPr>
          <w:rFonts w:ascii="Arial" w:hAnsi="Arial" w:cs="Arial"/>
          <w:sz w:val="20"/>
          <w:szCs w:val="20"/>
        </w:rPr>
        <w:t>hospitalized patients</w:t>
      </w:r>
      <w:r w:rsidR="005E4095" w:rsidRPr="000079A7">
        <w:rPr>
          <w:rFonts w:ascii="Arial" w:hAnsi="Arial" w:cs="Arial"/>
          <w:sz w:val="20"/>
          <w:szCs w:val="20"/>
        </w:rPr>
        <w:t xml:space="preserve"> fluctuated between 1,000 and 2,500</w:t>
      </w:r>
      <w:r w:rsidR="00AE5082" w:rsidRPr="000079A7">
        <w:rPr>
          <w:rFonts w:ascii="Arial" w:hAnsi="Arial" w:cs="Arial"/>
          <w:sz w:val="20"/>
          <w:szCs w:val="20"/>
        </w:rPr>
        <w:t xml:space="preserve"> with most of the variation explained by differences in </w:t>
      </w:r>
      <w:r w:rsidR="009D3121" w:rsidRPr="000079A7">
        <w:rPr>
          <w:rFonts w:ascii="Arial" w:hAnsi="Arial" w:cs="Arial"/>
          <w:sz w:val="20"/>
          <w:szCs w:val="20"/>
        </w:rPr>
        <w:t xml:space="preserve">the </w:t>
      </w:r>
      <w:r w:rsidR="00AE5082" w:rsidRPr="000079A7">
        <w:rPr>
          <w:rFonts w:ascii="Arial" w:hAnsi="Arial" w:cs="Arial"/>
          <w:sz w:val="20"/>
          <w:szCs w:val="20"/>
        </w:rPr>
        <w:t>day of the week (See solid line for daily and dashed line for weekly in Figure 1B)</w:t>
      </w:r>
      <w:r w:rsidR="000209A5" w:rsidRPr="000079A7">
        <w:rPr>
          <w:rFonts w:ascii="Arial" w:hAnsi="Arial" w:cs="Arial"/>
          <w:sz w:val="20"/>
          <w:szCs w:val="20"/>
        </w:rPr>
        <w:t>.</w:t>
      </w:r>
      <w:r w:rsidR="005E4095" w:rsidRPr="000079A7">
        <w:rPr>
          <w:rFonts w:ascii="Arial" w:hAnsi="Arial" w:cs="Arial"/>
          <w:sz w:val="20"/>
          <w:szCs w:val="20"/>
        </w:rPr>
        <w:t xml:space="preserve"> </w:t>
      </w:r>
      <w:r w:rsidR="000209A5" w:rsidRPr="000079A7">
        <w:rPr>
          <w:rFonts w:ascii="Arial" w:hAnsi="Arial" w:cs="Arial"/>
          <w:sz w:val="20"/>
          <w:szCs w:val="20"/>
        </w:rPr>
        <w:t>D</w:t>
      </w:r>
      <w:r w:rsidR="005E4095" w:rsidRPr="000079A7">
        <w:rPr>
          <w:rFonts w:ascii="Arial" w:hAnsi="Arial" w:cs="Arial"/>
          <w:sz w:val="20"/>
          <w:szCs w:val="20"/>
        </w:rPr>
        <w:t>aily number</w:t>
      </w:r>
      <w:r w:rsidRPr="000079A7">
        <w:rPr>
          <w:rFonts w:ascii="Arial" w:hAnsi="Arial" w:cs="Arial"/>
          <w:sz w:val="20"/>
          <w:szCs w:val="20"/>
        </w:rPr>
        <w:t>s</w:t>
      </w:r>
      <w:r w:rsidR="005E4095" w:rsidRPr="000079A7">
        <w:rPr>
          <w:rFonts w:ascii="Arial" w:hAnsi="Arial" w:cs="Arial"/>
          <w:sz w:val="20"/>
          <w:szCs w:val="20"/>
        </w:rPr>
        <w:t xml:space="preserve"> of new admissions ranged between 100 and 1,000, including outpatient</w:t>
      </w:r>
      <w:r w:rsidR="00CF77B0" w:rsidRPr="000079A7">
        <w:rPr>
          <w:rFonts w:ascii="Arial" w:hAnsi="Arial" w:cs="Arial"/>
          <w:sz w:val="20"/>
          <w:szCs w:val="20"/>
        </w:rPr>
        <w:t>s</w:t>
      </w:r>
      <w:r w:rsidR="005E4095" w:rsidRPr="000079A7">
        <w:rPr>
          <w:rFonts w:ascii="Arial" w:hAnsi="Arial" w:cs="Arial"/>
          <w:sz w:val="20"/>
          <w:szCs w:val="20"/>
        </w:rPr>
        <w:t>.</w:t>
      </w:r>
      <w:r w:rsidR="00BD5857" w:rsidRPr="000079A7">
        <w:rPr>
          <w:rFonts w:ascii="Arial" w:hAnsi="Arial" w:cs="Arial"/>
          <w:sz w:val="20"/>
          <w:szCs w:val="20"/>
        </w:rPr>
        <w:t xml:space="preserve"> </w:t>
      </w:r>
      <w:r w:rsidR="005E4095" w:rsidRPr="000079A7">
        <w:rPr>
          <w:rFonts w:ascii="Arial" w:hAnsi="Arial" w:cs="Arial"/>
          <w:sz w:val="20"/>
          <w:szCs w:val="20"/>
        </w:rPr>
        <w:t>During the first COVID-19 wave in New York City, the numbers of in-patients and admissions were generally lower; after June 2020, patient traffic was higher and relatively stationary. Ward size, defined as the average occupancy per day during the study period,</w:t>
      </w:r>
      <w:r w:rsidR="005E4095" w:rsidRPr="000079A7" w:rsidDel="00F35B3A">
        <w:rPr>
          <w:rFonts w:ascii="Arial" w:hAnsi="Arial" w:cs="Arial"/>
          <w:sz w:val="20"/>
          <w:szCs w:val="20"/>
        </w:rPr>
        <w:t xml:space="preserve"> </w:t>
      </w:r>
      <w:r w:rsidR="005E4095" w:rsidRPr="000079A7">
        <w:rPr>
          <w:rFonts w:ascii="Arial" w:hAnsi="Arial" w:cs="Arial"/>
          <w:sz w:val="20"/>
          <w:szCs w:val="20"/>
        </w:rPr>
        <w:t>was heterogeneous (</w:t>
      </w:r>
      <w:r w:rsidR="0038158A" w:rsidRPr="000079A7">
        <w:rPr>
          <w:rFonts w:ascii="Arial" w:hAnsi="Arial" w:cs="Arial"/>
          <w:sz w:val="20"/>
          <w:szCs w:val="20"/>
        </w:rPr>
        <w:t xml:space="preserve">SI </w:t>
      </w:r>
      <w:r w:rsidR="005E4095" w:rsidRPr="000079A7">
        <w:rPr>
          <w:rFonts w:ascii="Arial" w:hAnsi="Arial" w:cs="Arial"/>
          <w:sz w:val="20"/>
          <w:szCs w:val="20"/>
        </w:rPr>
        <w:t>Fig</w:t>
      </w:r>
      <w:r w:rsidR="0038158A" w:rsidRPr="000079A7">
        <w:rPr>
          <w:rFonts w:ascii="Arial" w:hAnsi="Arial" w:cs="Arial"/>
          <w:sz w:val="20"/>
          <w:szCs w:val="20"/>
        </w:rPr>
        <w:t>ure</w:t>
      </w:r>
      <w:r w:rsidR="005E4095" w:rsidRPr="000079A7">
        <w:rPr>
          <w:rFonts w:ascii="Arial" w:hAnsi="Arial" w:cs="Arial"/>
          <w:sz w:val="20"/>
          <w:szCs w:val="20"/>
        </w:rPr>
        <w:t xml:space="preserve"> </w:t>
      </w:r>
      <w:r w:rsidR="006A0BFF" w:rsidRPr="000079A7">
        <w:rPr>
          <w:rFonts w:ascii="Arial" w:hAnsi="Arial" w:cs="Arial"/>
          <w:sz w:val="20"/>
          <w:szCs w:val="20"/>
        </w:rPr>
        <w:t>S</w:t>
      </w:r>
      <w:r w:rsidR="00ED710F" w:rsidRPr="000079A7">
        <w:rPr>
          <w:rFonts w:ascii="Arial" w:hAnsi="Arial" w:cs="Arial"/>
          <w:sz w:val="20"/>
          <w:szCs w:val="20"/>
        </w:rPr>
        <w:t>4</w:t>
      </w:r>
      <w:r w:rsidR="005E4095" w:rsidRPr="000079A7">
        <w:rPr>
          <w:rFonts w:ascii="Arial" w:hAnsi="Arial" w:cs="Arial"/>
          <w:sz w:val="20"/>
          <w:szCs w:val="20"/>
        </w:rPr>
        <w:t xml:space="preserve">) with the majority of wards </w:t>
      </w:r>
      <w:r w:rsidR="0083724F" w:rsidRPr="000079A7">
        <w:rPr>
          <w:rFonts w:ascii="Arial" w:hAnsi="Arial" w:cs="Arial"/>
          <w:sz w:val="20"/>
          <w:szCs w:val="20"/>
        </w:rPr>
        <w:t xml:space="preserve">experiencing </w:t>
      </w:r>
      <w:r w:rsidR="005E4095" w:rsidRPr="000079A7">
        <w:rPr>
          <w:rFonts w:ascii="Arial" w:hAnsi="Arial" w:cs="Arial"/>
          <w:sz w:val="20"/>
          <w:szCs w:val="20"/>
        </w:rPr>
        <w:t>an occupancy below 10 patients</w:t>
      </w:r>
      <w:r w:rsidR="00AE77B1" w:rsidRPr="000079A7">
        <w:rPr>
          <w:rFonts w:ascii="Arial" w:hAnsi="Arial" w:cs="Arial"/>
          <w:sz w:val="20"/>
          <w:szCs w:val="20"/>
        </w:rPr>
        <w:t xml:space="preserve">. </w:t>
      </w:r>
      <w:r w:rsidR="005E4095" w:rsidRPr="000079A7">
        <w:rPr>
          <w:rFonts w:ascii="Arial" w:hAnsi="Arial" w:cs="Arial"/>
          <w:sz w:val="20"/>
          <w:szCs w:val="20"/>
        </w:rPr>
        <w:t>However, a few wards (e.g., emergency rooms) could admit over 100 patients each day</w:t>
      </w:r>
      <w:r w:rsidR="00AE5082" w:rsidRPr="000079A7">
        <w:rPr>
          <w:rFonts w:ascii="Arial" w:hAnsi="Arial" w:cs="Arial"/>
          <w:sz w:val="20"/>
          <w:szCs w:val="20"/>
        </w:rPr>
        <w:t>.</w:t>
      </w:r>
      <w:r w:rsidR="005E4095" w:rsidRPr="000079A7">
        <w:rPr>
          <w:rFonts w:ascii="Arial" w:hAnsi="Arial" w:cs="Arial"/>
          <w:sz w:val="20"/>
          <w:szCs w:val="20"/>
        </w:rPr>
        <w:t xml:space="preserve"> </w:t>
      </w:r>
      <w:r w:rsidR="00E47C7B" w:rsidRPr="000079A7">
        <w:rPr>
          <w:rFonts w:ascii="Arial" w:hAnsi="Arial" w:cs="Arial"/>
          <w:sz w:val="20"/>
          <w:szCs w:val="20"/>
        </w:rPr>
        <w:t>Average ward size was 9 considering all the wards and 20 excluding wards with ward size equal to 1.</w:t>
      </w:r>
    </w:p>
    <w:p w14:paraId="0B5930D2" w14:textId="77777777" w:rsidR="009769C5" w:rsidRDefault="009769C5" w:rsidP="00C7620C">
      <w:pPr>
        <w:jc w:val="both"/>
        <w:rPr>
          <w:rFonts w:ascii="Arial" w:hAnsi="Arial" w:cs="Arial"/>
          <w:sz w:val="20"/>
          <w:szCs w:val="20"/>
        </w:rPr>
      </w:pPr>
    </w:p>
    <w:p w14:paraId="308267D7" w14:textId="6CD3B045" w:rsidR="008C3CA7" w:rsidRPr="00C21754" w:rsidRDefault="0087154F" w:rsidP="00C7620C">
      <w:pPr>
        <w:jc w:val="both"/>
        <w:rPr>
          <w:rFonts w:ascii="Arial" w:hAnsi="Arial" w:cs="Arial"/>
          <w:sz w:val="20"/>
          <w:szCs w:val="20"/>
        </w:rPr>
      </w:pPr>
      <w:r>
        <w:rPr>
          <w:rFonts w:ascii="Arial" w:hAnsi="Arial" w:cs="Arial"/>
          <w:sz w:val="20"/>
          <w:szCs w:val="20"/>
        </w:rPr>
        <w:t>Hospital</w:t>
      </w:r>
      <w:r w:rsidR="004E7B9B">
        <w:rPr>
          <w:rFonts w:ascii="Arial" w:hAnsi="Arial" w:cs="Arial"/>
          <w:sz w:val="20"/>
          <w:szCs w:val="20"/>
        </w:rPr>
        <w:t>-</w:t>
      </w:r>
      <w:r>
        <w:rPr>
          <w:rFonts w:ascii="Arial" w:hAnsi="Arial" w:cs="Arial"/>
          <w:sz w:val="20"/>
          <w:szCs w:val="20"/>
        </w:rPr>
        <w:t xml:space="preserve">level variation in patient traffic are </w:t>
      </w:r>
      <w:r w:rsidRPr="00C21754">
        <w:rPr>
          <w:rFonts w:ascii="Arial" w:hAnsi="Arial" w:cs="Arial"/>
          <w:sz w:val="20"/>
          <w:szCs w:val="20"/>
        </w:rPr>
        <w:t xml:space="preserve">explained mostly by </w:t>
      </w:r>
      <w:r>
        <w:rPr>
          <w:rFonts w:ascii="Arial" w:hAnsi="Arial" w:cs="Arial"/>
          <w:sz w:val="20"/>
          <w:szCs w:val="20"/>
        </w:rPr>
        <w:t>heterogeneity</w:t>
      </w:r>
      <w:r w:rsidRPr="00C21754">
        <w:rPr>
          <w:rFonts w:ascii="Arial" w:hAnsi="Arial" w:cs="Arial"/>
          <w:sz w:val="20"/>
          <w:szCs w:val="20"/>
        </w:rPr>
        <w:t xml:space="preserve"> at the building scale in the hospital network with some ranging from 0-50% (See building traffic for Allen, Harkness Pavillion and Milstein hospitals in Supplementary Information Figure S1), and others with faster patient replacement between 80% to 150%, </w:t>
      </w:r>
      <w:r w:rsidRPr="00E9528B">
        <w:rPr>
          <w:rFonts w:ascii="Arial" w:hAnsi="Arial" w:cs="Arial"/>
          <w:sz w:val="20"/>
          <w:szCs w:val="20"/>
        </w:rPr>
        <w:t xml:space="preserve">a </w:t>
      </w:r>
      <w:r w:rsidRPr="00C21754">
        <w:rPr>
          <w:rFonts w:ascii="Arial" w:hAnsi="Arial" w:cs="Arial"/>
          <w:sz w:val="20"/>
          <w:szCs w:val="20"/>
        </w:rPr>
        <w:t xml:space="preserve">consequence of admitting mostly outpatients (See Presbyterian hospital and Rest in SI Figure S1). This heterogeneity at the building scale is in turn explained by variation across the ward traffic composing each building (See SI Figure S2 ward traffic). Discharges or outflux of patients at ward facility scale follows similar patterns with some few wards per building admitting the majority of patients per week and with stable patient traffic (See Figure 1A and SI Figure S2). This heterogeneity in admissions and hospitalizations is </w:t>
      </w:r>
      <w:r w:rsidRPr="00C21754">
        <w:rPr>
          <w:rFonts w:ascii="Arial" w:hAnsi="Arial" w:cs="Arial"/>
          <w:sz w:val="20"/>
          <w:szCs w:val="20"/>
        </w:rPr>
        <w:lastRenderedPageBreak/>
        <w:t>principally dictated by ward size that was also variable at the building scale (See SI Figure S3 for ward size distribution and SI Figure S4 for the linear relationship)</w:t>
      </w:r>
      <w:r w:rsidR="004F55EE">
        <w:rPr>
          <w:rFonts w:ascii="Arial" w:hAnsi="Arial" w:cs="Arial"/>
          <w:sz w:val="20"/>
          <w:szCs w:val="20"/>
        </w:rPr>
        <w:t xml:space="preserve">. </w:t>
      </w:r>
      <w:r w:rsidR="005E4095" w:rsidRPr="00C21754">
        <w:rPr>
          <w:rFonts w:ascii="Arial" w:hAnsi="Arial" w:cs="Arial"/>
          <w:sz w:val="20"/>
          <w:szCs w:val="20"/>
        </w:rPr>
        <w:t xml:space="preserve">To visualize patient traffic within each ward, we investigated temporal occupancy. Fig </w:t>
      </w:r>
      <w:r w:rsidR="006A0BFF" w:rsidRPr="00C21754">
        <w:rPr>
          <w:rFonts w:ascii="Arial" w:hAnsi="Arial" w:cs="Arial"/>
          <w:sz w:val="20"/>
          <w:szCs w:val="20"/>
        </w:rPr>
        <w:t>1</w:t>
      </w:r>
      <w:r w:rsidR="005E4095" w:rsidRPr="00C21754">
        <w:rPr>
          <w:rFonts w:ascii="Arial" w:hAnsi="Arial" w:cs="Arial"/>
          <w:sz w:val="20"/>
          <w:szCs w:val="20"/>
        </w:rPr>
        <w:t xml:space="preserve">C shows the </w:t>
      </w:r>
      <w:r w:rsidR="009F166D" w:rsidRPr="00C21754">
        <w:rPr>
          <w:rFonts w:ascii="Arial" w:hAnsi="Arial" w:cs="Arial"/>
          <w:sz w:val="20"/>
          <w:szCs w:val="20"/>
        </w:rPr>
        <w:t xml:space="preserve">weekly </w:t>
      </w:r>
      <w:r w:rsidR="005E4095" w:rsidRPr="00C21754">
        <w:rPr>
          <w:rFonts w:ascii="Arial" w:hAnsi="Arial" w:cs="Arial"/>
          <w:sz w:val="20"/>
          <w:szCs w:val="20"/>
        </w:rPr>
        <w:t xml:space="preserve">number of patients relative to average occupancy for each ward and highlights the </w:t>
      </w:r>
      <w:r w:rsidR="00AE5082" w:rsidRPr="00C21754">
        <w:rPr>
          <w:rFonts w:ascii="Arial" w:hAnsi="Arial" w:cs="Arial"/>
          <w:sz w:val="20"/>
          <w:szCs w:val="20"/>
        </w:rPr>
        <w:t>5</w:t>
      </w:r>
      <w:r w:rsidR="005E4095" w:rsidRPr="00C21754">
        <w:rPr>
          <w:rFonts w:ascii="Arial" w:hAnsi="Arial" w:cs="Arial"/>
          <w:sz w:val="20"/>
          <w:szCs w:val="20"/>
        </w:rPr>
        <w:t xml:space="preserve"> most and least populated wards</w:t>
      </w:r>
      <w:r w:rsidR="00AE5082" w:rsidRPr="00C21754">
        <w:rPr>
          <w:rFonts w:ascii="Arial" w:hAnsi="Arial" w:cs="Arial"/>
          <w:sz w:val="20"/>
          <w:szCs w:val="20"/>
        </w:rPr>
        <w:t xml:space="preserve"> (see red and blue lines respectively)</w:t>
      </w:r>
      <w:r w:rsidR="00D94E29" w:rsidRPr="00C21754">
        <w:rPr>
          <w:rFonts w:ascii="Arial" w:hAnsi="Arial" w:cs="Arial"/>
          <w:sz w:val="20"/>
          <w:szCs w:val="20"/>
        </w:rPr>
        <w:t>; we</w:t>
      </w:r>
      <w:r w:rsidR="00E05CC3" w:rsidRPr="00C21754">
        <w:rPr>
          <w:rFonts w:ascii="Arial" w:hAnsi="Arial" w:cs="Arial"/>
          <w:sz w:val="20"/>
          <w:szCs w:val="20"/>
        </w:rPr>
        <w:t xml:space="preserve"> only included wards with sizes greater than one</w:t>
      </w:r>
      <w:r w:rsidR="00AE77B1" w:rsidRPr="00C21754">
        <w:rPr>
          <w:rFonts w:ascii="Arial" w:hAnsi="Arial" w:cs="Arial"/>
          <w:sz w:val="20"/>
          <w:szCs w:val="20"/>
        </w:rPr>
        <w:t xml:space="preserve"> for better visualization</w:t>
      </w:r>
      <w:r w:rsidR="005E4095" w:rsidRPr="00C21754">
        <w:rPr>
          <w:rFonts w:ascii="Arial" w:hAnsi="Arial" w:cs="Arial"/>
          <w:sz w:val="20"/>
          <w:szCs w:val="20"/>
        </w:rPr>
        <w:t>. The least populated wards were empty most of the time</w:t>
      </w:r>
      <w:r w:rsidR="00E05CC3" w:rsidRPr="00C21754">
        <w:rPr>
          <w:rFonts w:ascii="Arial" w:hAnsi="Arial" w:cs="Arial"/>
          <w:sz w:val="20"/>
          <w:szCs w:val="20"/>
        </w:rPr>
        <w:t xml:space="preserve"> with </w:t>
      </w:r>
      <w:r w:rsidR="00AE5082" w:rsidRPr="00C21754">
        <w:rPr>
          <w:rFonts w:ascii="Arial" w:hAnsi="Arial" w:cs="Arial"/>
          <w:sz w:val="20"/>
          <w:szCs w:val="20"/>
        </w:rPr>
        <w:t>irregular</w:t>
      </w:r>
      <w:r w:rsidR="00E05CC3" w:rsidRPr="00C21754">
        <w:rPr>
          <w:rFonts w:ascii="Arial" w:hAnsi="Arial" w:cs="Arial"/>
          <w:sz w:val="20"/>
          <w:szCs w:val="20"/>
        </w:rPr>
        <w:t xml:space="preserve"> occupancy during the study period</w:t>
      </w:r>
      <w:r w:rsidR="005E4095" w:rsidRPr="00C21754">
        <w:rPr>
          <w:rFonts w:ascii="Arial" w:hAnsi="Arial" w:cs="Arial"/>
          <w:sz w:val="20"/>
          <w:szCs w:val="20"/>
        </w:rPr>
        <w:t xml:space="preserve">, </w:t>
      </w:r>
      <w:r w:rsidR="0083724F" w:rsidRPr="00C21754">
        <w:rPr>
          <w:rFonts w:ascii="Arial" w:hAnsi="Arial" w:cs="Arial"/>
          <w:sz w:val="20"/>
          <w:szCs w:val="20"/>
        </w:rPr>
        <w:t xml:space="preserve">whereas </w:t>
      </w:r>
      <w:r w:rsidR="00AE5082" w:rsidRPr="00C21754">
        <w:rPr>
          <w:rFonts w:ascii="Arial" w:hAnsi="Arial" w:cs="Arial"/>
          <w:sz w:val="20"/>
          <w:szCs w:val="20"/>
        </w:rPr>
        <w:t>hospitalizations</w:t>
      </w:r>
      <w:r w:rsidR="005E4095" w:rsidRPr="00C21754">
        <w:rPr>
          <w:rFonts w:ascii="Arial" w:hAnsi="Arial" w:cs="Arial"/>
          <w:sz w:val="20"/>
          <w:szCs w:val="20"/>
        </w:rPr>
        <w:t xml:space="preserve"> in the most populated wards were relatively stable. The relationship between </w:t>
      </w:r>
      <w:r w:rsidR="0083724F" w:rsidRPr="00C21754">
        <w:rPr>
          <w:rFonts w:ascii="Arial" w:hAnsi="Arial" w:cs="Arial"/>
          <w:sz w:val="20"/>
          <w:szCs w:val="20"/>
        </w:rPr>
        <w:t>newly admitted</w:t>
      </w:r>
      <w:r w:rsidR="005E4095" w:rsidRPr="00C21754">
        <w:rPr>
          <w:rFonts w:ascii="Arial" w:hAnsi="Arial" w:cs="Arial"/>
          <w:sz w:val="20"/>
          <w:szCs w:val="20"/>
        </w:rPr>
        <w:t xml:space="preserve"> and </w:t>
      </w:r>
      <w:r w:rsidR="007526D3" w:rsidRPr="00E9528B">
        <w:rPr>
          <w:rFonts w:ascii="Arial" w:hAnsi="Arial" w:cs="Arial"/>
          <w:sz w:val="20"/>
          <w:szCs w:val="20"/>
        </w:rPr>
        <w:t>hospitalized</w:t>
      </w:r>
      <w:r w:rsidR="005E4095" w:rsidRPr="00C21754">
        <w:rPr>
          <w:rFonts w:ascii="Arial" w:hAnsi="Arial" w:cs="Arial"/>
          <w:sz w:val="20"/>
          <w:szCs w:val="20"/>
        </w:rPr>
        <w:t xml:space="preserve"> patients (Figures </w:t>
      </w:r>
      <w:r w:rsidR="009C558C" w:rsidRPr="00C21754">
        <w:rPr>
          <w:rFonts w:ascii="Arial" w:hAnsi="Arial" w:cs="Arial"/>
          <w:sz w:val="20"/>
          <w:szCs w:val="20"/>
        </w:rPr>
        <w:t>1</w:t>
      </w:r>
      <w:r w:rsidR="005E4095" w:rsidRPr="00C21754">
        <w:rPr>
          <w:rFonts w:ascii="Arial" w:hAnsi="Arial" w:cs="Arial"/>
          <w:sz w:val="20"/>
          <w:szCs w:val="20"/>
        </w:rPr>
        <w:t xml:space="preserve">D and </w:t>
      </w:r>
      <w:r w:rsidR="009C558C" w:rsidRPr="00C21754">
        <w:rPr>
          <w:rFonts w:ascii="Arial" w:hAnsi="Arial" w:cs="Arial"/>
          <w:sz w:val="20"/>
          <w:szCs w:val="20"/>
        </w:rPr>
        <w:t>1</w:t>
      </w:r>
      <w:r w:rsidR="005E4095" w:rsidRPr="00C21754">
        <w:rPr>
          <w:rFonts w:ascii="Arial" w:hAnsi="Arial" w:cs="Arial"/>
          <w:sz w:val="20"/>
          <w:szCs w:val="20"/>
        </w:rPr>
        <w:t>E) was linear and depended on ward size (</w:t>
      </w:r>
      <w:r w:rsidR="00C641D4" w:rsidRPr="00C21754">
        <w:rPr>
          <w:rFonts w:ascii="Arial" w:hAnsi="Arial" w:cs="Arial"/>
          <w:sz w:val="20"/>
          <w:szCs w:val="20"/>
        </w:rPr>
        <w:t xml:space="preserve">see </w:t>
      </w:r>
      <w:r w:rsidR="00DB5F34" w:rsidRPr="00C21754">
        <w:rPr>
          <w:rFonts w:ascii="Arial" w:hAnsi="Arial" w:cs="Arial"/>
          <w:sz w:val="20"/>
          <w:szCs w:val="20"/>
        </w:rPr>
        <w:t xml:space="preserve">SI </w:t>
      </w:r>
      <w:r w:rsidR="005E4095" w:rsidRPr="00C21754">
        <w:rPr>
          <w:rFonts w:ascii="Arial" w:hAnsi="Arial" w:cs="Arial"/>
          <w:sz w:val="20"/>
          <w:szCs w:val="20"/>
        </w:rPr>
        <w:t>Figure S</w:t>
      </w:r>
      <w:r w:rsidR="006A0BFF" w:rsidRPr="00C21754">
        <w:rPr>
          <w:rFonts w:ascii="Arial" w:hAnsi="Arial" w:cs="Arial"/>
          <w:sz w:val="20"/>
          <w:szCs w:val="20"/>
        </w:rPr>
        <w:t>3</w:t>
      </w:r>
      <w:r w:rsidR="005E4095" w:rsidRPr="00C21754">
        <w:rPr>
          <w:rFonts w:ascii="Arial" w:hAnsi="Arial" w:cs="Arial"/>
          <w:sz w:val="20"/>
          <w:szCs w:val="20"/>
        </w:rPr>
        <w:t>)</w:t>
      </w:r>
      <w:r w:rsidR="00C641D4" w:rsidRPr="00C21754">
        <w:rPr>
          <w:rFonts w:ascii="Arial" w:hAnsi="Arial" w:cs="Arial"/>
          <w:sz w:val="20"/>
          <w:szCs w:val="20"/>
        </w:rPr>
        <w:t>.</w:t>
      </w:r>
      <w:r w:rsidR="00625E23" w:rsidRPr="00C21754">
        <w:rPr>
          <w:rFonts w:ascii="Arial" w:hAnsi="Arial" w:cs="Arial"/>
          <w:sz w:val="20"/>
          <w:szCs w:val="20"/>
        </w:rPr>
        <w:t xml:space="preserve"> </w:t>
      </w:r>
      <w:r w:rsidR="001B35D9" w:rsidRPr="00C21754">
        <w:rPr>
          <w:rFonts w:ascii="Arial" w:hAnsi="Arial" w:cs="Arial"/>
          <w:sz w:val="20"/>
          <w:szCs w:val="20"/>
        </w:rPr>
        <w:t xml:space="preserve">Clinical culture </w:t>
      </w:r>
      <w:r w:rsidR="005E4095" w:rsidRPr="00C21754">
        <w:rPr>
          <w:rFonts w:ascii="Arial" w:hAnsi="Arial" w:cs="Arial"/>
          <w:sz w:val="20"/>
          <w:szCs w:val="20"/>
        </w:rPr>
        <w:t xml:space="preserve">numbers were also heterogeneous across wards. Most cultures </w:t>
      </w:r>
      <w:r w:rsidR="00F22A28">
        <w:rPr>
          <w:rFonts w:ascii="Arial" w:hAnsi="Arial" w:cs="Arial"/>
          <w:sz w:val="20"/>
          <w:szCs w:val="20"/>
        </w:rPr>
        <w:t>are</w:t>
      </w:r>
      <w:r w:rsidR="00F22A28" w:rsidRPr="00C21754">
        <w:rPr>
          <w:rFonts w:ascii="Arial" w:hAnsi="Arial" w:cs="Arial"/>
          <w:sz w:val="20"/>
          <w:szCs w:val="20"/>
        </w:rPr>
        <w:t xml:space="preserve"> </w:t>
      </w:r>
      <w:r w:rsidR="005E4095" w:rsidRPr="00C21754">
        <w:rPr>
          <w:rFonts w:ascii="Arial" w:hAnsi="Arial" w:cs="Arial"/>
          <w:sz w:val="20"/>
          <w:szCs w:val="20"/>
        </w:rPr>
        <w:t>sample from a small subset of wards, as shown by the weekly number of cultures collected in each (</w:t>
      </w:r>
      <w:r w:rsidR="00FF00A6" w:rsidRPr="00C21754">
        <w:rPr>
          <w:rFonts w:ascii="Arial" w:hAnsi="Arial" w:cs="Arial"/>
          <w:sz w:val="20"/>
          <w:szCs w:val="20"/>
        </w:rPr>
        <w:t xml:space="preserve">see </w:t>
      </w:r>
      <w:r w:rsidR="005E4095" w:rsidRPr="00C21754">
        <w:rPr>
          <w:rFonts w:ascii="Arial" w:hAnsi="Arial" w:cs="Arial"/>
          <w:sz w:val="20"/>
          <w:szCs w:val="20"/>
        </w:rPr>
        <w:t xml:space="preserve">Fig. </w:t>
      </w:r>
      <w:r w:rsidR="006A0BFF" w:rsidRPr="00C21754">
        <w:rPr>
          <w:rFonts w:ascii="Arial" w:hAnsi="Arial" w:cs="Arial"/>
          <w:sz w:val="20"/>
          <w:szCs w:val="20"/>
        </w:rPr>
        <w:t>1</w:t>
      </w:r>
      <w:r w:rsidR="005E4095" w:rsidRPr="00C21754">
        <w:rPr>
          <w:rFonts w:ascii="Arial" w:hAnsi="Arial" w:cs="Arial"/>
          <w:sz w:val="20"/>
          <w:szCs w:val="20"/>
        </w:rPr>
        <w:t>D).</w:t>
      </w:r>
    </w:p>
    <w:p w14:paraId="68506A95" w14:textId="77777777" w:rsidR="00816BA8" w:rsidRPr="00C21754" w:rsidRDefault="00816BA8" w:rsidP="00C7620C">
      <w:pPr>
        <w:jc w:val="both"/>
        <w:rPr>
          <w:rFonts w:ascii="Arial" w:hAnsi="Arial" w:cs="Arial"/>
          <w:sz w:val="20"/>
          <w:szCs w:val="20"/>
        </w:rPr>
      </w:pPr>
    </w:p>
    <w:p w14:paraId="5C1D2FE0" w14:textId="60CCA418" w:rsidR="004E3538" w:rsidRPr="00E9528B" w:rsidRDefault="004E3538" w:rsidP="00C7620C">
      <w:pPr>
        <w:pStyle w:val="Heading3"/>
        <w:spacing w:line="240" w:lineRule="auto"/>
        <w:jc w:val="both"/>
        <w:rPr>
          <w:i/>
          <w:iCs/>
          <w:sz w:val="20"/>
          <w:szCs w:val="20"/>
          <w:lang w:val="en-US"/>
        </w:rPr>
      </w:pPr>
      <w:commentRangeStart w:id="37"/>
      <w:commentRangeStart w:id="38"/>
      <w:commentRangeStart w:id="39"/>
      <w:r w:rsidRPr="00E9528B">
        <w:rPr>
          <w:i/>
          <w:iCs/>
          <w:sz w:val="20"/>
          <w:szCs w:val="20"/>
          <w:lang w:val="en-US"/>
        </w:rPr>
        <w:t>Microoganism prevalence</w:t>
      </w:r>
    </w:p>
    <w:p w14:paraId="7F8E9979" w14:textId="2CC3A2EF" w:rsidR="004E3538" w:rsidRPr="00E9528B" w:rsidRDefault="004E3538" w:rsidP="00C7620C">
      <w:pPr>
        <w:pStyle w:val="Heading3"/>
        <w:spacing w:line="240" w:lineRule="auto"/>
        <w:jc w:val="both"/>
        <w:rPr>
          <w:i/>
          <w:iCs/>
          <w:color w:val="000000" w:themeColor="text1"/>
          <w:sz w:val="20"/>
          <w:szCs w:val="20"/>
          <w:lang w:val="en-US"/>
        </w:rPr>
      </w:pPr>
      <w:r w:rsidRPr="00C21754">
        <w:rPr>
          <w:color w:val="000000" w:themeColor="text1"/>
          <w:sz w:val="20"/>
          <w:szCs w:val="20"/>
          <w:lang w:val="en-US"/>
        </w:rPr>
        <w:t xml:space="preserve">We search the literature to set the importation rate of each microorganism as a proxy of the community prevalence. Our search terms include 'prevalence', 'colonization', 'carriage rate', and use reviews for some of the </w:t>
      </w:r>
      <w:r w:rsidR="007B6430" w:rsidRPr="00C21754">
        <w:rPr>
          <w:color w:val="000000" w:themeColor="text1"/>
          <w:sz w:val="20"/>
          <w:szCs w:val="20"/>
          <w:lang w:val="en-US"/>
        </w:rPr>
        <w:t xml:space="preserve">microparasites </w:t>
      </w:r>
      <w:r w:rsidRPr="00C21754">
        <w:rPr>
          <w:color w:val="000000" w:themeColor="text1"/>
          <w:sz w:val="20"/>
          <w:szCs w:val="20"/>
          <w:lang w:val="en-US"/>
        </w:rPr>
        <w:t xml:space="preserve">that report pooled estimates across different geographical locations. In the Supplementary Information section </w:t>
      </w:r>
      <w:r w:rsidRPr="00C21754">
        <w:rPr>
          <w:i/>
          <w:iCs/>
          <w:color w:val="000000" w:themeColor="text1"/>
          <w:sz w:val="20"/>
          <w:szCs w:val="20"/>
          <w:lang w:val="en-US"/>
        </w:rPr>
        <w:t>Prevalence estimates</w:t>
      </w:r>
      <w:r w:rsidRPr="00C21754">
        <w:rPr>
          <w:color w:val="000000" w:themeColor="text1"/>
          <w:sz w:val="20"/>
          <w:szCs w:val="20"/>
          <w:lang w:val="en-US"/>
        </w:rPr>
        <w:t xml:space="preserve"> we include the different values, sources, and a small description of the study, with the geographical location and population of interest; in Table 1 we consigne a resume with the values.</w:t>
      </w:r>
      <w:commentRangeEnd w:id="37"/>
      <w:r w:rsidR="00F372CF" w:rsidRPr="00E9528B">
        <w:rPr>
          <w:rStyle w:val="CommentReference"/>
          <w:rFonts w:ascii="Times New Roman" w:eastAsia="Times New Roman" w:hAnsi="Times New Roman" w:cs="Times New Roman"/>
          <w:color w:val="auto"/>
          <w:lang w:val="en-US" w:eastAsia="en-US"/>
        </w:rPr>
        <w:commentReference w:id="37"/>
      </w:r>
      <w:commentRangeEnd w:id="38"/>
      <w:r w:rsidR="00CD15CE" w:rsidRPr="00E9528B">
        <w:rPr>
          <w:rStyle w:val="CommentReference"/>
          <w:rFonts w:ascii="Times New Roman" w:eastAsia="Times New Roman" w:hAnsi="Times New Roman" w:cs="Times New Roman"/>
          <w:color w:val="auto"/>
          <w:lang w:val="en-US" w:eastAsia="en-US"/>
        </w:rPr>
        <w:commentReference w:id="38"/>
      </w:r>
      <w:commentRangeEnd w:id="39"/>
      <w:r w:rsidR="00441729" w:rsidRPr="00E9528B">
        <w:rPr>
          <w:rStyle w:val="CommentReference"/>
          <w:rFonts w:ascii="Times New Roman" w:eastAsia="Times New Roman" w:hAnsi="Times New Roman" w:cs="Times New Roman"/>
          <w:color w:val="auto"/>
          <w:lang w:val="en-US" w:eastAsia="en-US"/>
        </w:rPr>
        <w:commentReference w:id="39"/>
      </w:r>
      <w:r w:rsidR="00ED48AD" w:rsidRPr="00C21754">
        <w:rPr>
          <w:color w:val="000000" w:themeColor="text1"/>
          <w:sz w:val="20"/>
          <w:szCs w:val="20"/>
          <w:lang w:val="en-US"/>
        </w:rPr>
        <w:t xml:space="preserve"> </w:t>
      </w:r>
    </w:p>
    <w:p w14:paraId="51B319A4" w14:textId="2F7A3D4E" w:rsidR="005E4095" w:rsidRPr="00E9528B" w:rsidRDefault="005E4095" w:rsidP="00C7620C">
      <w:pPr>
        <w:pStyle w:val="Heading3"/>
        <w:spacing w:line="240" w:lineRule="auto"/>
        <w:jc w:val="both"/>
        <w:rPr>
          <w:i/>
          <w:iCs/>
          <w:sz w:val="20"/>
          <w:szCs w:val="20"/>
          <w:lang w:val="en-US"/>
        </w:rPr>
      </w:pPr>
      <w:r w:rsidRPr="00E9528B">
        <w:rPr>
          <w:i/>
          <w:iCs/>
          <w:sz w:val="20"/>
          <w:szCs w:val="20"/>
          <w:lang w:val="en-US"/>
        </w:rPr>
        <w:t>Identifiability: synthetic simulations and inference</w:t>
      </w:r>
    </w:p>
    <w:p w14:paraId="186FF107" w14:textId="3A77B4FF" w:rsidR="00FB775D" w:rsidRPr="00C21754" w:rsidRDefault="005E4095" w:rsidP="00C7620C">
      <w:pPr>
        <w:jc w:val="both"/>
        <w:rPr>
          <w:rFonts w:ascii="Arial" w:eastAsiaTheme="minorEastAsia" w:hAnsi="Arial" w:cs="Arial"/>
          <w:sz w:val="20"/>
          <w:szCs w:val="20"/>
        </w:rPr>
      </w:pPr>
      <w:r w:rsidRPr="00C21754">
        <w:rPr>
          <w:rFonts w:ascii="Arial" w:hAnsi="Arial" w:cs="Arial"/>
          <w:sz w:val="20"/>
          <w:szCs w:val="20"/>
        </w:rPr>
        <w:t xml:space="preserve">To investigate the identifiability of the model-inference system, </w:t>
      </w:r>
      <w:r w:rsidR="00492812" w:rsidRPr="00C21754">
        <w:rPr>
          <w:rFonts w:ascii="Arial" w:hAnsi="Arial" w:cs="Arial"/>
          <w:sz w:val="20"/>
          <w:szCs w:val="20"/>
        </w:rPr>
        <w:t xml:space="preserve">we explore inference on a simulated trajectory </w:t>
      </w:r>
      <w:r w:rsidR="00492AF3" w:rsidRPr="00C21754">
        <w:rPr>
          <w:rFonts w:ascii="Arial" w:hAnsi="Arial" w:cs="Arial"/>
          <w:sz w:val="20"/>
          <w:szCs w:val="20"/>
        </w:rPr>
        <w:t xml:space="preserve">with known parameters. We </w:t>
      </w:r>
      <w:r w:rsidR="00AF2500" w:rsidRPr="00C21754">
        <w:rPr>
          <w:rFonts w:ascii="Arial" w:hAnsi="Arial" w:cs="Arial"/>
          <w:sz w:val="20"/>
          <w:szCs w:val="20"/>
        </w:rPr>
        <w:t xml:space="preserve">investigate </w:t>
      </w:r>
      <w:r w:rsidR="0099539E" w:rsidRPr="00C21754">
        <w:rPr>
          <w:rFonts w:ascii="Arial" w:hAnsi="Arial" w:cs="Arial"/>
          <w:sz w:val="20"/>
          <w:szCs w:val="20"/>
        </w:rPr>
        <w:t>if</w:t>
      </w:r>
      <w:r w:rsidR="00AF2500" w:rsidRPr="00C21754">
        <w:rPr>
          <w:rFonts w:ascii="Arial" w:hAnsi="Arial" w:cs="Arial"/>
          <w:sz w:val="20"/>
          <w:szCs w:val="20"/>
        </w:rPr>
        <w:t xml:space="preserve"> the </w:t>
      </w:r>
      <w:r w:rsidR="00162827" w:rsidRPr="00C21754">
        <w:rPr>
          <w:rFonts w:ascii="Arial" w:hAnsi="Arial" w:cs="Arial"/>
          <w:sz w:val="20"/>
          <w:szCs w:val="20"/>
        </w:rPr>
        <w:t>model inference</w:t>
      </w:r>
      <w:r w:rsidR="00AF2500" w:rsidRPr="00C21754">
        <w:rPr>
          <w:rFonts w:ascii="Arial" w:hAnsi="Arial" w:cs="Arial"/>
          <w:sz w:val="20"/>
          <w:szCs w:val="20"/>
        </w:rPr>
        <w:t xml:space="preserve"> is capable of recovering parameters fixing the importation rate </w:t>
      </w:r>
      <m:oMath>
        <m:r>
          <w:rPr>
            <w:rFonts w:ascii="Cambria Math" w:hAnsi="Cambria Math" w:cs="Arial"/>
            <w:sz w:val="20"/>
            <w:szCs w:val="20"/>
          </w:rPr>
          <m:t>γ</m:t>
        </m:r>
      </m:oMath>
      <w:r w:rsidR="00AF2500" w:rsidRPr="00C21754">
        <w:rPr>
          <w:rFonts w:ascii="Arial" w:eastAsiaTheme="minorEastAsia" w:hAnsi="Arial" w:cs="Arial"/>
          <w:sz w:val="20"/>
          <w:szCs w:val="20"/>
        </w:rPr>
        <w:t xml:space="preserve"> to 25% and 50%</w:t>
      </w:r>
      <w:r w:rsidR="008753F5" w:rsidRPr="00C21754">
        <w:rPr>
          <w:rFonts w:ascii="Arial" w:eastAsiaTheme="minorEastAsia" w:hAnsi="Arial" w:cs="Arial"/>
          <w:sz w:val="20"/>
          <w:szCs w:val="20"/>
        </w:rPr>
        <w:t>, and varying</w:t>
      </w:r>
      <w:r w:rsidR="00522C38" w:rsidRPr="00C21754">
        <w:rPr>
          <w:rFonts w:ascii="Arial" w:eastAsiaTheme="minorEastAsia" w:hAnsi="Arial" w:cs="Arial"/>
          <w:sz w:val="20"/>
          <w:szCs w:val="20"/>
        </w:rPr>
        <w:t xml:space="preserve"> the likelihood of</w:t>
      </w:r>
      <w:r w:rsidR="00E47C7B" w:rsidRPr="00C21754">
        <w:rPr>
          <w:rFonts w:ascii="Arial" w:eastAsiaTheme="minorEastAsia" w:hAnsi="Arial" w:cs="Arial"/>
          <w:sz w:val="20"/>
          <w:szCs w:val="20"/>
        </w:rPr>
        <w:t xml:space="preserve"> detection upon testing</w:t>
      </w:r>
      <w:r w:rsidR="008753F5" w:rsidRPr="00C21754">
        <w:rPr>
          <w:rFonts w:ascii="Arial" w:eastAsiaTheme="minorEastAsia" w:hAnsi="Arial" w:cs="Arial"/>
          <w:sz w:val="20"/>
          <w:szCs w:val="20"/>
        </w:rPr>
        <w:t xml:space="preserve"> </w:t>
      </w:r>
      <m:oMath>
        <m:r>
          <w:rPr>
            <w:rFonts w:ascii="Cambria Math" w:eastAsiaTheme="minorEastAsia" w:hAnsi="Cambria Math" w:cs="Arial"/>
            <w:sz w:val="20"/>
            <w:szCs w:val="20"/>
          </w:rPr>
          <m:t>ρ</m:t>
        </m:r>
        <m:r>
          <m:rPr>
            <m:sty m:val="p"/>
          </m:rPr>
          <w:rPr>
            <w:rFonts w:ascii="Cambria Math" w:eastAsiaTheme="minorEastAsia" w:hAnsi="Cambria Math" w:cs="Arial"/>
            <w:sz w:val="20"/>
            <w:szCs w:val="20"/>
          </w:rPr>
          <m:t>∈</m:t>
        </m:r>
        <m:r>
          <m:rPr>
            <m:lit/>
            <m:sty m:val="p"/>
          </m:rPr>
          <w:rPr>
            <w:rFonts w:ascii="Cambria Math" w:eastAsiaTheme="minorEastAsia" w:hAnsi="Cambria Math" w:cs="Arial"/>
            <w:sz w:val="20"/>
            <w:szCs w:val="20"/>
          </w:rPr>
          <m:t>{</m:t>
        </m:r>
        <m:r>
          <w:rPr>
            <w:rFonts w:ascii="Cambria Math" w:eastAsiaTheme="minorEastAsia" w:hAnsi="Cambria Math" w:cs="Arial"/>
            <w:sz w:val="20"/>
            <w:szCs w:val="20"/>
          </w:rPr>
          <m:t>1%,5%,10%,18%</m:t>
        </m:r>
        <m:r>
          <m:rPr>
            <m:lit/>
          </m:rPr>
          <w:rPr>
            <w:rFonts w:ascii="Cambria Math" w:eastAsiaTheme="minorEastAsia" w:hAnsi="Cambria Math" w:cs="Arial"/>
            <w:sz w:val="20"/>
            <w:szCs w:val="20"/>
          </w:rPr>
          <m:t>}</m:t>
        </m:r>
      </m:oMath>
      <w:r w:rsidR="00522C38" w:rsidRPr="00C21754">
        <w:rPr>
          <w:rFonts w:ascii="Arial" w:eastAsiaTheme="minorEastAsia" w:hAnsi="Arial" w:cs="Arial"/>
          <w:sz w:val="20"/>
          <w:szCs w:val="20"/>
        </w:rPr>
        <w:t xml:space="preserve"> and the nosocomial transmission rate </w:t>
      </w:r>
      <m:oMath>
        <m:r>
          <w:rPr>
            <w:rFonts w:ascii="Cambria Math" w:eastAsiaTheme="minorEastAsia" w:hAnsi="Cambria Math" w:cs="Arial"/>
            <w:sz w:val="20"/>
            <w:szCs w:val="20"/>
          </w:rPr>
          <m:t>β</m:t>
        </m:r>
        <m:r>
          <m:rPr>
            <m:sty m:val="p"/>
          </m:rPr>
          <w:rPr>
            <w:rFonts w:ascii="Cambria Math" w:eastAsiaTheme="minorEastAsia" w:hAnsi="Cambria Math" w:cs="Arial"/>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0.01, 0.05, 0.1</m:t>
        </m:r>
        <m:r>
          <m:rPr>
            <m:lit/>
          </m:rPr>
          <w:rPr>
            <w:rFonts w:ascii="Cambria Math" w:eastAsiaTheme="minorEastAsia" w:hAnsi="Cambria Math" w:cs="Arial"/>
            <w:sz w:val="20"/>
            <w:szCs w:val="20"/>
          </w:rPr>
          <m:t>}</m:t>
        </m:r>
      </m:oMath>
      <w:r w:rsidR="00522C38" w:rsidRPr="00C21754">
        <w:rPr>
          <w:rFonts w:ascii="Arial" w:eastAsiaTheme="minorEastAsia" w:hAnsi="Arial" w:cs="Arial"/>
          <w:sz w:val="20"/>
          <w:szCs w:val="20"/>
        </w:rPr>
        <w:t xml:space="preserve"> uniformly covering the prior range</w:t>
      </w:r>
      <w:r w:rsidR="003C2682" w:rsidRPr="00C21754">
        <w:rPr>
          <w:rFonts w:ascii="Arial" w:eastAsiaTheme="minorEastAsia" w:hAnsi="Arial" w:cs="Arial"/>
          <w:sz w:val="20"/>
          <w:szCs w:val="20"/>
        </w:rPr>
        <w:t xml:space="preserve">. The parameter estimates of the inference consistently capture the true parameter values for both detection rates </w:t>
      </w:r>
      <m:oMath>
        <m:r>
          <w:rPr>
            <w:rFonts w:ascii="Cambria Math" w:eastAsiaTheme="minorEastAsia" w:hAnsi="Cambria Math" w:cs="Arial"/>
            <w:sz w:val="20"/>
            <w:szCs w:val="20"/>
          </w:rPr>
          <m:t>ρ</m:t>
        </m:r>
      </m:oMath>
      <w:r w:rsidR="003C2682" w:rsidRPr="00C21754">
        <w:rPr>
          <w:rFonts w:ascii="Arial" w:eastAsiaTheme="minorEastAsia" w:hAnsi="Arial" w:cs="Arial"/>
          <w:sz w:val="20"/>
          <w:szCs w:val="20"/>
        </w:rPr>
        <w:t xml:space="preserve"> and nosocomial transmission rates </w:t>
      </w:r>
      <m:oMath>
        <m:r>
          <w:rPr>
            <w:rFonts w:ascii="Cambria Math" w:eastAsiaTheme="minorEastAsia" w:hAnsi="Cambria Math" w:cs="Arial"/>
            <w:sz w:val="20"/>
            <w:szCs w:val="20"/>
          </w:rPr>
          <m:t>β</m:t>
        </m:r>
      </m:oMath>
      <w:r w:rsidR="003C2682" w:rsidRPr="00C21754">
        <w:rPr>
          <w:rFonts w:ascii="Arial" w:eastAsiaTheme="minorEastAsia" w:hAnsi="Arial" w:cs="Arial"/>
          <w:sz w:val="20"/>
          <w:szCs w:val="20"/>
        </w:rPr>
        <w:t xml:space="preserve"> (See Figure 2A and 2B for </w:t>
      </w:r>
      <m:oMath>
        <m:r>
          <w:rPr>
            <w:rFonts w:ascii="Cambria Math" w:eastAsiaTheme="minorEastAsia" w:hAnsi="Cambria Math" w:cs="Arial"/>
            <w:sz w:val="20"/>
            <w:szCs w:val="20"/>
          </w:rPr>
          <m:t>γ</m:t>
        </m:r>
      </m:oMath>
      <w:r w:rsidR="003C2682" w:rsidRPr="00C21754">
        <w:rPr>
          <w:rFonts w:ascii="Arial" w:eastAsiaTheme="minorEastAsia" w:hAnsi="Arial" w:cs="Arial"/>
          <w:sz w:val="20"/>
          <w:szCs w:val="20"/>
        </w:rPr>
        <w:t xml:space="preserve"> </w:t>
      </w:r>
      <w:r w:rsidR="005256E8" w:rsidRPr="00C21754">
        <w:rPr>
          <w:rFonts w:ascii="Arial" w:eastAsiaTheme="minorEastAsia" w:hAnsi="Arial" w:cs="Arial"/>
          <w:sz w:val="20"/>
          <w:szCs w:val="20"/>
        </w:rPr>
        <w:t xml:space="preserve">equal to </w:t>
      </w:r>
      <w:r w:rsidR="003C2682" w:rsidRPr="00C21754">
        <w:rPr>
          <w:rFonts w:ascii="Arial" w:eastAsiaTheme="minorEastAsia" w:hAnsi="Arial" w:cs="Arial"/>
          <w:sz w:val="20"/>
          <w:szCs w:val="20"/>
        </w:rPr>
        <w:t xml:space="preserve">25 and 50% respectively). </w:t>
      </w:r>
      <w:r w:rsidR="006C1443" w:rsidRPr="00C21754">
        <w:rPr>
          <w:rFonts w:ascii="Arial" w:eastAsiaTheme="minorEastAsia" w:hAnsi="Arial" w:cs="Arial"/>
          <w:sz w:val="20"/>
          <w:szCs w:val="20"/>
        </w:rPr>
        <w:t xml:space="preserve">In </w:t>
      </w:r>
      <w:r w:rsidR="003C2682" w:rsidRPr="00C21754">
        <w:rPr>
          <w:rFonts w:ascii="Arial" w:eastAsiaTheme="minorEastAsia" w:hAnsi="Arial" w:cs="Arial"/>
          <w:sz w:val="20"/>
          <w:szCs w:val="20"/>
        </w:rPr>
        <w:t xml:space="preserve">Figure </w:t>
      </w:r>
      <w:r w:rsidR="00F72015" w:rsidRPr="00C21754">
        <w:rPr>
          <w:rFonts w:ascii="Arial" w:eastAsiaTheme="minorEastAsia" w:hAnsi="Arial" w:cs="Arial"/>
          <w:sz w:val="20"/>
          <w:szCs w:val="20"/>
        </w:rPr>
        <w:t xml:space="preserve">2 </w:t>
      </w:r>
      <w:r w:rsidR="006C1443" w:rsidRPr="00C21754">
        <w:rPr>
          <w:rFonts w:ascii="Arial" w:eastAsiaTheme="minorEastAsia" w:hAnsi="Arial" w:cs="Arial"/>
          <w:sz w:val="20"/>
          <w:szCs w:val="20"/>
        </w:rPr>
        <w:t>we show</w:t>
      </w:r>
      <w:r w:rsidR="003C2682" w:rsidRPr="00C21754">
        <w:rPr>
          <w:rFonts w:ascii="Arial" w:eastAsiaTheme="minorEastAsia" w:hAnsi="Arial" w:cs="Arial"/>
          <w:sz w:val="20"/>
          <w:szCs w:val="20"/>
        </w:rPr>
        <w:t xml:space="preserve"> first how the </w:t>
      </w:r>
      <w:r w:rsidR="001D6A67" w:rsidRPr="00C21754">
        <w:rPr>
          <w:rFonts w:ascii="Arial" w:eastAsiaTheme="minorEastAsia" w:hAnsi="Arial" w:cs="Arial"/>
          <w:sz w:val="20"/>
          <w:szCs w:val="20"/>
        </w:rPr>
        <w:t>model inference</w:t>
      </w:r>
      <w:r w:rsidR="003C2682" w:rsidRPr="00C21754">
        <w:rPr>
          <w:rFonts w:ascii="Arial" w:eastAsiaTheme="minorEastAsia" w:hAnsi="Arial" w:cs="Arial"/>
          <w:sz w:val="20"/>
          <w:szCs w:val="20"/>
        </w:rPr>
        <w:t xml:space="preserve"> is able to explore different regions of the prior</w:t>
      </w:r>
      <w:r w:rsidR="00A66999" w:rsidRPr="00C21754">
        <w:rPr>
          <w:rFonts w:ascii="Arial" w:eastAsiaTheme="minorEastAsia" w:hAnsi="Arial" w:cs="Arial"/>
          <w:sz w:val="20"/>
          <w:szCs w:val="20"/>
        </w:rPr>
        <w:t xml:space="preserve"> range</w:t>
      </w:r>
      <w:r w:rsidR="003C2682" w:rsidRPr="00C21754">
        <w:rPr>
          <w:rFonts w:ascii="Arial" w:eastAsiaTheme="minorEastAsia" w:hAnsi="Arial" w:cs="Arial"/>
          <w:sz w:val="20"/>
          <w:szCs w:val="20"/>
        </w:rPr>
        <w:t xml:space="preserve"> (limits of each axis), and second how the posterior captures the true parameter values. </w:t>
      </w:r>
      <w:r w:rsidR="00E47C7B" w:rsidRPr="00C21754">
        <w:rPr>
          <w:rFonts w:ascii="Arial" w:eastAsiaTheme="minorEastAsia" w:hAnsi="Arial" w:cs="Arial"/>
          <w:sz w:val="20"/>
          <w:szCs w:val="20"/>
        </w:rPr>
        <w:t>I</w:t>
      </w:r>
      <w:r w:rsidR="00F02D90" w:rsidRPr="00C21754">
        <w:rPr>
          <w:rFonts w:ascii="Arial" w:eastAsiaTheme="minorEastAsia" w:hAnsi="Arial" w:cs="Arial"/>
          <w:sz w:val="20"/>
          <w:szCs w:val="20"/>
        </w:rPr>
        <w:t xml:space="preserve">nferences with </w:t>
      </w:r>
      <m:oMath>
        <m:r>
          <w:rPr>
            <w:rFonts w:ascii="Cambria Math" w:eastAsiaTheme="minorEastAsia" w:hAnsi="Cambria Math" w:cs="Arial"/>
            <w:sz w:val="20"/>
            <w:szCs w:val="20"/>
          </w:rPr>
          <m:t xml:space="preserve">γ=25% </m:t>
        </m:r>
      </m:oMath>
      <w:r w:rsidR="00BB6D8A">
        <w:rPr>
          <w:rFonts w:ascii="Arial" w:eastAsiaTheme="minorEastAsia" w:hAnsi="Arial" w:cs="Arial"/>
          <w:sz w:val="20"/>
          <w:szCs w:val="20"/>
        </w:rPr>
        <w:t>are</w:t>
      </w:r>
      <w:r w:rsidR="00BB6D8A" w:rsidRPr="00C21754">
        <w:rPr>
          <w:rFonts w:ascii="Arial" w:eastAsiaTheme="minorEastAsia" w:hAnsi="Arial" w:cs="Arial"/>
          <w:sz w:val="20"/>
          <w:szCs w:val="20"/>
        </w:rPr>
        <w:t xml:space="preserve"> </w:t>
      </w:r>
      <w:r w:rsidR="00F02D90" w:rsidRPr="00C21754">
        <w:rPr>
          <w:rFonts w:ascii="Arial" w:eastAsiaTheme="minorEastAsia" w:hAnsi="Arial" w:cs="Arial"/>
          <w:sz w:val="20"/>
          <w:szCs w:val="20"/>
        </w:rPr>
        <w:t xml:space="preserve">more bias and less sharp than inferences with </w:t>
      </w:r>
      <m:oMath>
        <m:r>
          <w:rPr>
            <w:rFonts w:ascii="Cambria Math" w:eastAsiaTheme="minorEastAsia" w:hAnsi="Cambria Math" w:cs="Arial"/>
            <w:sz w:val="20"/>
            <w:szCs w:val="20"/>
          </w:rPr>
          <m:t>γ=50%</m:t>
        </m:r>
      </m:oMath>
      <w:r w:rsidR="00BB6D8A">
        <w:rPr>
          <w:rFonts w:ascii="Arial" w:eastAsiaTheme="minorEastAsia" w:hAnsi="Arial" w:cs="Arial"/>
          <w:sz w:val="20"/>
          <w:szCs w:val="20"/>
        </w:rPr>
        <w:t>.</w:t>
      </w:r>
      <w:r w:rsidR="0099539E" w:rsidRPr="00C21754">
        <w:rPr>
          <w:rFonts w:ascii="Arial" w:eastAsiaTheme="minorEastAsia" w:hAnsi="Arial" w:cs="Arial"/>
          <w:sz w:val="20"/>
          <w:szCs w:val="20"/>
        </w:rPr>
        <w:t xml:space="preserve"> </w:t>
      </w:r>
      <w:r w:rsidR="00BB6D8A">
        <w:rPr>
          <w:rFonts w:ascii="Arial" w:eastAsiaTheme="minorEastAsia" w:hAnsi="Arial" w:cs="Arial"/>
          <w:sz w:val="20"/>
          <w:szCs w:val="20"/>
        </w:rPr>
        <w:t>Estimates with both prevalences</w:t>
      </w:r>
      <w:r w:rsidR="00BB6D8A" w:rsidRPr="00C21754">
        <w:rPr>
          <w:rFonts w:ascii="Arial" w:eastAsiaTheme="minorEastAsia" w:hAnsi="Arial" w:cs="Arial"/>
          <w:sz w:val="20"/>
          <w:szCs w:val="20"/>
        </w:rPr>
        <w:t xml:space="preserve"> </w:t>
      </w:r>
      <w:r w:rsidR="0099539E" w:rsidRPr="00C21754">
        <w:rPr>
          <w:rFonts w:ascii="Arial" w:eastAsiaTheme="minorEastAsia" w:hAnsi="Arial" w:cs="Arial"/>
          <w:sz w:val="20"/>
          <w:szCs w:val="20"/>
        </w:rPr>
        <w:t>gravitate towards the truth</w:t>
      </w:r>
      <w:r w:rsidR="00DE170A" w:rsidRPr="00C21754">
        <w:rPr>
          <w:rFonts w:ascii="Arial" w:eastAsiaTheme="minorEastAsia" w:hAnsi="Arial" w:cs="Arial"/>
          <w:sz w:val="20"/>
          <w:szCs w:val="20"/>
        </w:rPr>
        <w:t xml:space="preserve"> and </w:t>
      </w:r>
      <w:r w:rsidR="005A1B3A" w:rsidRPr="00C21754">
        <w:rPr>
          <w:rFonts w:ascii="Arial" w:eastAsiaTheme="minorEastAsia" w:hAnsi="Arial" w:cs="Arial"/>
          <w:sz w:val="20"/>
          <w:szCs w:val="20"/>
        </w:rPr>
        <w:t>only in two instances it's substantially biased</w:t>
      </w:r>
      <w:r w:rsidR="00842C6E" w:rsidRPr="00C21754">
        <w:rPr>
          <w:rFonts w:ascii="Arial" w:eastAsiaTheme="minorEastAsia" w:hAnsi="Arial" w:cs="Arial"/>
          <w:sz w:val="20"/>
          <w:szCs w:val="20"/>
        </w:rPr>
        <w:t xml:space="preserve">, see </w:t>
      </w:r>
      <w:r w:rsidR="005A1B3A" w:rsidRPr="00C21754">
        <w:rPr>
          <w:rFonts w:ascii="Arial" w:eastAsiaTheme="minorEastAsia" w:hAnsi="Arial" w:cs="Arial"/>
          <w:sz w:val="20"/>
          <w:szCs w:val="20"/>
        </w:rPr>
        <w:t>scenarios 2 and 4 in Figure 2. We visually inspect if the</w:t>
      </w:r>
      <w:r w:rsidR="00F32955" w:rsidRPr="00E9528B">
        <w:rPr>
          <w:rFonts w:ascii="Arial" w:eastAsiaTheme="minorEastAsia" w:hAnsi="Arial" w:cs="Arial"/>
          <w:sz w:val="20"/>
          <w:szCs w:val="20"/>
        </w:rPr>
        <w:t xml:space="preserve"> marginal</w:t>
      </w:r>
      <w:r w:rsidR="005A1B3A" w:rsidRPr="00C21754">
        <w:rPr>
          <w:rFonts w:ascii="Arial" w:eastAsiaTheme="minorEastAsia" w:hAnsi="Arial" w:cs="Arial"/>
          <w:sz w:val="20"/>
          <w:szCs w:val="20"/>
        </w:rPr>
        <w:t xml:space="preserve"> posterior is </w:t>
      </w:r>
      <w:r w:rsidR="00842C6E" w:rsidRPr="00C21754">
        <w:rPr>
          <w:rFonts w:ascii="Arial" w:eastAsiaTheme="minorEastAsia" w:hAnsi="Arial" w:cs="Arial"/>
          <w:sz w:val="20"/>
          <w:szCs w:val="20"/>
        </w:rPr>
        <w:t xml:space="preserve">asymptotically reaching </w:t>
      </w:r>
      <w:r w:rsidR="005A1B3A" w:rsidRPr="00C21754">
        <w:rPr>
          <w:rFonts w:ascii="Arial" w:eastAsiaTheme="minorEastAsia" w:hAnsi="Arial" w:cs="Arial"/>
          <w:sz w:val="20"/>
          <w:szCs w:val="20"/>
        </w:rPr>
        <w:t xml:space="preserve">the true </w:t>
      </w:r>
      <w:r w:rsidR="00842C6E" w:rsidRPr="00C21754">
        <w:rPr>
          <w:rFonts w:ascii="Arial" w:eastAsiaTheme="minorEastAsia" w:hAnsi="Arial" w:cs="Arial"/>
          <w:sz w:val="20"/>
          <w:szCs w:val="20"/>
        </w:rPr>
        <w:t xml:space="preserve">parameter </w:t>
      </w:r>
      <w:r w:rsidR="005A1B3A" w:rsidRPr="00C21754">
        <w:rPr>
          <w:rFonts w:ascii="Arial" w:eastAsiaTheme="minorEastAsia" w:hAnsi="Arial" w:cs="Arial"/>
          <w:sz w:val="20"/>
          <w:szCs w:val="20"/>
        </w:rPr>
        <w:t>values as the inference algorithm advance</w:t>
      </w:r>
      <w:r w:rsidR="00FB775D" w:rsidRPr="00C21754">
        <w:rPr>
          <w:rFonts w:ascii="Arial" w:eastAsiaTheme="minorEastAsia" w:hAnsi="Arial" w:cs="Arial"/>
          <w:sz w:val="20"/>
          <w:szCs w:val="20"/>
        </w:rPr>
        <w:t xml:space="preserve"> see SI Figure S</w:t>
      </w:r>
      <w:r w:rsidR="009018E9" w:rsidRPr="00C21754">
        <w:rPr>
          <w:rFonts w:ascii="Arial" w:eastAsiaTheme="minorEastAsia" w:hAnsi="Arial" w:cs="Arial"/>
          <w:sz w:val="20"/>
          <w:szCs w:val="20"/>
        </w:rPr>
        <w:t>6</w:t>
      </w:r>
      <w:r w:rsidR="00FB775D" w:rsidRPr="00C21754">
        <w:rPr>
          <w:rFonts w:ascii="Arial" w:eastAsiaTheme="minorEastAsia" w:hAnsi="Arial" w:cs="Arial"/>
          <w:sz w:val="20"/>
          <w:szCs w:val="20"/>
        </w:rPr>
        <w:t>A and S</w:t>
      </w:r>
      <w:r w:rsidR="009018E9" w:rsidRPr="00C21754">
        <w:rPr>
          <w:rFonts w:ascii="Arial" w:eastAsiaTheme="minorEastAsia" w:hAnsi="Arial" w:cs="Arial"/>
          <w:sz w:val="20"/>
          <w:szCs w:val="20"/>
        </w:rPr>
        <w:t>6</w:t>
      </w:r>
      <w:r w:rsidR="00FB775D" w:rsidRPr="00C21754">
        <w:rPr>
          <w:rFonts w:ascii="Arial" w:eastAsiaTheme="minorEastAsia" w:hAnsi="Arial" w:cs="Arial"/>
          <w:sz w:val="20"/>
          <w:szCs w:val="20"/>
        </w:rPr>
        <w:t>B</w:t>
      </w:r>
      <w:r w:rsidR="00F02D90" w:rsidRPr="00C21754">
        <w:rPr>
          <w:rFonts w:ascii="Arial" w:eastAsiaTheme="minorEastAsia" w:hAnsi="Arial" w:cs="Arial"/>
          <w:sz w:val="20"/>
          <w:szCs w:val="20"/>
        </w:rPr>
        <w:t>.</w:t>
      </w:r>
    </w:p>
    <w:p w14:paraId="57E9C140" w14:textId="77777777" w:rsidR="00955019" w:rsidRPr="00C21754" w:rsidRDefault="00955019" w:rsidP="00C7620C">
      <w:pPr>
        <w:jc w:val="both"/>
        <w:rPr>
          <w:rFonts w:ascii="Arial" w:eastAsiaTheme="minorEastAsia" w:hAnsi="Arial" w:cs="Arial"/>
          <w:sz w:val="20"/>
          <w:szCs w:val="20"/>
        </w:rPr>
      </w:pPr>
    </w:p>
    <w:p w14:paraId="26483EC8" w14:textId="068452CD" w:rsidR="00D245CE" w:rsidRPr="00C21754" w:rsidRDefault="00477952" w:rsidP="00C7620C">
      <w:pPr>
        <w:jc w:val="both"/>
        <w:rPr>
          <w:rFonts w:ascii="Arial" w:eastAsiaTheme="minorEastAsia" w:hAnsi="Arial" w:cs="Arial"/>
          <w:sz w:val="20"/>
          <w:szCs w:val="20"/>
        </w:rPr>
      </w:pPr>
      <w:r w:rsidRPr="00C21754">
        <w:rPr>
          <w:rFonts w:ascii="Arial" w:hAnsi="Arial" w:cs="Arial"/>
          <w:sz w:val="20"/>
          <w:szCs w:val="20"/>
        </w:rPr>
        <w:t>We stud</w:t>
      </w:r>
      <w:r w:rsidR="00C0268C">
        <w:rPr>
          <w:rFonts w:ascii="Arial" w:hAnsi="Arial" w:cs="Arial"/>
          <w:sz w:val="20"/>
          <w:szCs w:val="20"/>
        </w:rPr>
        <w:t>y</w:t>
      </w:r>
      <w:r w:rsidRPr="00C21754">
        <w:rPr>
          <w:rFonts w:ascii="Arial" w:hAnsi="Arial" w:cs="Arial"/>
          <w:sz w:val="20"/>
          <w:szCs w:val="20"/>
        </w:rPr>
        <w:t xml:space="preserve"> the well-posedness of the</w:t>
      </w:r>
      <w:r w:rsidR="00830935" w:rsidRPr="00C21754">
        <w:rPr>
          <w:rFonts w:ascii="Arial" w:hAnsi="Arial" w:cs="Arial"/>
          <w:sz w:val="20"/>
          <w:szCs w:val="20"/>
        </w:rPr>
        <w:t xml:space="preserve"> </w:t>
      </w:r>
      <w:r w:rsidR="00F02D90" w:rsidRPr="00C21754">
        <w:rPr>
          <w:rFonts w:ascii="Arial" w:hAnsi="Arial" w:cs="Arial"/>
          <w:sz w:val="20"/>
          <w:szCs w:val="20"/>
        </w:rPr>
        <w:t xml:space="preserve">inverse </w:t>
      </w:r>
      <w:r w:rsidR="00E47C7B" w:rsidRPr="00C21754">
        <w:rPr>
          <w:rFonts w:ascii="Arial" w:hAnsi="Arial" w:cs="Arial"/>
          <w:sz w:val="20"/>
          <w:szCs w:val="20"/>
        </w:rPr>
        <w:t>problem</w:t>
      </w:r>
      <w:r w:rsidR="00897589" w:rsidRPr="00E9528B">
        <w:rPr>
          <w:rFonts w:ascii="Arial" w:hAnsi="Arial" w:cs="Arial"/>
          <w:sz w:val="20"/>
          <w:szCs w:val="20"/>
        </w:rPr>
        <w:t xml:space="preserve">, </w:t>
      </w:r>
      <w:r w:rsidR="006C1443" w:rsidRPr="00C21754">
        <w:rPr>
          <w:rFonts w:ascii="Arial" w:hAnsi="Arial" w:cs="Arial"/>
          <w:sz w:val="20"/>
          <w:szCs w:val="20"/>
        </w:rPr>
        <w:t>s</w:t>
      </w:r>
      <w:r w:rsidR="009E0461" w:rsidRPr="00C21754">
        <w:rPr>
          <w:rFonts w:ascii="Arial" w:hAnsi="Arial" w:cs="Arial"/>
          <w:sz w:val="20"/>
          <w:szCs w:val="20"/>
        </w:rPr>
        <w:t>ee</w:t>
      </w:r>
      <w:r w:rsidR="00893982" w:rsidRPr="00C21754">
        <w:rPr>
          <w:rFonts w:ascii="Arial" w:hAnsi="Arial" w:cs="Arial"/>
          <w:sz w:val="20"/>
          <w:szCs w:val="20"/>
        </w:rPr>
        <w:t xml:space="preserve"> </w:t>
      </w:r>
      <w:r w:rsidR="00441729" w:rsidRPr="00C21754">
        <w:rPr>
          <w:rFonts w:ascii="Arial" w:hAnsi="Arial" w:cs="Arial"/>
          <w:sz w:val="20"/>
          <w:szCs w:val="20"/>
        </w:rPr>
        <w:t>Chapter</w:t>
      </w:r>
      <w:r w:rsidR="00FE621B" w:rsidRPr="00C21754">
        <w:rPr>
          <w:rFonts w:ascii="Arial" w:hAnsi="Arial" w:cs="Arial"/>
          <w:sz w:val="20"/>
          <w:szCs w:val="20"/>
        </w:rPr>
        <w:t xml:space="preserve"> 7</w:t>
      </w:r>
      <w:r w:rsidR="008D30EE" w:rsidRPr="00C21754">
        <w:rPr>
          <w:rFonts w:ascii="Arial" w:hAnsi="Arial" w:cs="Arial"/>
          <w:sz w:val="20"/>
          <w:szCs w:val="20"/>
        </w:rPr>
        <w:t xml:space="preserve"> of </w:t>
      </w:r>
      <w:r w:rsidR="008D30EE"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{"citationID":"a1mamaee4o1","properties":{"formattedCitation":"\\super 28\\nosupersub{}","plainCitation":"28","noteIndex":0},"citationItems":[{"id":638,"uris":["http://zotero.org/users/9551388/items/JWTXMED3"],"itemData":{"id":638,"type":"article","abstract":"We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M."},{"family":"Taeb","given":"Armeen"}],"accessed":{"date-parts":[["2023",4,27]]},"issued":{"date-parts":[["2023",2,14]]}}}],"schema":"https://github.com/citation-style-language/schema/raw/master/csl-citation.json"} </w:instrText>
      </w:r>
      <w:r w:rsidR="008D30EE" w:rsidRPr="00C21754">
        <w:rPr>
          <w:rFonts w:ascii="Arial" w:hAnsi="Arial" w:cs="Arial"/>
          <w:sz w:val="20"/>
          <w:szCs w:val="20"/>
        </w:rPr>
        <w:fldChar w:fldCharType="separate"/>
      </w:r>
      <w:r w:rsidR="00DC481C" w:rsidRPr="00DC481C">
        <w:rPr>
          <w:rFonts w:ascii="Arial" w:hAnsi="Arial" w:cs="Arial"/>
          <w:sz w:val="20"/>
          <w:vertAlign w:val="superscript"/>
          <w:lang w:val="en-GB"/>
        </w:rPr>
        <w:t>28</w:t>
      </w:r>
      <w:r w:rsidR="008D30EE" w:rsidRPr="00C21754">
        <w:rPr>
          <w:rFonts w:ascii="Arial" w:hAnsi="Arial" w:cs="Arial"/>
          <w:sz w:val="20"/>
          <w:szCs w:val="20"/>
        </w:rPr>
        <w:fldChar w:fldCharType="end"/>
      </w:r>
      <w:r w:rsidR="00893982" w:rsidRPr="00C21754">
        <w:rPr>
          <w:rFonts w:ascii="Arial" w:hAnsi="Arial" w:cs="Arial"/>
          <w:sz w:val="20"/>
          <w:szCs w:val="20"/>
        </w:rPr>
        <w:t>.</w:t>
      </w:r>
      <w:r w:rsidR="00830935" w:rsidRPr="00C21754">
        <w:rPr>
          <w:rFonts w:ascii="Arial" w:hAnsi="Arial" w:cs="Arial"/>
          <w:sz w:val="20"/>
          <w:szCs w:val="20"/>
        </w:rPr>
        <w:t xml:space="preserve"> </w:t>
      </w:r>
      <w:r w:rsidR="00004BDF">
        <w:rPr>
          <w:rFonts w:ascii="Arial" w:hAnsi="Arial" w:cs="Arial"/>
          <w:sz w:val="20"/>
          <w:szCs w:val="20"/>
        </w:rPr>
        <w:t>As i</w:t>
      </w:r>
      <w:r w:rsidR="00893982" w:rsidRPr="00C21754">
        <w:rPr>
          <w:rFonts w:ascii="Arial" w:hAnsi="Arial" w:cs="Arial"/>
          <w:sz w:val="20"/>
          <w:szCs w:val="20"/>
        </w:rPr>
        <w:t>nference</w:t>
      </w:r>
      <w:r w:rsidR="00830935" w:rsidRPr="00C21754">
        <w:rPr>
          <w:rFonts w:ascii="Arial" w:hAnsi="Arial" w:cs="Arial"/>
          <w:sz w:val="20"/>
          <w:szCs w:val="20"/>
        </w:rPr>
        <w:t xml:space="preserve"> is conducted on a single trajectory</w:t>
      </w:r>
      <w:r w:rsidR="00472623" w:rsidRPr="00C21754">
        <w:rPr>
          <w:rFonts w:ascii="Arial" w:hAnsi="Arial" w:cs="Arial"/>
          <w:sz w:val="20"/>
          <w:szCs w:val="20"/>
        </w:rPr>
        <w:t xml:space="preserve"> of the stochastic process</w:t>
      </w:r>
      <w:r w:rsidR="00830935" w:rsidRPr="00C21754">
        <w:rPr>
          <w:rFonts w:ascii="Arial" w:hAnsi="Arial" w:cs="Arial"/>
          <w:sz w:val="20"/>
          <w:szCs w:val="20"/>
        </w:rPr>
        <w:t>, we investigate if the stochasticity has a substantial effect on the posterior inference</w:t>
      </w:r>
      <w:r w:rsidR="008F507C" w:rsidRPr="00C21754">
        <w:rPr>
          <w:rFonts w:ascii="Arial" w:hAnsi="Arial" w:cs="Arial"/>
          <w:sz w:val="20"/>
          <w:szCs w:val="20"/>
        </w:rPr>
        <w:t xml:space="preserve"> (</w:t>
      </w:r>
      <w:r w:rsidR="00D94BB1">
        <w:rPr>
          <w:rFonts w:ascii="Arial" w:hAnsi="Arial" w:cs="Arial"/>
          <w:sz w:val="20"/>
          <w:szCs w:val="20"/>
        </w:rPr>
        <w:t>Methods</w:t>
      </w:r>
      <w:r w:rsidR="008F507C" w:rsidRPr="00C21754">
        <w:rPr>
          <w:rFonts w:ascii="Arial" w:hAnsi="Arial" w:cs="Arial"/>
          <w:sz w:val="20"/>
          <w:szCs w:val="20"/>
        </w:rPr>
        <w:t>)</w:t>
      </w:r>
      <w:r w:rsidR="00830935" w:rsidRPr="00C21754">
        <w:rPr>
          <w:rFonts w:ascii="Arial" w:hAnsi="Arial" w:cs="Arial"/>
          <w:sz w:val="20"/>
          <w:szCs w:val="20"/>
        </w:rPr>
        <w:t>.</w:t>
      </w:r>
      <w:r w:rsidR="00D9501D" w:rsidRPr="00C21754">
        <w:rPr>
          <w:rFonts w:ascii="Arial" w:hAnsi="Arial" w:cs="Arial"/>
          <w:sz w:val="20"/>
          <w:szCs w:val="20"/>
        </w:rPr>
        <w:t xml:space="preserve"> Guided </w:t>
      </w:r>
      <w:r w:rsidR="008D30EE" w:rsidRPr="00C21754">
        <w:rPr>
          <w:rFonts w:ascii="Arial" w:hAnsi="Arial" w:cs="Arial"/>
          <w:sz w:val="20"/>
          <w:szCs w:val="20"/>
        </w:rPr>
        <w:t>b</w:t>
      </w:r>
      <w:r w:rsidR="00D9501D" w:rsidRPr="00C21754">
        <w:rPr>
          <w:rFonts w:ascii="Arial" w:hAnsi="Arial" w:cs="Arial"/>
          <w:sz w:val="20"/>
          <w:szCs w:val="20"/>
        </w:rPr>
        <w:t>y numerical results</w:t>
      </w:r>
      <w:r w:rsidR="00830935" w:rsidRPr="00C21754">
        <w:rPr>
          <w:rFonts w:ascii="Arial" w:hAnsi="Arial" w:cs="Arial"/>
          <w:sz w:val="20"/>
          <w:szCs w:val="20"/>
        </w:rPr>
        <w:t xml:space="preserve"> </w:t>
      </w:r>
      <w:r w:rsidR="00CD18AD" w:rsidRPr="00C21754">
        <w:rPr>
          <w:rFonts w:ascii="Arial" w:hAnsi="Arial" w:cs="Arial"/>
          <w:sz w:val="20"/>
          <w:szCs w:val="20"/>
        </w:rPr>
        <w:t>SI Figure S</w:t>
      </w:r>
      <w:r w:rsidR="009018E9" w:rsidRPr="00C21754">
        <w:rPr>
          <w:rFonts w:ascii="Arial" w:hAnsi="Arial" w:cs="Arial"/>
          <w:sz w:val="20"/>
          <w:szCs w:val="20"/>
        </w:rPr>
        <w:t>7</w:t>
      </w:r>
      <w:r w:rsidR="00A21486" w:rsidRPr="00C21754">
        <w:rPr>
          <w:rFonts w:ascii="Arial" w:hAnsi="Arial" w:cs="Arial"/>
          <w:sz w:val="20"/>
          <w:szCs w:val="20"/>
        </w:rPr>
        <w:t>A</w:t>
      </w:r>
      <w:r w:rsidR="00CD18AD" w:rsidRPr="00C21754">
        <w:rPr>
          <w:rFonts w:ascii="Arial" w:hAnsi="Arial" w:cs="Arial"/>
          <w:sz w:val="20"/>
          <w:szCs w:val="20"/>
        </w:rPr>
        <w:t xml:space="preserve"> shows the goodness-of-fit </w:t>
      </w:r>
      <w:r w:rsidR="000929EE" w:rsidRPr="00E9528B">
        <w:rPr>
          <w:rFonts w:ascii="Arial" w:hAnsi="Arial" w:cs="Arial"/>
          <w:sz w:val="20"/>
          <w:szCs w:val="20"/>
        </w:rPr>
        <w:t>can be</w:t>
      </w:r>
      <w:r w:rsidR="00CD18AD" w:rsidRPr="00C21754">
        <w:rPr>
          <w:rFonts w:ascii="Arial" w:hAnsi="Arial" w:cs="Arial"/>
          <w:sz w:val="20"/>
          <w:szCs w:val="20"/>
        </w:rPr>
        <w:t xml:space="preserve"> </w:t>
      </w:r>
      <w:r w:rsidR="001C1BA3" w:rsidRPr="00C21754">
        <w:rPr>
          <w:rFonts w:ascii="Arial" w:hAnsi="Arial" w:cs="Arial"/>
          <w:sz w:val="20"/>
          <w:szCs w:val="20"/>
        </w:rPr>
        <w:t xml:space="preserve">linearly </w:t>
      </w:r>
      <w:r w:rsidR="00CD18AD" w:rsidRPr="00C21754">
        <w:rPr>
          <w:rFonts w:ascii="Arial" w:hAnsi="Arial" w:cs="Arial"/>
          <w:sz w:val="20"/>
          <w:szCs w:val="20"/>
        </w:rPr>
        <w:t xml:space="preserve">predicted by </w:t>
      </w:r>
      <w:r w:rsidR="0058171C" w:rsidRPr="00C21754">
        <w:rPr>
          <w:rFonts w:ascii="Arial" w:hAnsi="Arial" w:cs="Arial"/>
          <w:sz w:val="20"/>
          <w:szCs w:val="20"/>
        </w:rPr>
        <w:t xml:space="preserve">how </w:t>
      </w:r>
      <w:r w:rsidR="001A3D5F" w:rsidRPr="00C21754">
        <w:rPr>
          <w:rFonts w:ascii="Arial" w:hAnsi="Arial" w:cs="Arial"/>
          <w:sz w:val="20"/>
          <w:szCs w:val="20"/>
        </w:rPr>
        <w:t xml:space="preserve">probable </w:t>
      </w:r>
      <w:r w:rsidR="0058171C" w:rsidRPr="00C21754">
        <w:rPr>
          <w:rFonts w:ascii="Arial" w:hAnsi="Arial" w:cs="Arial"/>
          <w:sz w:val="20"/>
          <w:szCs w:val="20"/>
        </w:rPr>
        <w:t>the observation used to conduct inference</w:t>
      </w:r>
      <w:r w:rsidR="00D9501D" w:rsidRPr="00C21754">
        <w:rPr>
          <w:rFonts w:ascii="Arial" w:hAnsi="Arial" w:cs="Arial"/>
          <w:sz w:val="20"/>
          <w:szCs w:val="20"/>
        </w:rPr>
        <w:t xml:space="preserve"> was</w:t>
      </w:r>
      <w:r w:rsidR="0058171C" w:rsidRPr="00C21754">
        <w:rPr>
          <w:rFonts w:ascii="Arial" w:hAnsi="Arial" w:cs="Arial"/>
          <w:sz w:val="20"/>
          <w:szCs w:val="20"/>
        </w:rPr>
        <w:t xml:space="preserve"> (Methods)</w:t>
      </w:r>
      <w:r w:rsidR="005F0E97" w:rsidRPr="00C21754">
        <w:rPr>
          <w:rFonts w:ascii="Arial" w:hAnsi="Arial" w:cs="Arial"/>
          <w:sz w:val="20"/>
          <w:szCs w:val="20"/>
        </w:rPr>
        <w:t>.</w:t>
      </w:r>
      <w:r w:rsidR="001A3D5F" w:rsidRPr="00C21754">
        <w:rPr>
          <w:rFonts w:ascii="Arial" w:hAnsi="Arial" w:cs="Arial"/>
          <w:sz w:val="20"/>
          <w:szCs w:val="20"/>
        </w:rPr>
        <w:t xml:space="preserve"> </w:t>
      </w:r>
      <w:r w:rsidR="005F0E97" w:rsidRPr="00C21754">
        <w:rPr>
          <w:rFonts w:ascii="Arial" w:hAnsi="Arial" w:cs="Arial"/>
          <w:sz w:val="20"/>
          <w:szCs w:val="20"/>
        </w:rPr>
        <w:t>T</w:t>
      </w:r>
      <w:r w:rsidR="001A3D5F" w:rsidRPr="00C21754">
        <w:rPr>
          <w:rFonts w:ascii="Arial" w:hAnsi="Arial" w:cs="Arial"/>
          <w:sz w:val="20"/>
          <w:szCs w:val="20"/>
        </w:rPr>
        <w:t xml:space="preserve">his </w:t>
      </w:r>
      <w:r w:rsidR="00AD6A66">
        <w:rPr>
          <w:rFonts w:ascii="Arial" w:hAnsi="Arial" w:cs="Arial"/>
          <w:sz w:val="20"/>
          <w:szCs w:val="20"/>
        </w:rPr>
        <w:t>is</w:t>
      </w:r>
      <w:r w:rsidR="00D9501D" w:rsidRPr="00C21754">
        <w:rPr>
          <w:rFonts w:ascii="Arial" w:hAnsi="Arial" w:cs="Arial"/>
          <w:sz w:val="20"/>
          <w:szCs w:val="20"/>
        </w:rPr>
        <w:t xml:space="preserve"> </w:t>
      </w:r>
      <w:r w:rsidR="00B846E4" w:rsidRPr="00C21754">
        <w:rPr>
          <w:rFonts w:ascii="Arial" w:hAnsi="Arial" w:cs="Arial"/>
          <w:sz w:val="20"/>
          <w:szCs w:val="20"/>
        </w:rPr>
        <w:t>a function of</w:t>
      </w:r>
      <w:r w:rsidR="00D9501D" w:rsidRPr="00C21754">
        <w:rPr>
          <w:rFonts w:ascii="Arial" w:hAnsi="Arial" w:cs="Arial"/>
          <w:sz w:val="20"/>
          <w:szCs w:val="20"/>
        </w:rPr>
        <w:t xml:space="preserve"> </w:t>
      </w:r>
      <m:oMath>
        <m:r>
          <w:rPr>
            <w:rFonts w:ascii="Cambria Math" w:hAnsi="Cambria Math" w:cs="Arial"/>
            <w:sz w:val="20"/>
            <w:szCs w:val="20"/>
          </w:rPr>
          <m:t xml:space="preserve">γ, </m:t>
        </m:r>
      </m:oMath>
      <w:r w:rsidR="00E2673A" w:rsidRPr="00C21754">
        <w:rPr>
          <w:rFonts w:ascii="Arial" w:eastAsiaTheme="minorEastAsia" w:hAnsi="Arial" w:cs="Arial"/>
          <w:iCs/>
          <w:sz w:val="20"/>
          <w:szCs w:val="20"/>
        </w:rPr>
        <w:t xml:space="preserve"> with </w:t>
      </w:r>
      <m:oMath>
        <m:r>
          <m:rPr>
            <m:sty m:val="p"/>
          </m:rPr>
          <w:rPr>
            <w:rFonts w:ascii="Cambria Math" w:eastAsiaTheme="minorEastAsia" w:hAnsi="Cambria Math" w:cs="Arial"/>
            <w:sz w:val="20"/>
            <w:szCs w:val="20"/>
          </w:rPr>
          <m:t>γ</m:t>
        </m:r>
        <m:r>
          <w:rPr>
            <w:rFonts w:ascii="Cambria Math" w:eastAsiaTheme="minorEastAsia" w:hAnsi="Cambria Math" w:cs="Arial"/>
            <w:sz w:val="20"/>
            <w:szCs w:val="20"/>
          </w:rPr>
          <m:t>=25%</m:t>
        </m:r>
      </m:oMath>
      <w:r w:rsidR="00E2673A" w:rsidRPr="00C21754">
        <w:rPr>
          <w:rFonts w:ascii="Arial" w:eastAsiaTheme="minorEastAsia" w:hAnsi="Arial" w:cs="Arial"/>
          <w:iCs/>
          <w:sz w:val="20"/>
          <w:szCs w:val="20"/>
        </w:rPr>
        <w:t xml:space="preserve"> showing a poorer goodness-of-fit</w:t>
      </w:r>
      <w:r w:rsidR="000929EE" w:rsidRPr="00E9528B">
        <w:rPr>
          <w:rFonts w:ascii="Arial" w:eastAsiaTheme="minorEastAsia" w:hAnsi="Arial" w:cs="Arial"/>
          <w:iCs/>
          <w:sz w:val="20"/>
          <w:szCs w:val="20"/>
        </w:rPr>
        <w:t xml:space="preserve">, </w:t>
      </w:r>
      <w:r w:rsidR="00B646AB" w:rsidRPr="00E9528B">
        <w:rPr>
          <w:rFonts w:ascii="Arial" w:eastAsiaTheme="minorEastAsia" w:hAnsi="Arial" w:cs="Arial"/>
          <w:iCs/>
          <w:sz w:val="20"/>
          <w:szCs w:val="20"/>
        </w:rPr>
        <w:t xml:space="preserve">a </w:t>
      </w:r>
      <w:r w:rsidR="000929EE" w:rsidRPr="00E9528B">
        <w:rPr>
          <w:rFonts w:ascii="Arial" w:eastAsiaTheme="minorEastAsia" w:hAnsi="Arial" w:cs="Arial"/>
          <w:iCs/>
          <w:sz w:val="20"/>
          <w:szCs w:val="20"/>
        </w:rPr>
        <w:t>product of wider</w:t>
      </w:r>
      <w:r w:rsidR="00C03057" w:rsidRPr="00E9528B">
        <w:rPr>
          <w:rFonts w:ascii="Arial" w:eastAsiaTheme="minorEastAsia" w:hAnsi="Arial" w:cs="Arial"/>
          <w:iCs/>
          <w:sz w:val="20"/>
          <w:szCs w:val="20"/>
        </w:rPr>
        <w:t xml:space="preserve"> and slightly more bias</w:t>
      </w:r>
      <w:r w:rsidR="000929EE" w:rsidRPr="00E9528B">
        <w:rPr>
          <w:rFonts w:ascii="Arial" w:eastAsiaTheme="minorEastAsia" w:hAnsi="Arial" w:cs="Arial"/>
          <w:iCs/>
          <w:sz w:val="20"/>
          <w:szCs w:val="20"/>
        </w:rPr>
        <w:t xml:space="preserve"> </w:t>
      </w:r>
      <w:r w:rsidR="00AD6A66">
        <w:rPr>
          <w:rFonts w:ascii="Arial" w:eastAsiaTheme="minorEastAsia" w:hAnsi="Arial" w:cs="Arial"/>
          <w:iCs/>
          <w:sz w:val="20"/>
          <w:szCs w:val="20"/>
        </w:rPr>
        <w:t>in estimates</w:t>
      </w:r>
      <w:r w:rsidR="000929EE" w:rsidRPr="00E9528B">
        <w:rPr>
          <w:rFonts w:ascii="Arial" w:eastAsiaTheme="minorEastAsia" w:hAnsi="Arial" w:cs="Arial"/>
          <w:iCs/>
          <w:sz w:val="20"/>
          <w:szCs w:val="20"/>
        </w:rPr>
        <w:t>,</w:t>
      </w:r>
      <w:r w:rsidR="00E2673A" w:rsidRPr="00C21754">
        <w:rPr>
          <w:rFonts w:ascii="Arial" w:eastAsiaTheme="minorEastAsia" w:hAnsi="Arial" w:cs="Arial"/>
          <w:iCs/>
          <w:sz w:val="20"/>
          <w:szCs w:val="20"/>
        </w:rPr>
        <w:t xml:space="preserve"> than </w:t>
      </w:r>
      <m:oMath>
        <m:r>
          <m:rPr>
            <m:sty m:val="p"/>
          </m:rPr>
          <w:rPr>
            <w:rFonts w:ascii="Cambria Math" w:eastAsiaTheme="minorEastAsia" w:hAnsi="Cambria Math" w:cs="Arial"/>
            <w:sz w:val="20"/>
            <w:szCs w:val="20"/>
          </w:rPr>
          <m:t>γ</m:t>
        </m:r>
        <m:r>
          <w:rPr>
            <w:rFonts w:ascii="Cambria Math" w:eastAsiaTheme="minorEastAsia" w:hAnsi="Cambria Math" w:cs="Arial"/>
            <w:sz w:val="20"/>
            <w:szCs w:val="20"/>
          </w:rPr>
          <m:t>=50%</m:t>
        </m:r>
      </m:oMath>
      <w:r w:rsidR="00A76746">
        <w:rPr>
          <w:rFonts w:ascii="Arial" w:eastAsiaTheme="minorEastAsia" w:hAnsi="Arial" w:cs="Arial"/>
          <w:sz w:val="20"/>
          <w:szCs w:val="20"/>
        </w:rPr>
        <w:t xml:space="preserve">. </w:t>
      </w:r>
      <w:r w:rsidR="009A522E">
        <w:rPr>
          <w:rFonts w:ascii="Arial" w:eastAsiaTheme="minorEastAsia" w:hAnsi="Arial" w:cs="Arial"/>
          <w:sz w:val="20"/>
          <w:szCs w:val="20"/>
        </w:rPr>
        <w:t xml:space="preserve">We find the </w:t>
      </w:r>
      <w:r w:rsidR="009A522E" w:rsidRPr="00B41E3D">
        <w:rPr>
          <w:rFonts w:ascii="Arial" w:eastAsiaTheme="minorEastAsia" w:hAnsi="Arial" w:cs="Arial"/>
          <w:color w:val="FF0000"/>
          <w:sz w:val="20"/>
          <w:szCs w:val="20"/>
        </w:rPr>
        <w:t>odd</w:t>
      </w:r>
      <w:r w:rsidR="00014C00">
        <w:rPr>
          <w:rFonts w:ascii="Arial" w:eastAsiaTheme="minorEastAsia" w:hAnsi="Arial" w:cs="Arial"/>
          <w:color w:val="FF0000"/>
          <w:sz w:val="20"/>
          <w:szCs w:val="20"/>
        </w:rPr>
        <w:t xml:space="preserve">ness of the stochastic realization </w:t>
      </w:r>
      <w:r w:rsidR="009A3033" w:rsidRPr="00B41E3D">
        <w:rPr>
          <w:rFonts w:ascii="Arial" w:eastAsiaTheme="minorEastAsia" w:hAnsi="Arial" w:cs="Arial"/>
          <w:iCs/>
          <w:color w:val="FF0000"/>
          <w:sz w:val="20"/>
          <w:szCs w:val="20"/>
        </w:rPr>
        <w:t xml:space="preserve"> </w:t>
      </w:r>
      <w:r w:rsidR="00014C00">
        <w:rPr>
          <w:rFonts w:ascii="Arial" w:eastAsiaTheme="minorEastAsia" w:hAnsi="Arial" w:cs="Arial"/>
          <w:iCs/>
          <w:color w:val="FF0000"/>
          <w:sz w:val="20"/>
          <w:szCs w:val="20"/>
        </w:rPr>
        <w:t xml:space="preserve">decreases with </w:t>
      </w:r>
      <m:oMath>
        <m:r>
          <m:rPr>
            <m:sty m:val="p"/>
          </m:rPr>
          <w:rPr>
            <w:rFonts w:ascii="Cambria Math" w:eastAsiaTheme="minorEastAsia" w:hAnsi="Cambria Math" w:cs="Arial"/>
            <w:sz w:val="20"/>
            <w:szCs w:val="20"/>
          </w:rPr>
          <m:t>γ</m:t>
        </m:r>
      </m:oMath>
      <w:r w:rsidR="009A3033" w:rsidRPr="00C21754">
        <w:rPr>
          <w:rFonts w:ascii="Arial" w:eastAsiaTheme="minorEastAsia" w:hAnsi="Arial" w:cs="Arial"/>
          <w:iCs/>
          <w:sz w:val="20"/>
          <w:szCs w:val="20"/>
        </w:rPr>
        <w:t xml:space="preserve"> </w:t>
      </w:r>
      <w:r w:rsidR="00E2673A" w:rsidRPr="00C21754">
        <w:rPr>
          <w:rFonts w:ascii="Arial" w:eastAsiaTheme="minorEastAsia" w:hAnsi="Arial" w:cs="Arial"/>
          <w:iCs/>
          <w:sz w:val="20"/>
          <w:szCs w:val="20"/>
        </w:rPr>
        <w:t>(</w:t>
      </w:r>
      <w:r w:rsidR="009A3033" w:rsidRPr="00C21754">
        <w:rPr>
          <w:rFonts w:ascii="Arial" w:eastAsiaTheme="minorEastAsia" w:hAnsi="Arial" w:cs="Arial"/>
          <w:iCs/>
          <w:sz w:val="20"/>
          <w:szCs w:val="20"/>
        </w:rPr>
        <w:t xml:space="preserve">slopes of </w:t>
      </w:r>
      <w:r w:rsidR="00E2673A" w:rsidRPr="00C21754">
        <w:rPr>
          <w:rFonts w:ascii="Arial" w:eastAsiaTheme="minorEastAsia" w:hAnsi="Arial" w:cs="Arial"/>
          <w:iCs/>
          <w:sz w:val="20"/>
          <w:szCs w:val="20"/>
        </w:rPr>
        <w:t>purple line</w:t>
      </w:r>
      <w:r w:rsidR="00FE06F4" w:rsidRPr="00C21754">
        <w:rPr>
          <w:rFonts w:ascii="Arial" w:eastAsiaTheme="minorEastAsia" w:hAnsi="Arial" w:cs="Arial"/>
          <w:iCs/>
          <w:sz w:val="20"/>
          <w:szCs w:val="20"/>
        </w:rPr>
        <w:t xml:space="preserve"> and red line</w:t>
      </w:r>
      <w:r w:rsidR="00E2673A" w:rsidRPr="00C21754">
        <w:rPr>
          <w:rFonts w:ascii="Arial" w:eastAsiaTheme="minorEastAsia" w:hAnsi="Arial" w:cs="Arial"/>
          <w:iCs/>
          <w:sz w:val="20"/>
          <w:szCs w:val="20"/>
        </w:rPr>
        <w:t xml:space="preserve"> </w:t>
      </w:r>
      <w:r w:rsidR="00FE06F4" w:rsidRPr="00C21754">
        <w:rPr>
          <w:rFonts w:ascii="Arial" w:eastAsiaTheme="minorEastAsia" w:hAnsi="Arial" w:cs="Arial"/>
          <w:iCs/>
          <w:sz w:val="20"/>
          <w:szCs w:val="20"/>
        </w:rPr>
        <w:t xml:space="preserve">respectively </w:t>
      </w:r>
      <w:r w:rsidR="00E2673A" w:rsidRPr="00C21754">
        <w:rPr>
          <w:rFonts w:ascii="Arial" w:eastAsiaTheme="minorEastAsia" w:hAnsi="Arial" w:cs="Arial"/>
          <w:iCs/>
          <w:sz w:val="20"/>
          <w:szCs w:val="20"/>
        </w:rPr>
        <w:t>in SI Figure S</w:t>
      </w:r>
      <w:r w:rsidR="008867A5" w:rsidRPr="00C21754">
        <w:rPr>
          <w:rFonts w:ascii="Arial" w:eastAsiaTheme="minorEastAsia" w:hAnsi="Arial" w:cs="Arial"/>
          <w:iCs/>
          <w:sz w:val="20"/>
          <w:szCs w:val="20"/>
        </w:rPr>
        <w:t>7</w:t>
      </w:r>
      <w:r w:rsidR="00E2673A" w:rsidRPr="00C21754">
        <w:rPr>
          <w:rFonts w:ascii="Arial" w:eastAsiaTheme="minorEastAsia" w:hAnsi="Arial" w:cs="Arial"/>
          <w:iCs/>
          <w:sz w:val="20"/>
          <w:szCs w:val="20"/>
        </w:rPr>
        <w:t>A)</w:t>
      </w:r>
      <w:r w:rsidR="00A21486" w:rsidRPr="00C21754">
        <w:rPr>
          <w:rFonts w:ascii="Arial" w:hAnsi="Arial" w:cs="Arial"/>
          <w:sz w:val="20"/>
          <w:szCs w:val="20"/>
        </w:rPr>
        <w:t>.</w:t>
      </w:r>
      <w:r w:rsidR="00BA2402" w:rsidRPr="00C21754">
        <w:rPr>
          <w:rFonts w:ascii="Arial" w:hAnsi="Arial" w:cs="Arial"/>
          <w:sz w:val="20"/>
          <w:szCs w:val="20"/>
        </w:rPr>
        <w:t xml:space="preserve"> </w:t>
      </w:r>
      <w:r w:rsidR="001A3D5F" w:rsidRPr="00C21754">
        <w:rPr>
          <w:rFonts w:ascii="Arial" w:hAnsi="Arial" w:cs="Arial"/>
          <w:sz w:val="20"/>
          <w:szCs w:val="20"/>
        </w:rPr>
        <w:t xml:space="preserve">When </w:t>
      </w:r>
      <w:r w:rsidR="00CE3D90" w:rsidRPr="00C21754">
        <w:rPr>
          <w:rFonts w:ascii="Arial" w:hAnsi="Arial" w:cs="Arial"/>
          <w:sz w:val="20"/>
          <w:szCs w:val="20"/>
        </w:rPr>
        <w:t>controlled</w:t>
      </w:r>
      <w:r w:rsidR="001A3D5F" w:rsidRPr="00C21754">
        <w:rPr>
          <w:rFonts w:ascii="Arial" w:hAnsi="Arial" w:cs="Arial"/>
          <w:sz w:val="20"/>
          <w:szCs w:val="20"/>
        </w:rPr>
        <w:t xml:space="preserve"> by the Monte Carlo error</w:t>
      </w:r>
      <w:r w:rsidR="00FC5ABE" w:rsidRPr="00C21754">
        <w:rPr>
          <w:rFonts w:ascii="Arial" w:hAnsi="Arial" w:cs="Arial"/>
          <w:sz w:val="20"/>
          <w:szCs w:val="20"/>
        </w:rPr>
        <w:t xml:space="preserve"> (see</w:t>
      </w:r>
      <w:r w:rsidR="00E74EFB" w:rsidRPr="00C21754">
        <w:rPr>
          <w:rFonts w:ascii="Arial" w:hAnsi="Arial" w:cs="Arial"/>
          <w:sz w:val="20"/>
          <w:szCs w:val="20"/>
        </w:rPr>
        <w:t xml:space="preserve"> </w:t>
      </w:r>
      <w:r w:rsidR="00270F76" w:rsidRPr="00E05262">
        <w:rPr>
          <w:rFonts w:ascii="Arial" w:hAnsi="Arial" w:cs="Arial"/>
          <w:i/>
          <w:iCs/>
          <w:sz w:val="20"/>
          <w:szCs w:val="20"/>
        </w:rPr>
        <w:t>Inference:</w:t>
      </w:r>
      <w:r w:rsidR="00270F76">
        <w:rPr>
          <w:rFonts w:ascii="Arial" w:hAnsi="Arial" w:cs="Arial"/>
          <w:sz w:val="20"/>
          <w:szCs w:val="20"/>
        </w:rPr>
        <w:t xml:space="preserve"> </w:t>
      </w:r>
      <w:r w:rsidR="00E74EFB" w:rsidRPr="00C21754">
        <w:rPr>
          <w:rFonts w:ascii="Arial" w:hAnsi="Arial" w:cs="Arial"/>
          <w:i/>
          <w:iCs/>
          <w:sz w:val="20"/>
          <w:szCs w:val="20"/>
        </w:rPr>
        <w:t xml:space="preserve">Making sense of the bias </w:t>
      </w:r>
      <w:r w:rsidR="00E74EFB" w:rsidRPr="00C21754">
        <w:rPr>
          <w:rFonts w:ascii="Arial" w:hAnsi="Arial" w:cs="Arial"/>
          <w:sz w:val="20"/>
          <w:szCs w:val="20"/>
        </w:rPr>
        <w:t>in</w:t>
      </w:r>
      <w:r w:rsidR="00FC5ABE" w:rsidRPr="00C21754">
        <w:rPr>
          <w:rFonts w:ascii="Arial" w:hAnsi="Arial" w:cs="Arial"/>
          <w:sz w:val="20"/>
          <w:szCs w:val="20"/>
        </w:rPr>
        <w:t xml:space="preserve"> Methods)</w:t>
      </w:r>
      <w:r w:rsidR="005F0E97" w:rsidRPr="00C21754">
        <w:rPr>
          <w:rFonts w:ascii="Arial" w:hAnsi="Arial" w:cs="Arial"/>
          <w:sz w:val="20"/>
          <w:szCs w:val="20"/>
        </w:rPr>
        <w:t xml:space="preserve"> we </w:t>
      </w:r>
      <w:r w:rsidR="00A76746">
        <w:rPr>
          <w:rFonts w:ascii="Arial" w:hAnsi="Arial" w:cs="Arial"/>
          <w:sz w:val="20"/>
          <w:szCs w:val="20"/>
        </w:rPr>
        <w:t>find</w:t>
      </w:r>
      <w:r w:rsidR="00A76746" w:rsidRPr="00C21754">
        <w:rPr>
          <w:rFonts w:ascii="Arial" w:hAnsi="Arial" w:cs="Arial"/>
          <w:sz w:val="20"/>
          <w:szCs w:val="20"/>
        </w:rPr>
        <w:t xml:space="preserve"> </w:t>
      </w:r>
      <w:r w:rsidR="001C1BA3" w:rsidRPr="00C21754">
        <w:rPr>
          <w:rFonts w:ascii="Arial" w:hAnsi="Arial" w:cs="Arial"/>
          <w:sz w:val="20"/>
          <w:szCs w:val="20"/>
        </w:rPr>
        <w:t xml:space="preserve">that the goodness-of-fit </w:t>
      </w:r>
      <w:r w:rsidR="00CE3D90" w:rsidRPr="00C21754">
        <w:rPr>
          <w:rFonts w:ascii="Arial" w:hAnsi="Arial" w:cs="Arial"/>
          <w:sz w:val="20"/>
          <w:szCs w:val="20"/>
        </w:rPr>
        <w:t>decrease</w:t>
      </w:r>
      <w:r w:rsidR="00193D04" w:rsidRPr="00C21754">
        <w:rPr>
          <w:rFonts w:ascii="Arial" w:hAnsi="Arial" w:cs="Arial"/>
          <w:sz w:val="20"/>
          <w:szCs w:val="20"/>
        </w:rPr>
        <w:t xml:space="preserve"> exponentially with </w:t>
      </w:r>
      <w:r w:rsidR="00E2673A" w:rsidRPr="00C21754">
        <w:rPr>
          <w:rFonts w:ascii="Arial" w:hAnsi="Arial" w:cs="Arial"/>
          <w:sz w:val="20"/>
          <w:szCs w:val="20"/>
        </w:rPr>
        <w:t xml:space="preserve">the </w:t>
      </w:r>
      <w:commentRangeStart w:id="40"/>
      <w:r w:rsidR="006A6CA7" w:rsidRPr="00C21754">
        <w:rPr>
          <w:rFonts w:ascii="Arial" w:hAnsi="Arial" w:cs="Arial"/>
          <w:color w:val="FF0000"/>
          <w:sz w:val="20"/>
          <w:szCs w:val="20"/>
        </w:rPr>
        <w:t>oddness</w:t>
      </w:r>
      <w:r w:rsidR="003A40D9" w:rsidRPr="00C21754">
        <w:rPr>
          <w:rFonts w:ascii="Arial" w:hAnsi="Arial" w:cs="Arial"/>
          <w:color w:val="FF0000"/>
          <w:sz w:val="20"/>
          <w:szCs w:val="20"/>
        </w:rPr>
        <w:t xml:space="preserve"> of the inferred </w:t>
      </w:r>
      <w:r w:rsidR="001D3379">
        <w:rPr>
          <w:rFonts w:ascii="Arial" w:hAnsi="Arial" w:cs="Arial"/>
          <w:color w:val="FF0000"/>
          <w:sz w:val="20"/>
          <w:szCs w:val="20"/>
        </w:rPr>
        <w:t>simu</w:t>
      </w:r>
      <w:r w:rsidR="00706F81">
        <w:rPr>
          <w:rFonts w:ascii="Arial" w:hAnsi="Arial" w:cs="Arial"/>
          <w:color w:val="FF0000"/>
          <w:sz w:val="20"/>
          <w:szCs w:val="20"/>
        </w:rPr>
        <w:t>l</w:t>
      </w:r>
      <w:r w:rsidR="001D3379">
        <w:rPr>
          <w:rFonts w:ascii="Arial" w:hAnsi="Arial" w:cs="Arial"/>
          <w:color w:val="FF0000"/>
          <w:sz w:val="20"/>
          <w:szCs w:val="20"/>
        </w:rPr>
        <w:t>ated</w:t>
      </w:r>
      <w:r w:rsidR="003A40D9" w:rsidRPr="00C21754">
        <w:rPr>
          <w:rFonts w:ascii="Arial" w:hAnsi="Arial" w:cs="Arial"/>
          <w:color w:val="FF0000"/>
          <w:sz w:val="20"/>
          <w:szCs w:val="20"/>
        </w:rPr>
        <w:t>data</w:t>
      </w:r>
      <w:commentRangeEnd w:id="40"/>
      <w:r w:rsidR="007A5B30" w:rsidRPr="00C21754">
        <w:rPr>
          <w:rStyle w:val="CommentReference"/>
        </w:rPr>
        <w:commentReference w:id="40"/>
      </w:r>
      <w:r w:rsidR="00EE220D" w:rsidRPr="00C21754">
        <w:rPr>
          <w:rFonts w:ascii="Arial" w:hAnsi="Arial" w:cs="Arial"/>
          <w:sz w:val="20"/>
          <w:szCs w:val="20"/>
        </w:rPr>
        <w:t xml:space="preserve">, and </w:t>
      </w:r>
      <w:r w:rsidR="00545163">
        <w:rPr>
          <w:rFonts w:ascii="Arial" w:hAnsi="Arial" w:cs="Arial"/>
          <w:sz w:val="20"/>
          <w:szCs w:val="20"/>
        </w:rPr>
        <w:t>does not</w:t>
      </w:r>
      <w:r w:rsidR="009A522E">
        <w:rPr>
          <w:rFonts w:ascii="Arial" w:hAnsi="Arial" w:cs="Arial"/>
          <w:sz w:val="20"/>
          <w:szCs w:val="20"/>
        </w:rPr>
        <w:t xml:space="preserve"> depend</w:t>
      </w:r>
      <w:r w:rsidR="0047443E">
        <w:rPr>
          <w:rFonts w:ascii="Arial" w:hAnsi="Arial" w:cs="Arial"/>
          <w:sz w:val="20"/>
          <w:szCs w:val="20"/>
        </w:rPr>
        <w:t xml:space="preserve"> on</w:t>
      </w:r>
      <w:r w:rsidR="001C1BA3" w:rsidRPr="00C21754">
        <w:rPr>
          <w:rFonts w:ascii="Arial" w:hAnsi="Arial" w:cs="Arial"/>
          <w:sz w:val="20"/>
          <w:szCs w:val="20"/>
        </w:rPr>
        <w:t xml:space="preserve"> </w:t>
      </w:r>
      <m:oMath>
        <m:r>
          <w:rPr>
            <w:rFonts w:ascii="Cambria Math" w:hAnsi="Cambria Math" w:cs="Arial"/>
            <w:sz w:val="20"/>
            <w:szCs w:val="20"/>
          </w:rPr>
          <m:t>γ</m:t>
        </m:r>
      </m:oMath>
      <w:r w:rsidR="0080393B" w:rsidRPr="00C21754">
        <w:rPr>
          <w:rFonts w:ascii="Arial" w:eastAsiaTheme="minorEastAsia" w:hAnsi="Arial" w:cs="Arial"/>
          <w:iCs/>
          <w:sz w:val="20"/>
          <w:szCs w:val="20"/>
        </w:rPr>
        <w:t xml:space="preserve"> (See S</w:t>
      </w:r>
      <w:r w:rsidR="008A592B" w:rsidRPr="00C21754">
        <w:rPr>
          <w:rFonts w:ascii="Arial" w:eastAsiaTheme="minorEastAsia" w:hAnsi="Arial" w:cs="Arial"/>
          <w:iCs/>
          <w:sz w:val="20"/>
          <w:szCs w:val="20"/>
        </w:rPr>
        <w:t>I</w:t>
      </w:r>
      <w:r w:rsidR="0080393B" w:rsidRPr="00C21754">
        <w:rPr>
          <w:rFonts w:ascii="Arial" w:eastAsiaTheme="minorEastAsia" w:hAnsi="Arial" w:cs="Arial"/>
          <w:iCs/>
          <w:sz w:val="20"/>
          <w:szCs w:val="20"/>
        </w:rPr>
        <w:t xml:space="preserve"> Figure S</w:t>
      </w:r>
      <w:r w:rsidR="008867A5" w:rsidRPr="00C21754">
        <w:rPr>
          <w:rFonts w:ascii="Arial" w:eastAsiaTheme="minorEastAsia" w:hAnsi="Arial" w:cs="Arial"/>
          <w:iCs/>
          <w:sz w:val="20"/>
          <w:szCs w:val="20"/>
        </w:rPr>
        <w:t>7</w:t>
      </w:r>
      <w:r w:rsidR="0080393B" w:rsidRPr="00C21754">
        <w:rPr>
          <w:rFonts w:ascii="Arial" w:eastAsiaTheme="minorEastAsia" w:hAnsi="Arial" w:cs="Arial"/>
          <w:iCs/>
          <w:sz w:val="20"/>
          <w:szCs w:val="20"/>
        </w:rPr>
        <w:t>B)</w:t>
      </w:r>
      <w:r w:rsidR="00EE220D" w:rsidRPr="00C21754">
        <w:rPr>
          <w:rFonts w:ascii="Arial" w:eastAsiaTheme="minorEastAsia" w:hAnsi="Arial" w:cs="Arial"/>
          <w:sz w:val="20"/>
          <w:szCs w:val="20"/>
        </w:rPr>
        <w:t>.</w:t>
      </w:r>
    </w:p>
    <w:p w14:paraId="447B73EC" w14:textId="77777777" w:rsidR="00955019" w:rsidRPr="00C21754" w:rsidRDefault="00955019" w:rsidP="00C7620C">
      <w:pPr>
        <w:jc w:val="both"/>
        <w:rPr>
          <w:rFonts w:ascii="Arial" w:eastAsiaTheme="minorEastAsia" w:hAnsi="Arial" w:cs="Arial"/>
          <w:sz w:val="20"/>
          <w:szCs w:val="20"/>
        </w:rPr>
      </w:pPr>
    </w:p>
    <w:p w14:paraId="142B26FD" w14:textId="086F4C29" w:rsidR="00B00C7B" w:rsidRDefault="00CE3D90" w:rsidP="00C7620C">
      <w:pPr>
        <w:jc w:val="both"/>
        <w:rPr>
          <w:rFonts w:ascii="Arial" w:eastAsiaTheme="minorEastAsia" w:hAnsi="Arial" w:cs="Arial"/>
          <w:sz w:val="20"/>
          <w:szCs w:val="20"/>
        </w:rPr>
      </w:pPr>
      <w:r w:rsidRPr="00C21754">
        <w:rPr>
          <w:rFonts w:ascii="Arial" w:eastAsiaTheme="minorEastAsia" w:hAnsi="Arial" w:cs="Arial"/>
          <w:sz w:val="20"/>
          <w:szCs w:val="20"/>
        </w:rPr>
        <w:t>We r</w:t>
      </w:r>
      <w:r w:rsidR="00D85D68">
        <w:rPr>
          <w:rFonts w:ascii="Arial" w:eastAsiaTheme="minorEastAsia" w:hAnsi="Arial" w:cs="Arial"/>
          <w:sz w:val="20"/>
          <w:szCs w:val="20"/>
        </w:rPr>
        <w:t>un</w:t>
      </w:r>
      <w:r w:rsidRPr="00C21754">
        <w:rPr>
          <w:rFonts w:ascii="Arial" w:eastAsiaTheme="minorEastAsia" w:hAnsi="Arial" w:cs="Arial"/>
          <w:sz w:val="20"/>
          <w:szCs w:val="20"/>
        </w:rPr>
        <w:t xml:space="preserve"> ensemble simulations with the posterior parameter</w:t>
      </w:r>
      <w:r w:rsidR="00F73B4E">
        <w:rPr>
          <w:rFonts w:ascii="Arial" w:eastAsiaTheme="minorEastAsia" w:hAnsi="Arial" w:cs="Arial"/>
          <w:sz w:val="20"/>
          <w:szCs w:val="20"/>
        </w:rPr>
        <w:t>s</w:t>
      </w:r>
      <w:r w:rsidRPr="00C21754">
        <w:rPr>
          <w:rFonts w:ascii="Arial" w:eastAsiaTheme="minorEastAsia" w:hAnsi="Arial" w:cs="Arial"/>
          <w:sz w:val="20"/>
          <w:szCs w:val="20"/>
        </w:rPr>
        <w:t xml:space="preserve"> and compare </w:t>
      </w:r>
      <w:r w:rsidR="00162827" w:rsidRPr="00C21754">
        <w:rPr>
          <w:rFonts w:ascii="Arial" w:eastAsiaTheme="minorEastAsia" w:hAnsi="Arial" w:cs="Arial"/>
          <w:sz w:val="20"/>
          <w:szCs w:val="20"/>
        </w:rPr>
        <w:t xml:space="preserve">them </w:t>
      </w:r>
      <w:r w:rsidRPr="00C21754">
        <w:rPr>
          <w:rFonts w:ascii="Arial" w:eastAsiaTheme="minorEastAsia" w:hAnsi="Arial" w:cs="Arial"/>
          <w:sz w:val="20"/>
          <w:szCs w:val="20"/>
        </w:rPr>
        <w:t>t</w:t>
      </w:r>
      <w:r w:rsidR="00B50376" w:rsidRPr="00C21754">
        <w:rPr>
          <w:rFonts w:ascii="Arial" w:eastAsiaTheme="minorEastAsia" w:hAnsi="Arial" w:cs="Arial"/>
          <w:sz w:val="20"/>
          <w:szCs w:val="20"/>
        </w:rPr>
        <w:t>o the ensemble simulations with the true parameters</w:t>
      </w:r>
      <w:r w:rsidR="006A23AB">
        <w:rPr>
          <w:rFonts w:ascii="Arial" w:eastAsiaTheme="minorEastAsia" w:hAnsi="Arial" w:cs="Arial"/>
          <w:sz w:val="20"/>
          <w:szCs w:val="20"/>
        </w:rPr>
        <w:t>.</w:t>
      </w:r>
      <w:r w:rsidR="00E771D9">
        <w:rPr>
          <w:rFonts w:ascii="Arial" w:eastAsiaTheme="minorEastAsia" w:hAnsi="Arial" w:cs="Arial"/>
          <w:sz w:val="20"/>
          <w:szCs w:val="20"/>
        </w:rPr>
        <w:t xml:space="preserve"> </w:t>
      </w:r>
      <w:r w:rsidR="006A23AB">
        <w:rPr>
          <w:rFonts w:ascii="Arial" w:eastAsiaTheme="minorEastAsia" w:hAnsi="Arial" w:cs="Arial"/>
          <w:sz w:val="20"/>
          <w:szCs w:val="20"/>
        </w:rPr>
        <w:t>We</w:t>
      </w:r>
      <w:r w:rsidR="00B50376" w:rsidRPr="00C21754">
        <w:rPr>
          <w:rFonts w:ascii="Arial" w:eastAsiaTheme="minorEastAsia" w:hAnsi="Arial" w:cs="Arial"/>
          <w:sz w:val="20"/>
          <w:szCs w:val="20"/>
        </w:rPr>
        <w:t xml:space="preserve"> </w:t>
      </w:r>
      <w:r w:rsidR="006A23AB" w:rsidRPr="00C21754">
        <w:rPr>
          <w:rFonts w:ascii="Arial" w:eastAsiaTheme="minorEastAsia" w:hAnsi="Arial" w:cs="Arial"/>
          <w:sz w:val="20"/>
          <w:szCs w:val="20"/>
        </w:rPr>
        <w:t>highlig</w:t>
      </w:r>
      <w:r w:rsidR="0081638C">
        <w:rPr>
          <w:rFonts w:ascii="Arial" w:eastAsiaTheme="minorEastAsia" w:hAnsi="Arial" w:cs="Arial"/>
          <w:sz w:val="20"/>
          <w:szCs w:val="20"/>
        </w:rPr>
        <w:t>h</w:t>
      </w:r>
      <w:r w:rsidR="006A23AB">
        <w:rPr>
          <w:rFonts w:ascii="Arial" w:eastAsiaTheme="minorEastAsia" w:hAnsi="Arial" w:cs="Arial"/>
          <w:sz w:val="20"/>
          <w:szCs w:val="20"/>
        </w:rPr>
        <w:t>t</w:t>
      </w:r>
      <w:r w:rsidR="006A23AB" w:rsidRPr="00C21754">
        <w:rPr>
          <w:rFonts w:ascii="Arial" w:eastAsiaTheme="minorEastAsia" w:hAnsi="Arial" w:cs="Arial"/>
          <w:sz w:val="20"/>
          <w:szCs w:val="20"/>
        </w:rPr>
        <w:t xml:space="preserve"> </w:t>
      </w:r>
      <w:r w:rsidR="00B50376" w:rsidRPr="00C21754">
        <w:rPr>
          <w:rFonts w:ascii="Arial" w:eastAsiaTheme="minorEastAsia" w:hAnsi="Arial" w:cs="Arial"/>
          <w:sz w:val="20"/>
          <w:szCs w:val="20"/>
        </w:rPr>
        <w:t>the observation use to conduct inference</w:t>
      </w:r>
      <w:r w:rsidR="008A379A" w:rsidRPr="00C21754">
        <w:rPr>
          <w:rFonts w:ascii="Arial" w:eastAsiaTheme="minorEastAsia" w:hAnsi="Arial" w:cs="Arial"/>
          <w:sz w:val="20"/>
          <w:szCs w:val="20"/>
        </w:rPr>
        <w:t xml:space="preserve"> and the mean across the </w:t>
      </w:r>
      <w:r w:rsidR="006A23AB">
        <w:rPr>
          <w:rFonts w:ascii="Arial" w:eastAsiaTheme="minorEastAsia" w:hAnsi="Arial" w:cs="Arial"/>
          <w:sz w:val="20"/>
          <w:szCs w:val="20"/>
        </w:rPr>
        <w:t xml:space="preserve">true </w:t>
      </w:r>
      <w:r w:rsidR="008A379A" w:rsidRPr="00C21754">
        <w:rPr>
          <w:rFonts w:ascii="Arial" w:eastAsiaTheme="minorEastAsia" w:hAnsi="Arial" w:cs="Arial"/>
          <w:sz w:val="20"/>
          <w:szCs w:val="20"/>
        </w:rPr>
        <w:t>ensembles</w:t>
      </w:r>
      <w:r w:rsidR="00EB4D81" w:rsidRPr="00E9528B">
        <w:rPr>
          <w:rFonts w:ascii="Arial" w:eastAsiaTheme="minorEastAsia" w:hAnsi="Arial" w:cs="Arial"/>
          <w:sz w:val="20"/>
          <w:szCs w:val="20"/>
        </w:rPr>
        <w:t xml:space="preserve"> </w:t>
      </w:r>
      <w:r w:rsidR="00B50376" w:rsidRPr="00C21754">
        <w:rPr>
          <w:rFonts w:ascii="Arial" w:eastAsiaTheme="minorEastAsia" w:hAnsi="Arial" w:cs="Arial"/>
          <w:sz w:val="20"/>
          <w:szCs w:val="20"/>
        </w:rPr>
        <w:t>(See SI Figure S</w:t>
      </w:r>
      <w:r w:rsidR="000E0CE1" w:rsidRPr="00C21754">
        <w:rPr>
          <w:rFonts w:ascii="Arial" w:eastAsiaTheme="minorEastAsia" w:hAnsi="Arial" w:cs="Arial"/>
          <w:sz w:val="20"/>
          <w:szCs w:val="20"/>
        </w:rPr>
        <w:t>8</w:t>
      </w:r>
      <w:r w:rsidR="00D245CE" w:rsidRPr="00C21754">
        <w:rPr>
          <w:rFonts w:ascii="Arial" w:eastAsiaTheme="minorEastAsia" w:hAnsi="Arial" w:cs="Arial"/>
          <w:sz w:val="20"/>
          <w:szCs w:val="20"/>
        </w:rPr>
        <w:t>A</w:t>
      </w:r>
      <w:r w:rsidR="0010230A">
        <w:rPr>
          <w:rFonts w:ascii="Arial" w:eastAsiaTheme="minorEastAsia" w:hAnsi="Arial" w:cs="Arial"/>
          <w:sz w:val="20"/>
          <w:szCs w:val="20"/>
        </w:rPr>
        <w:t>.1</w:t>
      </w:r>
      <w:r w:rsidR="00D245CE" w:rsidRPr="00C21754">
        <w:rPr>
          <w:rFonts w:ascii="Arial" w:eastAsiaTheme="minorEastAsia" w:hAnsi="Arial" w:cs="Arial"/>
          <w:sz w:val="20"/>
          <w:szCs w:val="20"/>
        </w:rPr>
        <w:t xml:space="preserve"> and S</w:t>
      </w:r>
      <w:r w:rsidR="00B10B45" w:rsidRPr="00C21754">
        <w:rPr>
          <w:rFonts w:ascii="Arial" w:eastAsiaTheme="minorEastAsia" w:hAnsi="Arial" w:cs="Arial"/>
          <w:sz w:val="20"/>
          <w:szCs w:val="20"/>
        </w:rPr>
        <w:t>8</w:t>
      </w:r>
      <w:r w:rsidR="00D245CE" w:rsidRPr="00C21754">
        <w:rPr>
          <w:rFonts w:ascii="Arial" w:eastAsiaTheme="minorEastAsia" w:hAnsi="Arial" w:cs="Arial"/>
          <w:sz w:val="20"/>
          <w:szCs w:val="20"/>
        </w:rPr>
        <w:t>B</w:t>
      </w:r>
      <w:r w:rsidR="0010230A">
        <w:rPr>
          <w:rFonts w:ascii="Arial" w:eastAsiaTheme="minorEastAsia" w:hAnsi="Arial" w:cs="Arial"/>
          <w:sz w:val="20"/>
          <w:szCs w:val="20"/>
        </w:rPr>
        <w:t>.1</w:t>
      </w:r>
      <w:r w:rsidR="00D245CE" w:rsidRPr="00C21754">
        <w:rPr>
          <w:rFonts w:ascii="Arial" w:eastAsiaTheme="minorEastAsia" w:hAnsi="Arial" w:cs="Arial"/>
          <w:sz w:val="20"/>
          <w:szCs w:val="20"/>
        </w:rPr>
        <w:t xml:space="preserve">, for </w:t>
      </w:r>
      <m:oMath>
        <m:r>
          <w:rPr>
            <w:rFonts w:ascii="Cambria Math" w:eastAsiaTheme="minorEastAsia" w:hAnsi="Cambria Math" w:cs="Arial"/>
            <w:sz w:val="20"/>
            <w:szCs w:val="20"/>
          </w:rPr>
          <m:t>γ</m:t>
        </m:r>
        <m:r>
          <m:rPr>
            <m:sty m:val="p"/>
          </m:rPr>
          <w:rPr>
            <w:rFonts w:ascii="Cambria Math" w:eastAsiaTheme="minorEastAsia" w:hAnsi="Cambria Math" w:cs="Arial"/>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25%,50%</m:t>
        </m:r>
        <m:r>
          <m:rPr>
            <m:lit/>
          </m:rPr>
          <w:rPr>
            <w:rFonts w:ascii="Cambria Math" w:eastAsiaTheme="minorEastAsia" w:hAnsi="Cambria Math" w:cs="Arial"/>
            <w:sz w:val="20"/>
            <w:szCs w:val="20"/>
          </w:rPr>
          <m:t>}</m:t>
        </m:r>
      </m:oMath>
      <w:r w:rsidR="00D245CE" w:rsidRPr="00C21754">
        <w:rPr>
          <w:rFonts w:ascii="Arial" w:eastAsiaTheme="minorEastAsia" w:hAnsi="Arial" w:cs="Arial"/>
          <w:sz w:val="20"/>
          <w:szCs w:val="20"/>
        </w:rPr>
        <w:t xml:space="preserve"> respectively)</w:t>
      </w:r>
      <w:r w:rsidR="000C22A3">
        <w:rPr>
          <w:rFonts w:ascii="Arial" w:eastAsiaTheme="minorEastAsia" w:hAnsi="Arial" w:cs="Arial"/>
          <w:sz w:val="20"/>
          <w:szCs w:val="20"/>
        </w:rPr>
        <w:t xml:space="preserve">. </w:t>
      </w:r>
      <w:r w:rsidR="00D245CE" w:rsidRPr="00C21754">
        <w:rPr>
          <w:rFonts w:ascii="Arial" w:eastAsiaTheme="minorEastAsia" w:hAnsi="Arial" w:cs="Arial"/>
          <w:sz w:val="20"/>
          <w:szCs w:val="20"/>
        </w:rPr>
        <w:t xml:space="preserve"> </w:t>
      </w:r>
      <w:r w:rsidR="0055712D">
        <w:rPr>
          <w:rFonts w:ascii="Arial" w:eastAsiaTheme="minorEastAsia" w:hAnsi="Arial" w:cs="Arial"/>
          <w:sz w:val="20"/>
          <w:szCs w:val="20"/>
        </w:rPr>
        <w:t>We find</w:t>
      </w:r>
      <w:r w:rsidR="00D245CE" w:rsidRPr="00C21754">
        <w:rPr>
          <w:rFonts w:ascii="Arial" w:eastAsiaTheme="minorEastAsia" w:hAnsi="Arial" w:cs="Arial"/>
          <w:sz w:val="20"/>
          <w:szCs w:val="20"/>
        </w:rPr>
        <w:t xml:space="preserve"> that qualitatively even biased</w:t>
      </w:r>
      <w:r w:rsidR="00B525BC" w:rsidRPr="00C21754">
        <w:rPr>
          <w:rFonts w:ascii="Arial" w:eastAsiaTheme="minorEastAsia" w:hAnsi="Arial" w:cs="Arial"/>
          <w:sz w:val="20"/>
          <w:szCs w:val="20"/>
        </w:rPr>
        <w:t xml:space="preserve"> </w:t>
      </w:r>
      <w:r w:rsidR="00D245CE" w:rsidRPr="00C21754">
        <w:rPr>
          <w:rFonts w:ascii="Arial" w:eastAsiaTheme="minorEastAsia" w:hAnsi="Arial" w:cs="Arial"/>
          <w:sz w:val="20"/>
          <w:szCs w:val="20"/>
        </w:rPr>
        <w:t>inferences</w:t>
      </w:r>
      <w:r w:rsidR="00472623" w:rsidRPr="00C21754">
        <w:rPr>
          <w:rFonts w:ascii="Arial" w:eastAsiaTheme="minorEastAsia" w:hAnsi="Arial" w:cs="Arial"/>
          <w:sz w:val="20"/>
          <w:szCs w:val="20"/>
        </w:rPr>
        <w:t xml:space="preserve"> (scenario 2 and 4 in Figure 2) </w:t>
      </w:r>
      <w:r w:rsidR="00D245CE" w:rsidRPr="00C21754">
        <w:rPr>
          <w:rFonts w:ascii="Arial" w:eastAsiaTheme="minorEastAsia" w:hAnsi="Arial" w:cs="Arial"/>
          <w:sz w:val="20"/>
          <w:szCs w:val="20"/>
        </w:rPr>
        <w:t xml:space="preserve">reproduce well both the true ensemble simulations and </w:t>
      </w:r>
      <w:r w:rsidR="00094A37">
        <w:rPr>
          <w:rFonts w:ascii="Arial" w:eastAsiaTheme="minorEastAsia" w:hAnsi="Arial" w:cs="Arial"/>
          <w:sz w:val="20"/>
          <w:szCs w:val="20"/>
        </w:rPr>
        <w:t>the assimilated data</w:t>
      </w:r>
      <w:r w:rsidR="00B50376" w:rsidRPr="00C21754">
        <w:rPr>
          <w:rFonts w:ascii="Arial" w:eastAsiaTheme="minorEastAsia" w:hAnsi="Arial" w:cs="Arial"/>
          <w:sz w:val="20"/>
          <w:szCs w:val="20"/>
        </w:rPr>
        <w:t xml:space="preserve">. We </w:t>
      </w:r>
      <w:r w:rsidR="00D245CE" w:rsidRPr="00C21754">
        <w:rPr>
          <w:rFonts w:ascii="Arial" w:eastAsiaTheme="minorEastAsia" w:hAnsi="Arial" w:cs="Arial"/>
          <w:sz w:val="20"/>
          <w:szCs w:val="20"/>
        </w:rPr>
        <w:t>quantif</w:t>
      </w:r>
      <w:r w:rsidR="008E3CA6">
        <w:rPr>
          <w:rFonts w:ascii="Arial" w:eastAsiaTheme="minorEastAsia" w:hAnsi="Arial" w:cs="Arial"/>
          <w:sz w:val="20"/>
          <w:szCs w:val="20"/>
        </w:rPr>
        <w:t>y</w:t>
      </w:r>
      <w:r w:rsidR="00D245CE" w:rsidRPr="00C21754">
        <w:rPr>
          <w:rFonts w:ascii="Arial" w:eastAsiaTheme="minorEastAsia" w:hAnsi="Arial" w:cs="Arial"/>
          <w:sz w:val="20"/>
          <w:szCs w:val="20"/>
        </w:rPr>
        <w:t xml:space="preserve"> the calibration </w:t>
      </w:r>
      <w:r w:rsidR="004B7551" w:rsidRPr="00C21754">
        <w:rPr>
          <w:rFonts w:ascii="Arial" w:eastAsiaTheme="minorEastAsia" w:hAnsi="Arial" w:cs="Arial"/>
          <w:sz w:val="20"/>
          <w:szCs w:val="20"/>
        </w:rPr>
        <w:t xml:space="preserve">displaying </w:t>
      </w:r>
      <w:r w:rsidR="00B50376" w:rsidRPr="00C21754">
        <w:rPr>
          <w:rFonts w:ascii="Arial" w:eastAsiaTheme="minorEastAsia" w:hAnsi="Arial" w:cs="Arial"/>
          <w:sz w:val="20"/>
          <w:szCs w:val="20"/>
        </w:rPr>
        <w:t>the reliability</w:t>
      </w:r>
      <w:r w:rsidR="004B7551" w:rsidRPr="00C21754">
        <w:rPr>
          <w:rFonts w:ascii="Arial" w:eastAsiaTheme="minorEastAsia" w:hAnsi="Arial" w:cs="Arial"/>
          <w:sz w:val="20"/>
          <w:szCs w:val="20"/>
        </w:rPr>
        <w:t xml:space="preserve"> plot</w:t>
      </w:r>
      <w:r w:rsidR="006A6CA7" w:rsidRPr="00C21754">
        <w:rPr>
          <w:rFonts w:ascii="Arial" w:eastAsiaTheme="minorEastAsia" w:hAnsi="Arial" w:cs="Arial"/>
          <w:sz w:val="20"/>
          <w:szCs w:val="20"/>
        </w:rPr>
        <w:t xml:space="preserve"> </w:t>
      </w:r>
      <w:r w:rsidR="00A45550">
        <w:rPr>
          <w:rFonts w:ascii="Arial" w:eastAsiaTheme="minorEastAsia" w:hAnsi="Arial" w:cs="Arial"/>
          <w:sz w:val="20"/>
          <w:szCs w:val="20"/>
        </w:rPr>
        <w:t>(Methods)</w:t>
      </w:r>
      <w:r w:rsidR="00997A84">
        <w:rPr>
          <w:rFonts w:ascii="Arial" w:eastAsiaTheme="minorEastAsia" w:hAnsi="Arial" w:cs="Arial"/>
          <w:sz w:val="20"/>
          <w:szCs w:val="20"/>
        </w:rPr>
        <w:t xml:space="preserve"> </w:t>
      </w:r>
      <w:r w:rsidR="00B50376" w:rsidRPr="00C21754">
        <w:rPr>
          <w:rFonts w:ascii="Arial" w:eastAsiaTheme="minorEastAsia" w:hAnsi="Arial" w:cs="Arial"/>
          <w:sz w:val="20"/>
          <w:szCs w:val="20"/>
        </w:rPr>
        <w:t xml:space="preserve">of both the </w:t>
      </w:r>
      <w:r w:rsidR="0010230A">
        <w:rPr>
          <w:rFonts w:ascii="Arial" w:eastAsiaTheme="minorEastAsia" w:hAnsi="Arial" w:cs="Arial"/>
          <w:sz w:val="20"/>
          <w:szCs w:val="20"/>
        </w:rPr>
        <w:t xml:space="preserve">inferred </w:t>
      </w:r>
      <w:r w:rsidR="00B50376" w:rsidRPr="00C21754">
        <w:rPr>
          <w:rFonts w:ascii="Arial" w:eastAsiaTheme="minorEastAsia" w:hAnsi="Arial" w:cs="Arial"/>
          <w:sz w:val="20"/>
          <w:szCs w:val="20"/>
        </w:rPr>
        <w:t xml:space="preserve">posterior and truth ensemble </w:t>
      </w:r>
      <w:r w:rsidR="00B50376" w:rsidRPr="00C21754">
        <w:rPr>
          <w:rFonts w:ascii="Arial" w:eastAsiaTheme="minorEastAsia" w:hAnsi="Arial" w:cs="Arial"/>
          <w:sz w:val="20"/>
          <w:szCs w:val="20"/>
        </w:rPr>
        <w:lastRenderedPageBreak/>
        <w:t>simulation</w:t>
      </w:r>
      <w:r w:rsidR="005A7F09">
        <w:rPr>
          <w:rFonts w:ascii="Arial" w:eastAsiaTheme="minorEastAsia" w:hAnsi="Arial" w:cs="Arial"/>
          <w:sz w:val="20"/>
          <w:szCs w:val="20"/>
        </w:rPr>
        <w:t>s</w:t>
      </w:r>
      <w:r w:rsidR="00B50376" w:rsidRPr="00C21754">
        <w:rPr>
          <w:rFonts w:ascii="Arial" w:eastAsiaTheme="minorEastAsia" w:hAnsi="Arial" w:cs="Arial"/>
          <w:sz w:val="20"/>
          <w:szCs w:val="20"/>
        </w:rPr>
        <w:t xml:space="preserve"> (</w:t>
      </w:r>
      <w:r w:rsidR="0099539E" w:rsidRPr="00C21754">
        <w:rPr>
          <w:rFonts w:ascii="Arial" w:eastAsiaTheme="minorEastAsia" w:hAnsi="Arial" w:cs="Arial"/>
          <w:sz w:val="20"/>
          <w:szCs w:val="20"/>
        </w:rPr>
        <w:t>s</w:t>
      </w:r>
      <w:r w:rsidR="00B50376" w:rsidRPr="00C21754">
        <w:rPr>
          <w:rFonts w:ascii="Arial" w:eastAsiaTheme="minorEastAsia" w:hAnsi="Arial" w:cs="Arial"/>
          <w:sz w:val="20"/>
          <w:szCs w:val="20"/>
        </w:rPr>
        <w:t xml:space="preserve">ee SI Figure </w:t>
      </w:r>
      <w:r w:rsidR="0010230A" w:rsidRPr="00C21754">
        <w:rPr>
          <w:rFonts w:ascii="Arial" w:eastAsiaTheme="minorEastAsia" w:hAnsi="Arial" w:cs="Arial"/>
          <w:sz w:val="20"/>
          <w:szCs w:val="20"/>
        </w:rPr>
        <w:t>S8A</w:t>
      </w:r>
      <w:r w:rsidR="0010230A">
        <w:rPr>
          <w:rFonts w:ascii="Arial" w:eastAsiaTheme="minorEastAsia" w:hAnsi="Arial" w:cs="Arial"/>
          <w:sz w:val="20"/>
          <w:szCs w:val="20"/>
        </w:rPr>
        <w:t>.2</w:t>
      </w:r>
      <w:r w:rsidR="0010230A" w:rsidRPr="00C21754">
        <w:rPr>
          <w:rFonts w:ascii="Arial" w:eastAsiaTheme="minorEastAsia" w:hAnsi="Arial" w:cs="Arial"/>
          <w:sz w:val="20"/>
          <w:szCs w:val="20"/>
        </w:rPr>
        <w:t xml:space="preserve"> and S8B</w:t>
      </w:r>
      <w:r w:rsidR="0010230A">
        <w:rPr>
          <w:rFonts w:ascii="Arial" w:eastAsiaTheme="minorEastAsia" w:hAnsi="Arial" w:cs="Arial"/>
          <w:sz w:val="20"/>
          <w:szCs w:val="20"/>
        </w:rPr>
        <w:t>.2</w:t>
      </w:r>
      <w:r w:rsidR="00D245CE" w:rsidRPr="00C21754">
        <w:rPr>
          <w:rFonts w:ascii="Arial" w:eastAsiaTheme="minorEastAsia" w:hAnsi="Arial" w:cs="Arial"/>
          <w:sz w:val="20"/>
          <w:szCs w:val="20"/>
        </w:rPr>
        <w:t xml:space="preserve">, for </w:t>
      </w:r>
      <m:oMath>
        <m:r>
          <w:rPr>
            <w:rFonts w:ascii="Cambria Math" w:eastAsiaTheme="minorEastAsia" w:hAnsi="Cambria Math" w:cs="Arial"/>
            <w:sz w:val="20"/>
            <w:szCs w:val="20"/>
          </w:rPr>
          <m:t>γ</m:t>
        </m:r>
        <m:r>
          <m:rPr>
            <m:sty m:val="p"/>
          </m:rPr>
          <w:rPr>
            <w:rFonts w:ascii="Cambria Math" w:eastAsiaTheme="minorEastAsia" w:hAnsi="Cambria Math" w:cs="Arial"/>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25%,50%</m:t>
        </m:r>
        <m:r>
          <m:rPr>
            <m:lit/>
          </m:rPr>
          <w:rPr>
            <w:rFonts w:ascii="Cambria Math" w:eastAsiaTheme="minorEastAsia" w:hAnsi="Cambria Math" w:cs="Arial"/>
            <w:sz w:val="20"/>
            <w:szCs w:val="20"/>
          </w:rPr>
          <m:t>}</m:t>
        </m:r>
      </m:oMath>
      <w:r w:rsidR="00D245CE" w:rsidRPr="00C21754">
        <w:rPr>
          <w:rFonts w:ascii="Arial" w:eastAsiaTheme="minorEastAsia" w:hAnsi="Arial" w:cs="Arial"/>
          <w:sz w:val="20"/>
          <w:szCs w:val="20"/>
        </w:rPr>
        <w:t xml:space="preserve"> respectively)</w:t>
      </w:r>
      <w:r w:rsidR="008E3CA6">
        <w:rPr>
          <w:rFonts w:ascii="Arial" w:eastAsiaTheme="minorEastAsia" w:hAnsi="Arial" w:cs="Arial"/>
          <w:sz w:val="20"/>
          <w:szCs w:val="20"/>
        </w:rPr>
        <w:t>.</w:t>
      </w:r>
      <w:r w:rsidR="004015F8">
        <w:rPr>
          <w:rFonts w:ascii="Arial" w:eastAsiaTheme="minorEastAsia" w:hAnsi="Arial" w:cs="Arial"/>
          <w:sz w:val="20"/>
          <w:szCs w:val="20"/>
        </w:rPr>
        <w:t xml:space="preserve"> </w:t>
      </w:r>
      <w:r w:rsidR="008E3CA6">
        <w:rPr>
          <w:rFonts w:ascii="Arial" w:eastAsiaTheme="minorEastAsia" w:hAnsi="Arial" w:cs="Arial"/>
          <w:sz w:val="20"/>
          <w:szCs w:val="20"/>
        </w:rPr>
        <w:t xml:space="preserve">We find </w:t>
      </w:r>
      <w:r w:rsidR="0010230A">
        <w:rPr>
          <w:rFonts w:ascii="Arial" w:eastAsiaTheme="minorEastAsia" w:hAnsi="Arial" w:cs="Arial"/>
          <w:sz w:val="20"/>
          <w:szCs w:val="20"/>
        </w:rPr>
        <w:t xml:space="preserve">calibration of both the </w:t>
      </w:r>
      <w:r w:rsidR="00D85D68">
        <w:rPr>
          <w:rFonts w:ascii="Arial" w:eastAsiaTheme="minorEastAsia" w:hAnsi="Arial" w:cs="Arial"/>
          <w:sz w:val="20"/>
          <w:szCs w:val="20"/>
        </w:rPr>
        <w:t xml:space="preserve">posterior inference </w:t>
      </w:r>
      <w:r w:rsidR="0010230A">
        <w:rPr>
          <w:rFonts w:ascii="Arial" w:eastAsiaTheme="minorEastAsia" w:hAnsi="Arial" w:cs="Arial"/>
          <w:sz w:val="20"/>
          <w:szCs w:val="20"/>
        </w:rPr>
        <w:t xml:space="preserve">and true ensemble simulations </w:t>
      </w:r>
      <w:r w:rsidR="00B00C7B">
        <w:rPr>
          <w:rFonts w:ascii="Arial" w:eastAsiaTheme="minorEastAsia" w:hAnsi="Arial" w:cs="Arial"/>
          <w:sz w:val="20"/>
          <w:szCs w:val="20"/>
        </w:rPr>
        <w:t xml:space="preserve">are usually over the expected values (above the diagonal line), indicating the simulation </w:t>
      </w:r>
      <w:r w:rsidR="00BF43DC">
        <w:rPr>
          <w:rFonts w:ascii="Arial" w:eastAsiaTheme="minorEastAsia" w:hAnsi="Arial" w:cs="Arial"/>
          <w:sz w:val="20"/>
          <w:szCs w:val="20"/>
        </w:rPr>
        <w:t xml:space="preserve">are </w:t>
      </w:r>
      <w:r w:rsidR="00D42D23">
        <w:rPr>
          <w:rFonts w:ascii="Arial" w:eastAsiaTheme="minorEastAsia" w:hAnsi="Arial" w:cs="Arial"/>
          <w:sz w:val="20"/>
          <w:szCs w:val="20"/>
        </w:rPr>
        <w:t xml:space="preserve">tipically </w:t>
      </w:r>
      <w:r w:rsidR="00B00C7B">
        <w:rPr>
          <w:rFonts w:ascii="Arial" w:eastAsiaTheme="minorEastAsia" w:hAnsi="Arial" w:cs="Arial"/>
          <w:sz w:val="20"/>
          <w:szCs w:val="20"/>
        </w:rPr>
        <w:t xml:space="preserve">above the inferred time series. </w:t>
      </w:r>
      <w:r w:rsidR="00C7620C">
        <w:rPr>
          <w:rFonts w:ascii="Arial" w:eastAsiaTheme="minorEastAsia" w:hAnsi="Arial" w:cs="Arial"/>
          <w:sz w:val="20"/>
          <w:szCs w:val="20"/>
        </w:rPr>
        <w:t xml:space="preserve">Calibration </w:t>
      </w:r>
      <w:r w:rsidR="00B00C7B">
        <w:rPr>
          <w:rFonts w:ascii="Arial" w:eastAsiaTheme="minorEastAsia" w:hAnsi="Arial" w:cs="Arial"/>
          <w:sz w:val="20"/>
          <w:szCs w:val="20"/>
        </w:rPr>
        <w:t xml:space="preserve">of the inference and true ensemble </w:t>
      </w:r>
      <w:r w:rsidR="00CF0773">
        <w:rPr>
          <w:rFonts w:ascii="Arial" w:eastAsiaTheme="minorEastAsia" w:hAnsi="Arial" w:cs="Arial"/>
          <w:sz w:val="20"/>
          <w:szCs w:val="20"/>
        </w:rPr>
        <w:t xml:space="preserve">are </w:t>
      </w:r>
      <w:r w:rsidR="00B00C7B">
        <w:rPr>
          <w:rFonts w:ascii="Arial" w:eastAsiaTheme="minorEastAsia" w:hAnsi="Arial" w:cs="Arial"/>
          <w:sz w:val="20"/>
          <w:szCs w:val="20"/>
        </w:rPr>
        <w:t>similar</w:t>
      </w:r>
      <w:r w:rsidR="00B9210F">
        <w:rPr>
          <w:rFonts w:ascii="Arial" w:eastAsiaTheme="minorEastAsia" w:hAnsi="Arial" w:cs="Arial"/>
          <w:sz w:val="20"/>
          <w:szCs w:val="20"/>
        </w:rPr>
        <w:t xml:space="preserve">, but calibration is better </w:t>
      </w:r>
      <w:r w:rsidR="00D85D68">
        <w:rPr>
          <w:rFonts w:ascii="Arial" w:eastAsiaTheme="minorEastAsia" w:hAnsi="Arial" w:cs="Arial"/>
          <w:sz w:val="20"/>
          <w:szCs w:val="20"/>
        </w:rPr>
        <w:t xml:space="preserve">for </w:t>
      </w:r>
      <w:r w:rsidR="00B9210F">
        <w:rPr>
          <w:rFonts w:ascii="Arial" w:eastAsiaTheme="minorEastAsia" w:hAnsi="Arial" w:cs="Arial"/>
          <w:sz w:val="20"/>
          <w:szCs w:val="20"/>
        </w:rPr>
        <w:t>the true ensembles</w:t>
      </w:r>
      <w:r w:rsidR="00D85D68">
        <w:rPr>
          <w:rFonts w:ascii="Arial" w:eastAsiaTheme="minorEastAsia" w:hAnsi="Arial" w:cs="Arial"/>
          <w:sz w:val="20"/>
          <w:szCs w:val="20"/>
        </w:rPr>
        <w:t>, as expected</w:t>
      </w:r>
      <w:r w:rsidR="002F7085">
        <w:rPr>
          <w:rFonts w:ascii="Arial" w:eastAsiaTheme="minorEastAsia" w:hAnsi="Arial" w:cs="Arial"/>
          <w:sz w:val="20"/>
          <w:szCs w:val="20"/>
        </w:rPr>
        <w:t xml:space="preserve">. </w:t>
      </w:r>
      <w:r w:rsidR="0055712D">
        <w:rPr>
          <w:rFonts w:ascii="Arial" w:eastAsiaTheme="minorEastAsia" w:hAnsi="Arial" w:cs="Arial"/>
          <w:sz w:val="20"/>
          <w:szCs w:val="20"/>
        </w:rPr>
        <w:t xml:space="preserve">We </w:t>
      </w:r>
      <w:r w:rsidR="00545163">
        <w:rPr>
          <w:rFonts w:ascii="Arial" w:eastAsiaTheme="minorEastAsia" w:hAnsi="Arial" w:cs="Arial"/>
          <w:sz w:val="20"/>
          <w:szCs w:val="20"/>
        </w:rPr>
        <w:t xml:space="preserve">find it </w:t>
      </w:r>
      <w:r w:rsidR="00817B3C">
        <w:rPr>
          <w:rFonts w:ascii="Arial" w:eastAsiaTheme="minorEastAsia" w:hAnsi="Arial" w:cs="Arial"/>
          <w:sz w:val="20"/>
          <w:szCs w:val="20"/>
        </w:rPr>
        <w:t>depend</w:t>
      </w:r>
      <w:r w:rsidR="00997A84">
        <w:rPr>
          <w:rFonts w:ascii="Arial" w:eastAsiaTheme="minorEastAsia" w:hAnsi="Arial" w:cs="Arial"/>
          <w:sz w:val="20"/>
          <w:szCs w:val="20"/>
        </w:rPr>
        <w:t>s</w:t>
      </w:r>
      <w:r w:rsidR="00B00C7B">
        <w:rPr>
          <w:rFonts w:ascii="Arial" w:eastAsiaTheme="minorEastAsia" w:hAnsi="Arial" w:cs="Arial"/>
          <w:sz w:val="20"/>
          <w:szCs w:val="20"/>
        </w:rPr>
        <w:t xml:space="preserve"> on the magnitude of the nosocomial data, lower </w:t>
      </w:r>
      <w:r w:rsidR="00BB41C7">
        <w:rPr>
          <w:rFonts w:ascii="Arial" w:eastAsiaTheme="minorEastAsia" w:hAnsi="Arial" w:cs="Arial"/>
          <w:sz w:val="20"/>
          <w:szCs w:val="20"/>
        </w:rPr>
        <w:t xml:space="preserve">values (low </w:t>
      </w:r>
      <m:oMath>
        <m:r>
          <m:rPr>
            <m:sty m:val="p"/>
          </m:rPr>
          <w:rPr>
            <w:rFonts w:ascii="Cambria Math" w:eastAsiaTheme="minorEastAsia" w:hAnsi="Cambria Math" w:cs="Arial"/>
            <w:sz w:val="20"/>
            <w:szCs w:val="20"/>
          </w:rPr>
          <m:t>β</m:t>
        </m:r>
      </m:oMath>
      <w:r w:rsidR="00BB41C7">
        <w:rPr>
          <w:rFonts w:ascii="Arial" w:eastAsiaTheme="minorEastAsia" w:hAnsi="Arial" w:cs="Arial"/>
          <w:sz w:val="20"/>
          <w:szCs w:val="20"/>
        </w:rPr>
        <w:t xml:space="preserve"> and low </w:t>
      </w:r>
      <m:oMath>
        <m:r>
          <m:rPr>
            <m:sty m:val="p"/>
          </m:rPr>
          <w:rPr>
            <w:rFonts w:ascii="Cambria Math" w:eastAsiaTheme="minorEastAsia" w:hAnsi="Cambria Math" w:cs="Arial"/>
            <w:sz w:val="20"/>
            <w:szCs w:val="20"/>
          </w:rPr>
          <m:t>ρ</m:t>
        </m:r>
      </m:oMath>
      <w:r w:rsidR="00BB41C7">
        <w:rPr>
          <w:rFonts w:ascii="Arial" w:eastAsiaTheme="minorEastAsia" w:hAnsi="Arial" w:cs="Arial"/>
          <w:sz w:val="20"/>
          <w:szCs w:val="20"/>
        </w:rPr>
        <w:t>) result in less calibrated ensembles.</w:t>
      </w:r>
    </w:p>
    <w:p w14:paraId="72133FAB" w14:textId="77777777" w:rsidR="00A5510E" w:rsidRPr="00C21754" w:rsidRDefault="00A5510E" w:rsidP="00C7620C">
      <w:pPr>
        <w:jc w:val="both"/>
        <w:rPr>
          <w:rFonts w:ascii="Arial" w:eastAsiaTheme="minorEastAsia" w:hAnsi="Arial" w:cs="Arial"/>
          <w:iCs/>
          <w:color w:val="FF0000"/>
          <w:sz w:val="20"/>
          <w:szCs w:val="20"/>
        </w:rPr>
      </w:pPr>
    </w:p>
    <w:p w14:paraId="44614A29" w14:textId="30C967B5" w:rsidR="00A15FBA" w:rsidRPr="00C21754" w:rsidRDefault="005D103C" w:rsidP="00A66844">
      <w:pPr>
        <w:jc w:val="both"/>
        <w:rPr>
          <w:rFonts w:ascii="Arial" w:hAnsi="Arial" w:cs="Arial"/>
          <w:sz w:val="20"/>
          <w:szCs w:val="20"/>
        </w:rPr>
      </w:pPr>
      <w:r>
        <w:rPr>
          <w:rFonts w:ascii="Arial" w:hAnsi="Arial" w:cs="Arial"/>
          <w:sz w:val="20"/>
          <w:szCs w:val="20"/>
        </w:rPr>
        <w:t>The last</w:t>
      </w:r>
      <w:r w:rsidR="00A15FBA" w:rsidRPr="00C21754">
        <w:rPr>
          <w:rFonts w:ascii="Arial" w:hAnsi="Arial" w:cs="Arial"/>
          <w:sz w:val="20"/>
          <w:szCs w:val="20"/>
        </w:rPr>
        <w:t xml:space="preserve"> </w:t>
      </w:r>
      <w:r w:rsidR="000376E8" w:rsidRPr="00C21754">
        <w:rPr>
          <w:rFonts w:ascii="Arial" w:hAnsi="Arial" w:cs="Arial"/>
          <w:sz w:val="20"/>
          <w:szCs w:val="20"/>
        </w:rPr>
        <w:t xml:space="preserve">approach </w:t>
      </w:r>
      <w:r w:rsidR="00477952" w:rsidRPr="00C21754">
        <w:rPr>
          <w:rFonts w:ascii="Arial" w:hAnsi="Arial" w:cs="Arial"/>
          <w:sz w:val="20"/>
          <w:szCs w:val="20"/>
        </w:rPr>
        <w:t>show</w:t>
      </w:r>
      <w:r w:rsidR="000376E8" w:rsidRPr="00C21754">
        <w:rPr>
          <w:rFonts w:ascii="Arial" w:hAnsi="Arial" w:cs="Arial"/>
          <w:sz w:val="20"/>
          <w:szCs w:val="20"/>
        </w:rPr>
        <w:t xml:space="preserve"> the </w:t>
      </w:r>
      <w:r w:rsidR="00477952" w:rsidRPr="00C21754">
        <w:rPr>
          <w:rFonts w:ascii="Arial" w:hAnsi="Arial" w:cs="Arial"/>
          <w:sz w:val="20"/>
          <w:szCs w:val="20"/>
        </w:rPr>
        <w:t xml:space="preserve">performance </w:t>
      </w:r>
      <w:r w:rsidR="000376E8" w:rsidRPr="00C21754">
        <w:rPr>
          <w:rFonts w:ascii="Arial" w:hAnsi="Arial" w:cs="Arial"/>
          <w:sz w:val="20"/>
          <w:szCs w:val="20"/>
        </w:rPr>
        <w:t xml:space="preserve">of the model inference to solve the inverse problem in </w:t>
      </w:r>
      <w:r w:rsidR="00477952" w:rsidRPr="00C21754">
        <w:rPr>
          <w:rFonts w:ascii="Arial" w:hAnsi="Arial" w:cs="Arial"/>
          <w:sz w:val="20"/>
          <w:szCs w:val="20"/>
        </w:rPr>
        <w:t>different regions of the prior range</w:t>
      </w:r>
      <w:r w:rsidR="000376E8" w:rsidRPr="00C21754">
        <w:rPr>
          <w:rFonts w:ascii="Arial" w:hAnsi="Arial" w:cs="Arial"/>
          <w:sz w:val="20"/>
          <w:szCs w:val="20"/>
        </w:rPr>
        <w:t xml:space="preserve">. We study </w:t>
      </w:r>
      <w:r w:rsidR="00C952D6" w:rsidRPr="00E9528B">
        <w:rPr>
          <w:rFonts w:ascii="Arial" w:hAnsi="Arial" w:cs="Arial"/>
          <w:sz w:val="20"/>
          <w:szCs w:val="20"/>
        </w:rPr>
        <w:t>its</w:t>
      </w:r>
      <w:r w:rsidR="007B6430" w:rsidRPr="00E9528B">
        <w:rPr>
          <w:rFonts w:ascii="Arial" w:hAnsi="Arial" w:cs="Arial"/>
          <w:sz w:val="20"/>
          <w:szCs w:val="20"/>
        </w:rPr>
        <w:t xml:space="preserve"> </w:t>
      </w:r>
      <w:r w:rsidR="00EB4D81" w:rsidRPr="00E9528B">
        <w:rPr>
          <w:rFonts w:ascii="Arial" w:hAnsi="Arial" w:cs="Arial"/>
          <w:sz w:val="20"/>
          <w:szCs w:val="20"/>
        </w:rPr>
        <w:t>ability</w:t>
      </w:r>
      <w:r w:rsidR="00C952D6" w:rsidRPr="00C21754">
        <w:rPr>
          <w:rFonts w:ascii="Arial" w:hAnsi="Arial" w:cs="Arial"/>
          <w:sz w:val="20"/>
          <w:szCs w:val="20"/>
        </w:rPr>
        <w:t xml:space="preserve"> </w:t>
      </w:r>
      <w:r w:rsidR="00456CA1" w:rsidRPr="00C21754">
        <w:rPr>
          <w:rFonts w:ascii="Arial" w:hAnsi="Arial" w:cs="Arial"/>
          <w:sz w:val="20"/>
          <w:szCs w:val="20"/>
        </w:rPr>
        <w:t xml:space="preserve">in </w:t>
      </w:r>
      <w:r w:rsidR="00477952" w:rsidRPr="00C21754">
        <w:rPr>
          <w:rFonts w:ascii="Arial" w:hAnsi="Arial" w:cs="Arial"/>
          <w:sz w:val="20"/>
          <w:szCs w:val="20"/>
        </w:rPr>
        <w:t>parameter combinations</w:t>
      </w:r>
      <w:r w:rsidR="00456CA1" w:rsidRPr="00C21754">
        <w:rPr>
          <w:rFonts w:ascii="Arial" w:hAnsi="Arial" w:cs="Arial"/>
          <w:sz w:val="20"/>
          <w:szCs w:val="20"/>
        </w:rPr>
        <w:t xml:space="preserve"> that reproduce the microorganism's nosocomial </w:t>
      </w:r>
      <w:r w:rsidR="00FB775D" w:rsidRPr="00C21754">
        <w:rPr>
          <w:rFonts w:ascii="Arial" w:hAnsi="Arial" w:cs="Arial"/>
          <w:sz w:val="20"/>
          <w:szCs w:val="20"/>
        </w:rPr>
        <w:t xml:space="preserve">infection </w:t>
      </w:r>
      <w:r w:rsidR="00456CA1" w:rsidRPr="00C21754">
        <w:rPr>
          <w:rFonts w:ascii="Arial" w:hAnsi="Arial" w:cs="Arial"/>
          <w:sz w:val="20"/>
          <w:szCs w:val="20"/>
        </w:rPr>
        <w:t>data at the hospital level (aggregation across buildings of time series shown in Figure 1A). We use the middle prevalence</w:t>
      </w:r>
      <w:r w:rsidR="00871937" w:rsidRPr="00C21754">
        <w:rPr>
          <w:rFonts w:ascii="Arial" w:hAnsi="Arial" w:cs="Arial"/>
          <w:sz w:val="20"/>
          <w:szCs w:val="20"/>
        </w:rPr>
        <w:t xml:space="preserve"> of each bacterial microorganism</w:t>
      </w:r>
      <w:r w:rsidR="00456CA1" w:rsidRPr="00C21754">
        <w:rPr>
          <w:rFonts w:ascii="Arial" w:hAnsi="Arial" w:cs="Arial"/>
          <w:sz w:val="20"/>
          <w:szCs w:val="20"/>
        </w:rPr>
        <w:t xml:space="preserve"> </w:t>
      </w:r>
      <w:r w:rsidR="00A66844">
        <w:rPr>
          <w:rFonts w:ascii="Arial" w:hAnsi="Arial" w:cs="Arial"/>
          <w:sz w:val="20"/>
          <w:szCs w:val="20"/>
        </w:rPr>
        <w:t>(</w:t>
      </w:r>
      <w:r w:rsidR="00456CA1" w:rsidRPr="00C21754">
        <w:rPr>
          <w:rFonts w:ascii="Arial" w:hAnsi="Arial" w:cs="Arial"/>
          <w:sz w:val="20"/>
          <w:szCs w:val="20"/>
        </w:rPr>
        <w:t>Table 1</w:t>
      </w:r>
      <w:r w:rsidR="00A66844">
        <w:rPr>
          <w:rFonts w:ascii="Arial" w:hAnsi="Arial" w:cs="Arial"/>
          <w:sz w:val="20"/>
          <w:szCs w:val="20"/>
        </w:rPr>
        <w:t>, and</w:t>
      </w:r>
      <w:r w:rsidR="00EC5E23">
        <w:rPr>
          <w:rFonts w:ascii="Arial" w:hAnsi="Arial" w:cs="Arial"/>
          <w:sz w:val="20"/>
          <w:szCs w:val="20"/>
        </w:rPr>
        <w:t xml:space="preserve"> </w:t>
      </w:r>
      <w:r w:rsidR="00456CA1" w:rsidRPr="00C21754">
        <w:rPr>
          <w:rFonts w:ascii="Arial" w:hAnsi="Arial" w:cs="Arial"/>
          <w:sz w:val="20"/>
          <w:szCs w:val="20"/>
        </w:rPr>
        <w:t>Methods</w:t>
      </w:r>
      <w:r w:rsidR="00A66844">
        <w:rPr>
          <w:rFonts w:ascii="Arial" w:hAnsi="Arial" w:cs="Arial"/>
          <w:sz w:val="20"/>
          <w:szCs w:val="20"/>
        </w:rPr>
        <w:t>).</w:t>
      </w:r>
      <w:r w:rsidR="00456CA1" w:rsidRPr="00C21754">
        <w:rPr>
          <w:rFonts w:ascii="Arial" w:hAnsi="Arial" w:cs="Arial"/>
          <w:sz w:val="20"/>
          <w:szCs w:val="20"/>
        </w:rPr>
        <w:t xml:space="preserve"> </w:t>
      </w:r>
      <w:r w:rsidR="005D2403" w:rsidRPr="00C21754">
        <w:rPr>
          <w:rFonts w:ascii="Arial" w:hAnsi="Arial" w:cs="Arial"/>
          <w:sz w:val="20"/>
          <w:szCs w:val="20"/>
        </w:rPr>
        <w:t xml:space="preserve">We </w:t>
      </w:r>
      <w:r w:rsidR="00A34449">
        <w:rPr>
          <w:rFonts w:ascii="Arial" w:hAnsi="Arial" w:cs="Arial"/>
          <w:sz w:val="20"/>
          <w:szCs w:val="20"/>
        </w:rPr>
        <w:t>find</w:t>
      </w:r>
      <w:r w:rsidR="00A34449" w:rsidRPr="00C21754">
        <w:rPr>
          <w:rFonts w:ascii="Arial" w:hAnsi="Arial" w:cs="Arial"/>
          <w:sz w:val="20"/>
          <w:szCs w:val="20"/>
        </w:rPr>
        <w:t xml:space="preserve"> </w:t>
      </w:r>
      <w:r w:rsidR="00456CA1" w:rsidRPr="00C21754">
        <w:rPr>
          <w:rFonts w:ascii="Arial" w:hAnsi="Arial" w:cs="Arial"/>
          <w:sz w:val="20"/>
          <w:szCs w:val="20"/>
        </w:rPr>
        <w:t xml:space="preserve">the </w:t>
      </w:r>
      <w:r w:rsidR="00897589" w:rsidRPr="00E9528B">
        <w:rPr>
          <w:rFonts w:ascii="Arial" w:hAnsi="Arial" w:cs="Arial"/>
          <w:sz w:val="20"/>
          <w:szCs w:val="20"/>
        </w:rPr>
        <w:t>model-inference system</w:t>
      </w:r>
      <w:r w:rsidR="00897589" w:rsidRPr="00C21754">
        <w:rPr>
          <w:rFonts w:ascii="Arial" w:hAnsi="Arial" w:cs="Arial"/>
          <w:sz w:val="20"/>
          <w:szCs w:val="20"/>
        </w:rPr>
        <w:t xml:space="preserve"> </w:t>
      </w:r>
      <w:r w:rsidR="00456CA1" w:rsidRPr="00C21754">
        <w:rPr>
          <w:rFonts w:ascii="Arial" w:hAnsi="Arial" w:cs="Arial"/>
          <w:sz w:val="20"/>
          <w:szCs w:val="20"/>
        </w:rPr>
        <w:t>is able to discriminate between the scenarios</w:t>
      </w:r>
      <w:r w:rsidR="00024FD3" w:rsidRPr="00C21754">
        <w:rPr>
          <w:rFonts w:ascii="Arial" w:hAnsi="Arial" w:cs="Arial"/>
          <w:sz w:val="20"/>
          <w:szCs w:val="20"/>
        </w:rPr>
        <w:t>.</w:t>
      </w:r>
      <w:r w:rsidR="005D2403" w:rsidRPr="00C21754">
        <w:rPr>
          <w:rFonts w:ascii="Arial" w:hAnsi="Arial" w:cs="Arial"/>
          <w:sz w:val="20"/>
          <w:szCs w:val="20"/>
        </w:rPr>
        <w:t xml:space="preserve"> </w:t>
      </w:r>
      <w:r w:rsidR="00024FD3" w:rsidRPr="00C21754">
        <w:rPr>
          <w:rFonts w:ascii="Arial" w:hAnsi="Arial" w:cs="Arial"/>
          <w:sz w:val="20"/>
          <w:szCs w:val="20"/>
        </w:rPr>
        <w:t>T</w:t>
      </w:r>
      <w:r w:rsidR="005D2403" w:rsidRPr="00C21754">
        <w:rPr>
          <w:rFonts w:ascii="Arial" w:hAnsi="Arial" w:cs="Arial"/>
          <w:sz w:val="20"/>
          <w:szCs w:val="20"/>
        </w:rPr>
        <w:t>his analysis covers a broad range of prevalences from 'low' to 'high' importation rates</w:t>
      </w:r>
      <w:r w:rsidR="00477952" w:rsidRPr="00C21754">
        <w:rPr>
          <w:rFonts w:ascii="Arial" w:hAnsi="Arial" w:cs="Arial"/>
          <w:sz w:val="20"/>
          <w:szCs w:val="20"/>
        </w:rPr>
        <w:t xml:space="preserve"> </w:t>
      </w:r>
      <m:oMath>
        <m:r>
          <m:rPr>
            <m:sty m:val="p"/>
          </m:rPr>
          <w:rPr>
            <w:rFonts w:ascii="Cambria Math" w:hAnsi="Cambria Math" w:cs="Arial"/>
            <w:sz w:val="20"/>
            <w:szCs w:val="20"/>
          </w:rPr>
          <m:t>γ</m:t>
        </m:r>
      </m:oMath>
      <w:r w:rsidR="00871937" w:rsidRPr="00C21754">
        <w:rPr>
          <w:rFonts w:ascii="Arial" w:hAnsi="Arial" w:cs="Arial"/>
          <w:sz w:val="20"/>
          <w:szCs w:val="20"/>
        </w:rPr>
        <w:t>;</w:t>
      </w:r>
      <w:r w:rsidR="005D2403" w:rsidRPr="00C21754">
        <w:rPr>
          <w:rFonts w:ascii="Arial" w:hAnsi="Arial" w:cs="Arial"/>
          <w:sz w:val="20"/>
          <w:szCs w:val="20"/>
        </w:rPr>
        <w:t xml:space="preserve"> 4% and 16% for </w:t>
      </w:r>
      <w:r w:rsidR="005D2403" w:rsidRPr="00C21754">
        <w:rPr>
          <w:rFonts w:ascii="Arial" w:hAnsi="Arial" w:cs="Arial"/>
          <w:i/>
          <w:iCs/>
          <w:sz w:val="20"/>
          <w:szCs w:val="20"/>
        </w:rPr>
        <w:t>MRSA</w:t>
      </w:r>
      <w:r w:rsidR="005D2403" w:rsidRPr="00C21754">
        <w:rPr>
          <w:rFonts w:ascii="Arial" w:hAnsi="Arial" w:cs="Arial"/>
          <w:sz w:val="20"/>
          <w:szCs w:val="20"/>
        </w:rPr>
        <w:t xml:space="preserve"> and </w:t>
      </w:r>
      <w:r w:rsidR="005D2403" w:rsidRPr="00C21754">
        <w:rPr>
          <w:rFonts w:ascii="Arial" w:hAnsi="Arial" w:cs="Arial"/>
          <w:i/>
          <w:iCs/>
          <w:sz w:val="20"/>
          <w:szCs w:val="20"/>
        </w:rPr>
        <w:t xml:space="preserve">K. pneumoniae </w:t>
      </w:r>
      <w:r w:rsidR="005D2403" w:rsidRPr="00C21754">
        <w:rPr>
          <w:rFonts w:ascii="Arial" w:hAnsi="Arial" w:cs="Arial"/>
          <w:sz w:val="20"/>
          <w:szCs w:val="20"/>
        </w:rPr>
        <w:t>to 50% and 70%</w:t>
      </w:r>
      <w:r w:rsidR="00871937" w:rsidRPr="00C21754">
        <w:rPr>
          <w:rFonts w:ascii="Arial" w:hAnsi="Arial" w:cs="Arial"/>
          <w:sz w:val="20"/>
          <w:szCs w:val="20"/>
        </w:rPr>
        <w:t xml:space="preserve"> </w:t>
      </w:r>
      <w:r w:rsidR="005D2403" w:rsidRPr="00C21754">
        <w:rPr>
          <w:rFonts w:ascii="Arial" w:hAnsi="Arial" w:cs="Arial"/>
          <w:sz w:val="20"/>
          <w:szCs w:val="20"/>
        </w:rPr>
        <w:t xml:space="preserve">for </w:t>
      </w:r>
      <w:r w:rsidR="005D2403" w:rsidRPr="00C21754">
        <w:rPr>
          <w:rFonts w:ascii="Arial" w:hAnsi="Arial" w:cs="Arial"/>
          <w:i/>
          <w:iCs/>
          <w:sz w:val="20"/>
          <w:szCs w:val="20"/>
        </w:rPr>
        <w:t xml:space="preserve">E. faecium </w:t>
      </w:r>
      <w:r w:rsidR="005D2403" w:rsidRPr="00C21754">
        <w:rPr>
          <w:rFonts w:ascii="Arial" w:hAnsi="Arial" w:cs="Arial"/>
          <w:sz w:val="20"/>
          <w:szCs w:val="20"/>
        </w:rPr>
        <w:t xml:space="preserve">and </w:t>
      </w:r>
      <w:r w:rsidR="005D2403" w:rsidRPr="00C21754">
        <w:rPr>
          <w:rFonts w:ascii="Arial" w:hAnsi="Arial" w:cs="Arial"/>
          <w:i/>
          <w:iCs/>
          <w:sz w:val="20"/>
          <w:szCs w:val="20"/>
        </w:rPr>
        <w:t>E. coli</w:t>
      </w:r>
      <w:r w:rsidR="008443D2" w:rsidRPr="00C21754">
        <w:rPr>
          <w:rFonts w:ascii="Arial" w:hAnsi="Arial" w:cs="Arial"/>
          <w:i/>
          <w:iCs/>
          <w:sz w:val="20"/>
          <w:szCs w:val="20"/>
        </w:rPr>
        <w:t xml:space="preserve"> </w:t>
      </w:r>
      <w:r w:rsidR="008443D2" w:rsidRPr="00C21754">
        <w:rPr>
          <w:rFonts w:ascii="Arial" w:hAnsi="Arial" w:cs="Arial"/>
          <w:sz w:val="20"/>
          <w:szCs w:val="20"/>
        </w:rPr>
        <w:t>respectively</w:t>
      </w:r>
      <w:r w:rsidR="005D2403" w:rsidRPr="00C21754">
        <w:rPr>
          <w:rFonts w:ascii="Arial" w:hAnsi="Arial" w:cs="Arial"/>
          <w:sz w:val="20"/>
          <w:szCs w:val="20"/>
        </w:rPr>
        <w:t>.</w:t>
      </w:r>
    </w:p>
    <w:p w14:paraId="44CA85AC" w14:textId="5114D4D2" w:rsidR="00FB775D" w:rsidRPr="00E9528B" w:rsidRDefault="00FB775D" w:rsidP="00C7620C">
      <w:pPr>
        <w:pStyle w:val="Heading3"/>
        <w:spacing w:line="240" w:lineRule="auto"/>
        <w:jc w:val="both"/>
        <w:rPr>
          <w:i/>
          <w:iCs/>
          <w:sz w:val="20"/>
          <w:szCs w:val="20"/>
          <w:lang w:val="en-US"/>
        </w:rPr>
      </w:pPr>
      <w:r w:rsidRPr="00E9528B">
        <w:rPr>
          <w:i/>
          <w:iCs/>
          <w:sz w:val="20"/>
          <w:szCs w:val="20"/>
          <w:lang w:val="en-US"/>
        </w:rPr>
        <w:t xml:space="preserve">Individual vs </w:t>
      </w:r>
      <w:r w:rsidR="00882983" w:rsidRPr="00E9528B">
        <w:rPr>
          <w:i/>
          <w:iCs/>
          <w:sz w:val="20"/>
          <w:szCs w:val="20"/>
          <w:lang w:val="en-US"/>
        </w:rPr>
        <w:t>'</w:t>
      </w:r>
      <w:r w:rsidR="00E00D41" w:rsidRPr="00E9528B">
        <w:rPr>
          <w:i/>
          <w:iCs/>
          <w:sz w:val="20"/>
          <w:szCs w:val="20"/>
          <w:lang w:val="en-US"/>
        </w:rPr>
        <w:t>population'-level</w:t>
      </w:r>
      <w:r w:rsidR="00882983" w:rsidRPr="00E9528B">
        <w:rPr>
          <w:i/>
          <w:iCs/>
          <w:sz w:val="20"/>
          <w:szCs w:val="20"/>
          <w:lang w:val="en-US"/>
        </w:rPr>
        <w:t xml:space="preserve"> observational model</w:t>
      </w:r>
    </w:p>
    <w:p w14:paraId="7BAA068F" w14:textId="3C4AA396" w:rsidR="00FB775D" w:rsidRPr="00C21754" w:rsidRDefault="00882983" w:rsidP="00C7620C">
      <w:pPr>
        <w:jc w:val="both"/>
        <w:rPr>
          <w:rFonts w:ascii="Arial" w:eastAsiaTheme="minorEastAsia" w:hAnsi="Arial" w:cs="Arial"/>
          <w:sz w:val="20"/>
          <w:szCs w:val="20"/>
        </w:rPr>
      </w:pPr>
      <w:r w:rsidRPr="00C21754">
        <w:rPr>
          <w:rFonts w:ascii="Arial" w:hAnsi="Arial" w:cs="Arial"/>
          <w:sz w:val="20"/>
          <w:szCs w:val="20"/>
        </w:rPr>
        <w:t xml:space="preserve">We design the observational model at </w:t>
      </w:r>
      <w:r w:rsidR="00E00D41" w:rsidRPr="00C21754">
        <w:rPr>
          <w:rFonts w:ascii="Arial" w:hAnsi="Arial" w:cs="Arial"/>
          <w:sz w:val="20"/>
          <w:szCs w:val="20"/>
        </w:rPr>
        <w:t xml:space="preserve">the </w:t>
      </w:r>
      <w:r w:rsidRPr="00C21754">
        <w:rPr>
          <w:rFonts w:ascii="Arial" w:hAnsi="Arial" w:cs="Arial"/>
          <w:sz w:val="20"/>
          <w:szCs w:val="20"/>
        </w:rPr>
        <w:t xml:space="preserve">patient level making use of the richness of the dataset available and the fact that we designed a process ABM. However nosocomial infection data was assimilated at the building scale. We investigate the benefits of this </w:t>
      </w:r>
      <w:r w:rsidR="00E00D41" w:rsidRPr="00C21754">
        <w:rPr>
          <w:rFonts w:ascii="Arial" w:hAnsi="Arial" w:cs="Arial"/>
          <w:sz w:val="20"/>
          <w:szCs w:val="20"/>
        </w:rPr>
        <w:t>approach</w:t>
      </w:r>
      <w:r w:rsidRPr="00C21754">
        <w:rPr>
          <w:rFonts w:ascii="Arial" w:hAnsi="Arial" w:cs="Arial"/>
          <w:sz w:val="20"/>
          <w:szCs w:val="20"/>
        </w:rPr>
        <w:t xml:space="preserve"> compared to a more common </w:t>
      </w:r>
      <w:r w:rsidR="00615DBC">
        <w:rPr>
          <w:rFonts w:ascii="Arial" w:hAnsi="Arial" w:cs="Arial"/>
          <w:sz w:val="20"/>
          <w:szCs w:val="20"/>
        </w:rPr>
        <w:t xml:space="preserve">approach </w:t>
      </w:r>
      <w:r w:rsidRPr="00C21754">
        <w:rPr>
          <w:rFonts w:ascii="Arial" w:hAnsi="Arial" w:cs="Arial"/>
          <w:sz w:val="20"/>
          <w:szCs w:val="20"/>
        </w:rPr>
        <w:t xml:space="preserve">(see </w:t>
      </w:r>
      <w:r w:rsidRPr="00C21754">
        <w:rPr>
          <w:rFonts w:ascii="Arial" w:hAnsi="Arial" w:cs="Arial"/>
          <w:i/>
          <w:iCs/>
          <w:sz w:val="20"/>
          <w:szCs w:val="20"/>
        </w:rPr>
        <w:t>The population observational model</w:t>
      </w:r>
      <w:r w:rsidRPr="00C21754">
        <w:rPr>
          <w:rFonts w:ascii="Arial" w:hAnsi="Arial" w:cs="Arial"/>
          <w:sz w:val="20"/>
          <w:szCs w:val="20"/>
        </w:rPr>
        <w:t xml:space="preserve"> in Methods). </w:t>
      </w:r>
      <w:r w:rsidR="00744FF3" w:rsidRPr="00C21754">
        <w:rPr>
          <w:rFonts w:ascii="Arial" w:hAnsi="Arial" w:cs="Arial"/>
          <w:sz w:val="20"/>
          <w:szCs w:val="20"/>
        </w:rPr>
        <w:t xml:space="preserve">We use the same settings </w:t>
      </w:r>
      <w:r w:rsidR="00F656C6" w:rsidRPr="00C21754">
        <w:rPr>
          <w:rFonts w:ascii="Arial" w:hAnsi="Arial" w:cs="Arial"/>
          <w:sz w:val="20"/>
          <w:szCs w:val="20"/>
        </w:rPr>
        <w:t>of simulated nosocomial infections detections described in the previous section</w:t>
      </w:r>
      <w:r w:rsidR="00615DBC">
        <w:rPr>
          <w:rFonts w:ascii="Arial" w:hAnsi="Arial" w:cs="Arial"/>
          <w:sz w:val="20"/>
          <w:szCs w:val="20"/>
        </w:rPr>
        <w:t xml:space="preserve">. </w:t>
      </w:r>
      <w:r w:rsidR="00F656C6" w:rsidRPr="00C21754">
        <w:rPr>
          <w:rFonts w:ascii="Arial" w:hAnsi="Arial" w:cs="Arial"/>
          <w:sz w:val="20"/>
          <w:szCs w:val="20"/>
        </w:rPr>
        <w:t xml:space="preserve">Note the meaning of the parameter </w:t>
      </w:r>
      <w:r w:rsidR="001D1159" w:rsidRPr="00C21754">
        <w:rPr>
          <w:rFonts w:ascii="Arial" w:hAnsi="Arial" w:cs="Arial"/>
          <w:sz w:val="20"/>
          <w:szCs w:val="20"/>
        </w:rPr>
        <w:t xml:space="preserve">in </w:t>
      </w:r>
      <w:r w:rsidR="00F656C6" w:rsidRPr="00C21754">
        <w:rPr>
          <w:rFonts w:ascii="Arial" w:hAnsi="Arial" w:cs="Arial"/>
          <w:sz w:val="20"/>
          <w:szCs w:val="20"/>
        </w:rPr>
        <w:t xml:space="preserve">the observational model </w:t>
      </w:r>
      <m:oMath>
        <m:r>
          <w:rPr>
            <w:rFonts w:ascii="Cambria Math" w:hAnsi="Cambria Math" w:cs="Arial"/>
            <w:sz w:val="20"/>
            <w:szCs w:val="20"/>
          </w:rPr>
          <m:t>ρ</m:t>
        </m:r>
      </m:oMath>
      <w:r w:rsidR="00F656C6" w:rsidRPr="00C21754">
        <w:rPr>
          <w:rFonts w:ascii="Arial" w:hAnsi="Arial" w:cs="Arial"/>
          <w:sz w:val="20"/>
          <w:szCs w:val="20"/>
        </w:rPr>
        <w:t xml:space="preserve"> and </w:t>
      </w:r>
      <m:oMath>
        <m:sSub>
          <m:sSubPr>
            <m:ctrlPr>
              <w:rPr>
                <w:rFonts w:ascii="Cambria Math" w:hAnsi="Cambria Math" w:cs="Arial"/>
                <w:sz w:val="20"/>
                <w:szCs w:val="20"/>
              </w:rPr>
            </m:ctrlPr>
          </m:sSubPr>
          <m:e>
            <m:r>
              <w:rPr>
                <w:rFonts w:ascii="Cambria Math" w:hAnsi="Cambria Math" w:cs="Arial"/>
                <w:sz w:val="20"/>
                <w:szCs w:val="20"/>
              </w:rPr>
              <m:t>ρ</m:t>
            </m:r>
          </m:e>
          <m:sub>
            <m:r>
              <w:rPr>
                <w:rFonts w:ascii="Cambria Math" w:hAnsi="Cambria Math" w:cs="Arial"/>
                <w:sz w:val="20"/>
                <w:szCs w:val="20"/>
              </w:rPr>
              <m:t>pop</m:t>
            </m:r>
          </m:sub>
        </m:sSub>
      </m:oMath>
      <w:r w:rsidR="00F656C6" w:rsidRPr="00C21754">
        <w:rPr>
          <w:rFonts w:ascii="Arial" w:hAnsi="Arial" w:cs="Arial"/>
          <w:sz w:val="20"/>
          <w:szCs w:val="20"/>
        </w:rPr>
        <w:t xml:space="preserve"> in the individual and</w:t>
      </w:r>
      <w:r w:rsidR="00E00D41" w:rsidRPr="00C21754">
        <w:rPr>
          <w:rFonts w:ascii="Arial" w:hAnsi="Arial" w:cs="Arial"/>
          <w:sz w:val="20"/>
          <w:szCs w:val="20"/>
        </w:rPr>
        <w:t xml:space="preserve"> </w:t>
      </w:r>
      <w:r w:rsidR="00F656C6" w:rsidRPr="00C21754">
        <w:rPr>
          <w:rFonts w:ascii="Arial" w:hAnsi="Arial" w:cs="Arial"/>
          <w:sz w:val="20"/>
          <w:szCs w:val="20"/>
        </w:rPr>
        <w:t>population level observational mode</w:t>
      </w:r>
      <w:r w:rsidR="00E36CA4" w:rsidRPr="00E9528B">
        <w:rPr>
          <w:rFonts w:ascii="Arial" w:hAnsi="Arial" w:cs="Arial"/>
          <w:sz w:val="20"/>
          <w:szCs w:val="20"/>
        </w:rPr>
        <w:t xml:space="preserve">l </w:t>
      </w:r>
      <w:r w:rsidR="001236E0" w:rsidRPr="00E9528B">
        <w:rPr>
          <w:rFonts w:ascii="Arial" w:hAnsi="Arial" w:cs="Arial"/>
          <w:sz w:val="20"/>
          <w:szCs w:val="20"/>
        </w:rPr>
        <w:t>respectively</w:t>
      </w:r>
      <w:r w:rsidR="00F656C6" w:rsidRPr="00C21754">
        <w:rPr>
          <w:rFonts w:ascii="Arial" w:hAnsi="Arial" w:cs="Arial"/>
          <w:sz w:val="20"/>
          <w:szCs w:val="20"/>
        </w:rPr>
        <w:t xml:space="preserve"> is different (</w:t>
      </w:r>
      <w:r w:rsidR="00E00D41" w:rsidRPr="00C21754">
        <w:rPr>
          <w:rFonts w:ascii="Arial" w:hAnsi="Arial" w:cs="Arial"/>
          <w:sz w:val="20"/>
          <w:szCs w:val="20"/>
        </w:rPr>
        <w:t>Methods)</w:t>
      </w:r>
      <w:r w:rsidR="00F656C6" w:rsidRPr="00C21754">
        <w:rPr>
          <w:rFonts w:ascii="Arial" w:hAnsi="Arial" w:cs="Arial"/>
          <w:sz w:val="20"/>
          <w:szCs w:val="20"/>
        </w:rPr>
        <w:t xml:space="preserve">. </w:t>
      </w:r>
      <w:r w:rsidR="00744FF3" w:rsidRPr="00C21754">
        <w:rPr>
          <w:rFonts w:ascii="Arial" w:hAnsi="Arial" w:cs="Arial"/>
          <w:sz w:val="20"/>
          <w:szCs w:val="20"/>
        </w:rPr>
        <w:t>SI Figure S1</w:t>
      </w:r>
      <w:r w:rsidR="001B3C9B">
        <w:rPr>
          <w:rFonts w:ascii="Arial" w:hAnsi="Arial" w:cs="Arial"/>
          <w:sz w:val="20"/>
          <w:szCs w:val="20"/>
        </w:rPr>
        <w:t>0</w:t>
      </w:r>
      <w:r w:rsidR="00744FF3" w:rsidRPr="00C21754">
        <w:rPr>
          <w:rFonts w:ascii="Arial" w:hAnsi="Arial" w:cs="Arial"/>
          <w:sz w:val="20"/>
          <w:szCs w:val="20"/>
        </w:rPr>
        <w:t xml:space="preserve"> </w:t>
      </w:r>
      <w:r w:rsidR="008F14D4" w:rsidRPr="00C21754">
        <w:rPr>
          <w:rFonts w:ascii="Arial" w:hAnsi="Arial" w:cs="Arial"/>
          <w:sz w:val="20"/>
          <w:szCs w:val="20"/>
        </w:rPr>
        <w:t xml:space="preserve">shows the </w:t>
      </w:r>
      <w:r w:rsidR="006E6EB5" w:rsidRPr="00E9528B">
        <w:rPr>
          <w:rFonts w:ascii="Arial" w:hAnsi="Arial" w:cs="Arial"/>
          <w:sz w:val="20"/>
          <w:szCs w:val="20"/>
        </w:rPr>
        <w:t xml:space="preserve">joint </w:t>
      </w:r>
      <w:r w:rsidR="008F14D4" w:rsidRPr="00C21754">
        <w:rPr>
          <w:rFonts w:ascii="Arial" w:hAnsi="Arial" w:cs="Arial"/>
          <w:sz w:val="20"/>
          <w:szCs w:val="20"/>
        </w:rPr>
        <w:t>posterior parameter estimate (same as Figure 2 but for the population-level observational model)</w:t>
      </w:r>
      <w:r w:rsidR="00615DBC">
        <w:rPr>
          <w:rFonts w:ascii="Arial" w:hAnsi="Arial" w:cs="Arial"/>
          <w:sz w:val="20"/>
          <w:szCs w:val="20"/>
        </w:rPr>
        <w:t>. We</w:t>
      </w:r>
      <w:r w:rsidR="00924B61" w:rsidRPr="00C21754">
        <w:rPr>
          <w:rFonts w:ascii="Arial" w:hAnsi="Arial" w:cs="Arial"/>
          <w:sz w:val="20"/>
          <w:szCs w:val="20"/>
        </w:rPr>
        <w:t xml:space="preserve"> </w:t>
      </w:r>
      <w:r w:rsidR="00615DBC">
        <w:rPr>
          <w:rFonts w:ascii="Arial" w:hAnsi="Arial" w:cs="Arial"/>
          <w:sz w:val="20"/>
          <w:szCs w:val="20"/>
        </w:rPr>
        <w:t>find</w:t>
      </w:r>
      <w:r w:rsidR="00615DBC" w:rsidRPr="00C21754">
        <w:rPr>
          <w:rFonts w:ascii="Arial" w:hAnsi="Arial" w:cs="Arial"/>
          <w:sz w:val="20"/>
          <w:szCs w:val="20"/>
        </w:rPr>
        <w:t xml:space="preserve"> </w:t>
      </w:r>
      <w:r w:rsidR="00924B61" w:rsidRPr="00C21754">
        <w:rPr>
          <w:rFonts w:ascii="Arial" w:hAnsi="Arial" w:cs="Arial"/>
          <w:sz w:val="20"/>
          <w:szCs w:val="20"/>
        </w:rPr>
        <w:t xml:space="preserve">inferences </w:t>
      </w:r>
      <w:r w:rsidR="00673442">
        <w:rPr>
          <w:rFonts w:ascii="Arial" w:hAnsi="Arial" w:cs="Arial"/>
          <w:sz w:val="20"/>
          <w:szCs w:val="20"/>
        </w:rPr>
        <w:t>are</w:t>
      </w:r>
      <w:r w:rsidR="00673442" w:rsidRPr="00C21754">
        <w:rPr>
          <w:rFonts w:ascii="Arial" w:hAnsi="Arial" w:cs="Arial"/>
          <w:sz w:val="20"/>
          <w:szCs w:val="20"/>
        </w:rPr>
        <w:t xml:space="preserve"> </w:t>
      </w:r>
      <w:r w:rsidR="00924B61" w:rsidRPr="00C21754">
        <w:rPr>
          <w:rFonts w:ascii="Arial" w:hAnsi="Arial" w:cs="Arial"/>
          <w:sz w:val="20"/>
          <w:szCs w:val="20"/>
        </w:rPr>
        <w:t>in general more bias and much less sharp compared to ones obtained in Figure 2</w:t>
      </w:r>
      <w:r w:rsidR="001D1159" w:rsidRPr="00C21754">
        <w:rPr>
          <w:rFonts w:ascii="Arial" w:hAnsi="Arial" w:cs="Arial"/>
          <w:sz w:val="20"/>
          <w:szCs w:val="20"/>
        </w:rPr>
        <w:t>, with</w:t>
      </w:r>
      <w:r w:rsidR="0082004B" w:rsidRPr="00C21754">
        <w:rPr>
          <w:rFonts w:ascii="Arial" w:hAnsi="Arial" w:cs="Arial"/>
          <w:sz w:val="20"/>
          <w:szCs w:val="20"/>
        </w:rPr>
        <w:t xml:space="preserve"> </w:t>
      </w:r>
      <w:r w:rsidR="00924B61" w:rsidRPr="00C21754">
        <w:rPr>
          <w:rFonts w:ascii="Arial" w:hAnsi="Arial" w:cs="Arial"/>
          <w:sz w:val="20"/>
          <w:szCs w:val="20"/>
        </w:rPr>
        <w:t>the individual-level observational model</w:t>
      </w:r>
      <w:r w:rsidR="008F14D4" w:rsidRPr="00C21754">
        <w:rPr>
          <w:rFonts w:ascii="Arial" w:hAnsi="Arial" w:cs="Arial"/>
          <w:sz w:val="20"/>
          <w:szCs w:val="20"/>
        </w:rPr>
        <w:t>. We also visually inspect the convergence plots (SI Figure S1</w:t>
      </w:r>
      <w:r w:rsidR="00C12745" w:rsidRPr="00C21754">
        <w:rPr>
          <w:rFonts w:ascii="Arial" w:hAnsi="Arial" w:cs="Arial"/>
          <w:sz w:val="20"/>
          <w:szCs w:val="20"/>
        </w:rPr>
        <w:t>2</w:t>
      </w:r>
      <w:r w:rsidR="008F14D4" w:rsidRPr="00C21754">
        <w:rPr>
          <w:rFonts w:ascii="Arial" w:hAnsi="Arial" w:cs="Arial"/>
          <w:sz w:val="20"/>
          <w:szCs w:val="20"/>
        </w:rPr>
        <w:t>)</w:t>
      </w:r>
      <w:r w:rsidR="001901DC" w:rsidRPr="00C21754">
        <w:rPr>
          <w:rFonts w:ascii="Arial" w:hAnsi="Arial" w:cs="Arial"/>
          <w:sz w:val="20"/>
          <w:szCs w:val="20"/>
        </w:rPr>
        <w:t xml:space="preserve"> and </w:t>
      </w:r>
      <w:r w:rsidR="004F090F">
        <w:rPr>
          <w:rFonts w:ascii="Arial" w:hAnsi="Arial" w:cs="Arial"/>
          <w:sz w:val="20"/>
          <w:szCs w:val="20"/>
        </w:rPr>
        <w:t>find</w:t>
      </w:r>
      <w:r w:rsidR="004F090F" w:rsidRPr="00C21754">
        <w:rPr>
          <w:rFonts w:ascii="Arial" w:hAnsi="Arial" w:cs="Arial"/>
          <w:sz w:val="20"/>
          <w:szCs w:val="20"/>
        </w:rPr>
        <w:t xml:space="preserve"> </w:t>
      </w:r>
      <w:r w:rsidR="001901DC" w:rsidRPr="00C21754">
        <w:rPr>
          <w:rFonts w:ascii="Arial" w:hAnsi="Arial" w:cs="Arial"/>
          <w:sz w:val="20"/>
          <w:szCs w:val="20"/>
        </w:rPr>
        <w:t>that the</w:t>
      </w:r>
      <w:r w:rsidR="008149CF" w:rsidRPr="00E9528B">
        <w:rPr>
          <w:rFonts w:ascii="Arial" w:hAnsi="Arial" w:cs="Arial"/>
          <w:sz w:val="20"/>
          <w:szCs w:val="20"/>
        </w:rPr>
        <w:t xml:space="preserve"> marginal</w:t>
      </w:r>
      <w:r w:rsidR="001901DC" w:rsidRPr="00C21754">
        <w:rPr>
          <w:rFonts w:ascii="Arial" w:hAnsi="Arial" w:cs="Arial"/>
          <w:sz w:val="20"/>
          <w:szCs w:val="20"/>
        </w:rPr>
        <w:t xml:space="preserve"> posterior</w:t>
      </w:r>
      <w:r w:rsidR="00EB4D81" w:rsidRPr="00E9528B">
        <w:rPr>
          <w:rFonts w:ascii="Arial" w:hAnsi="Arial" w:cs="Arial"/>
          <w:sz w:val="20"/>
          <w:szCs w:val="20"/>
        </w:rPr>
        <w:t>s</w:t>
      </w:r>
      <w:r w:rsidR="001901DC" w:rsidRPr="00C21754">
        <w:rPr>
          <w:rFonts w:ascii="Arial" w:hAnsi="Arial" w:cs="Arial"/>
          <w:sz w:val="20"/>
          <w:szCs w:val="20"/>
        </w:rPr>
        <w:t xml:space="preserve"> </w:t>
      </w:r>
      <w:r w:rsidR="008149CF" w:rsidRPr="00E9528B">
        <w:rPr>
          <w:rFonts w:ascii="Arial" w:hAnsi="Arial" w:cs="Arial"/>
          <w:sz w:val="20"/>
          <w:szCs w:val="20"/>
        </w:rPr>
        <w:t>are</w:t>
      </w:r>
      <w:r w:rsidR="001901DC" w:rsidRPr="00C21754">
        <w:rPr>
          <w:rFonts w:ascii="Arial" w:hAnsi="Arial" w:cs="Arial"/>
          <w:sz w:val="20"/>
          <w:szCs w:val="20"/>
        </w:rPr>
        <w:t xml:space="preserve"> not consistently getting sharper</w:t>
      </w:r>
      <w:r w:rsidR="00125AA4" w:rsidRPr="00C21754">
        <w:rPr>
          <w:rFonts w:ascii="Arial" w:hAnsi="Arial" w:cs="Arial"/>
          <w:sz w:val="20"/>
          <w:szCs w:val="20"/>
        </w:rPr>
        <w:t xml:space="preserve"> </w:t>
      </w:r>
      <w:r w:rsidR="0069026A" w:rsidRPr="00E9528B">
        <w:rPr>
          <w:rFonts w:ascii="Arial" w:hAnsi="Arial" w:cs="Arial"/>
          <w:sz w:val="20"/>
          <w:szCs w:val="20"/>
        </w:rPr>
        <w:t>as the algorithm advance</w:t>
      </w:r>
      <w:r w:rsidR="001901DC" w:rsidRPr="00C21754">
        <w:rPr>
          <w:rFonts w:ascii="Arial" w:hAnsi="Arial" w:cs="Arial"/>
          <w:sz w:val="20"/>
          <w:szCs w:val="20"/>
        </w:rPr>
        <w:t xml:space="preserve"> (Methods)</w:t>
      </w:r>
      <w:r w:rsidR="007D32CD">
        <w:rPr>
          <w:rFonts w:ascii="Arial" w:hAnsi="Arial" w:cs="Arial"/>
          <w:sz w:val="20"/>
          <w:szCs w:val="20"/>
        </w:rPr>
        <w:t>.</w:t>
      </w:r>
      <w:r w:rsidR="006643E1" w:rsidRPr="00C21754">
        <w:rPr>
          <w:rFonts w:ascii="Arial" w:hAnsi="Arial" w:cs="Arial"/>
          <w:sz w:val="20"/>
          <w:szCs w:val="20"/>
        </w:rPr>
        <w:t xml:space="preserve"> </w:t>
      </w:r>
      <w:r w:rsidR="007D32CD" w:rsidRPr="000E7EC7">
        <w:rPr>
          <w:rFonts w:ascii="Arial" w:hAnsi="Arial" w:cs="Arial"/>
          <w:color w:val="FF0000"/>
          <w:sz w:val="20"/>
          <w:szCs w:val="20"/>
        </w:rPr>
        <w:t>T</w:t>
      </w:r>
      <w:r w:rsidR="006643E1" w:rsidRPr="000E7EC7">
        <w:rPr>
          <w:rFonts w:ascii="Arial" w:hAnsi="Arial" w:cs="Arial"/>
          <w:color w:val="FF0000"/>
          <w:sz w:val="20"/>
          <w:szCs w:val="20"/>
        </w:rPr>
        <w:t xml:space="preserve">his lack </w:t>
      </w:r>
      <w:r w:rsidR="008B7468" w:rsidRPr="000E7EC7">
        <w:rPr>
          <w:rFonts w:ascii="Arial" w:hAnsi="Arial" w:cs="Arial"/>
          <w:color w:val="FF0000"/>
          <w:sz w:val="20"/>
          <w:szCs w:val="20"/>
        </w:rPr>
        <w:t>of</w:t>
      </w:r>
      <w:r w:rsidR="006643E1" w:rsidRPr="000E7EC7">
        <w:rPr>
          <w:rFonts w:ascii="Arial" w:hAnsi="Arial" w:cs="Arial"/>
          <w:color w:val="FF0000"/>
          <w:sz w:val="20"/>
          <w:szCs w:val="20"/>
        </w:rPr>
        <w:t xml:space="preserve"> identifiability </w:t>
      </w:r>
      <w:r w:rsidR="00764D6E" w:rsidRPr="000E7EC7">
        <w:rPr>
          <w:rFonts w:ascii="Arial" w:hAnsi="Arial" w:cs="Arial"/>
          <w:color w:val="FF0000"/>
          <w:sz w:val="20"/>
          <w:szCs w:val="20"/>
        </w:rPr>
        <w:t>is</w:t>
      </w:r>
      <w:r w:rsidR="00FE408F" w:rsidRPr="000E7EC7">
        <w:rPr>
          <w:rFonts w:ascii="Arial" w:hAnsi="Arial" w:cs="Arial"/>
          <w:color w:val="FF0000"/>
          <w:sz w:val="20"/>
          <w:szCs w:val="20"/>
        </w:rPr>
        <w:t xml:space="preserve"> </w:t>
      </w:r>
      <w:r w:rsidR="006643E1" w:rsidRPr="000E7EC7">
        <w:rPr>
          <w:rFonts w:ascii="Arial" w:hAnsi="Arial" w:cs="Arial"/>
          <w:color w:val="FF0000"/>
          <w:sz w:val="20"/>
          <w:szCs w:val="20"/>
        </w:rPr>
        <w:t>magnified when compared to the convergence plots of the individual observational model (SI Figure S</w:t>
      </w:r>
      <w:r w:rsidR="00D00A13" w:rsidRPr="000E7EC7">
        <w:rPr>
          <w:rFonts w:ascii="Arial" w:hAnsi="Arial" w:cs="Arial"/>
          <w:color w:val="FF0000"/>
          <w:sz w:val="20"/>
          <w:szCs w:val="20"/>
        </w:rPr>
        <w:t>6</w:t>
      </w:r>
      <w:r w:rsidR="006643E1" w:rsidRPr="000E7EC7">
        <w:rPr>
          <w:rFonts w:ascii="Arial" w:hAnsi="Arial" w:cs="Arial"/>
          <w:color w:val="FF0000"/>
          <w:sz w:val="20"/>
          <w:szCs w:val="20"/>
        </w:rPr>
        <w:t>).</w:t>
      </w:r>
    </w:p>
    <w:p w14:paraId="7720DEB1" w14:textId="77777777" w:rsidR="005E4095" w:rsidRPr="00E9528B" w:rsidRDefault="005E4095" w:rsidP="00C7620C">
      <w:pPr>
        <w:pStyle w:val="Heading3"/>
        <w:spacing w:line="240" w:lineRule="auto"/>
        <w:jc w:val="both"/>
        <w:rPr>
          <w:i/>
          <w:iCs/>
          <w:sz w:val="20"/>
          <w:szCs w:val="20"/>
          <w:lang w:val="en-US"/>
        </w:rPr>
      </w:pPr>
      <w:r w:rsidRPr="00E9528B">
        <w:rPr>
          <w:i/>
          <w:iCs/>
          <w:sz w:val="20"/>
          <w:szCs w:val="20"/>
          <w:lang w:val="en-US"/>
        </w:rPr>
        <w:t>Inference using real data</w:t>
      </w:r>
    </w:p>
    <w:p w14:paraId="7A45D76D" w14:textId="169642ED" w:rsidR="008F4EA4" w:rsidRPr="00E9528B" w:rsidRDefault="005E4095" w:rsidP="00C7620C">
      <w:pPr>
        <w:jc w:val="both"/>
        <w:rPr>
          <w:rFonts w:ascii="Arial" w:hAnsi="Arial" w:cs="Arial"/>
          <w:iCs/>
          <w:sz w:val="20"/>
          <w:szCs w:val="20"/>
        </w:rPr>
      </w:pPr>
      <w:r w:rsidRPr="00C21754">
        <w:rPr>
          <w:rFonts w:ascii="Arial" w:hAnsi="Arial" w:cs="Arial"/>
          <w:sz w:val="20"/>
          <w:szCs w:val="20"/>
        </w:rPr>
        <w:t>We appl</w:t>
      </w:r>
      <w:r w:rsidR="00E17F10">
        <w:rPr>
          <w:rFonts w:ascii="Arial" w:hAnsi="Arial" w:cs="Arial"/>
          <w:sz w:val="20"/>
          <w:szCs w:val="20"/>
        </w:rPr>
        <w:t>y</w:t>
      </w:r>
      <w:r w:rsidRPr="00C21754">
        <w:rPr>
          <w:rFonts w:ascii="Arial" w:hAnsi="Arial" w:cs="Arial"/>
          <w:sz w:val="20"/>
          <w:szCs w:val="20"/>
        </w:rPr>
        <w:t xml:space="preserve"> the model-inference system to estimate the epidemiological quantities of interest for eight different microbial </w:t>
      </w:r>
      <w:r w:rsidR="00AD67B1" w:rsidRPr="00E9528B">
        <w:rPr>
          <w:rFonts w:ascii="Arial" w:hAnsi="Arial" w:cs="Arial"/>
          <w:sz w:val="20"/>
          <w:szCs w:val="20"/>
        </w:rPr>
        <w:t>bacterial pathogens</w:t>
      </w:r>
      <w:r w:rsidRPr="00C21754">
        <w:rPr>
          <w:rFonts w:ascii="Arial" w:hAnsi="Arial" w:cs="Arial"/>
          <w:sz w:val="20"/>
          <w:szCs w:val="20"/>
        </w:rPr>
        <w:t xml:space="preserve">. </w:t>
      </w:r>
      <w:r w:rsidR="00C70FF8">
        <w:rPr>
          <w:rFonts w:ascii="Arial" w:hAnsi="Arial" w:cs="Arial"/>
          <w:sz w:val="20"/>
          <w:szCs w:val="20"/>
        </w:rPr>
        <w:t>We compare j</w:t>
      </w:r>
      <w:r w:rsidR="006C1443" w:rsidRPr="00C21754">
        <w:rPr>
          <w:rFonts w:ascii="Arial" w:hAnsi="Arial" w:cs="Arial"/>
          <w:sz w:val="20"/>
          <w:szCs w:val="20"/>
        </w:rPr>
        <w:t>oint p</w:t>
      </w:r>
      <w:r w:rsidRPr="00C21754">
        <w:rPr>
          <w:rFonts w:ascii="Arial" w:hAnsi="Arial" w:cs="Arial"/>
          <w:sz w:val="20"/>
          <w:szCs w:val="20"/>
        </w:rPr>
        <w:t xml:space="preserve">osterior estimates of the </w:t>
      </w:r>
      <w:r w:rsidR="00296ECE">
        <w:rPr>
          <w:rFonts w:ascii="Arial" w:hAnsi="Arial" w:cs="Arial"/>
          <w:sz w:val="20"/>
          <w:szCs w:val="20"/>
        </w:rPr>
        <w:t>effective sensitivity</w:t>
      </w:r>
      <w:r w:rsidRPr="00C21754">
        <w:rPr>
          <w:rFonts w:ascii="Arial" w:hAnsi="Arial" w:cs="Arial"/>
          <w:sz w:val="20"/>
          <w:szCs w:val="20"/>
        </w:rPr>
        <w:t xml:space="preserve"> </w:t>
      </w:r>
      <m:oMath>
        <m:r>
          <m:rPr>
            <m:sty m:val="p"/>
          </m:rPr>
          <w:rPr>
            <w:rFonts w:ascii="Cambria Math" w:hAnsi="Cambria Math" w:cs="Arial"/>
            <w:sz w:val="20"/>
            <w:szCs w:val="20"/>
          </w:rPr>
          <m:t>ρ</m:t>
        </m:r>
      </m:oMath>
      <w:r w:rsidRPr="00C21754">
        <w:rPr>
          <w:rFonts w:ascii="Arial" w:hAnsi="Arial" w:cs="Arial"/>
          <w:sz w:val="20"/>
          <w:szCs w:val="20"/>
        </w:rPr>
        <w:t xml:space="preserve"> and nosocomial transmission rate </w:t>
      </w:r>
      <m:oMath>
        <m:r>
          <w:rPr>
            <w:rFonts w:ascii="Cambria Math" w:hAnsi="Cambria Math" w:cs="Arial"/>
            <w:sz w:val="20"/>
            <w:szCs w:val="20"/>
          </w:rPr>
          <m:t>β</m:t>
        </m:r>
      </m:oMath>
      <w:r w:rsidRPr="00C21754">
        <w:rPr>
          <w:rFonts w:ascii="Arial" w:hAnsi="Arial" w:cs="Arial"/>
          <w:sz w:val="20"/>
          <w:szCs w:val="20"/>
        </w:rPr>
        <w:t xml:space="preserve"> in Figure </w:t>
      </w:r>
      <w:r w:rsidR="001A671D" w:rsidRPr="00C21754">
        <w:rPr>
          <w:rFonts w:ascii="Arial" w:hAnsi="Arial" w:cs="Arial"/>
          <w:sz w:val="20"/>
          <w:szCs w:val="20"/>
        </w:rPr>
        <w:t>3</w:t>
      </w:r>
      <w:r w:rsidRPr="00C21754">
        <w:rPr>
          <w:rFonts w:ascii="Arial" w:hAnsi="Arial" w:cs="Arial"/>
          <w:sz w:val="20"/>
          <w:szCs w:val="20"/>
        </w:rPr>
        <w:t>A</w:t>
      </w:r>
      <w:r w:rsidR="00A86BB4">
        <w:rPr>
          <w:rFonts w:ascii="Arial" w:hAnsi="Arial" w:cs="Arial"/>
          <w:sz w:val="20"/>
          <w:szCs w:val="20"/>
        </w:rPr>
        <w:t xml:space="preserve">. </w:t>
      </w:r>
      <w:r w:rsidR="00B62994">
        <w:rPr>
          <w:rFonts w:ascii="Arial" w:hAnsi="Arial" w:cs="Arial"/>
          <w:sz w:val="20"/>
          <w:szCs w:val="20"/>
        </w:rPr>
        <w:t>Posterior</w:t>
      </w:r>
      <w:r w:rsidR="00477952" w:rsidRPr="00C21754">
        <w:rPr>
          <w:rFonts w:ascii="Arial" w:hAnsi="Arial" w:cs="Arial"/>
          <w:sz w:val="20"/>
          <w:szCs w:val="20"/>
        </w:rPr>
        <w:t xml:space="preserve"> for the different values of </w:t>
      </w:r>
      <m:oMath>
        <m:r>
          <m:rPr>
            <m:sty m:val="p"/>
          </m:rPr>
          <w:rPr>
            <w:rFonts w:ascii="Cambria Math" w:hAnsi="Cambria Math" w:cs="Arial"/>
            <w:sz w:val="20"/>
            <w:szCs w:val="20"/>
          </w:rPr>
          <m:t>γ</m:t>
        </m:r>
      </m:oMath>
      <w:r w:rsidR="00DC653C" w:rsidRPr="00C21754">
        <w:rPr>
          <w:rFonts w:ascii="Arial" w:hAnsi="Arial" w:cs="Arial"/>
          <w:sz w:val="20"/>
          <w:szCs w:val="20"/>
        </w:rPr>
        <w:t xml:space="preserve"> </w:t>
      </w:r>
      <w:r w:rsidR="00B62994">
        <w:rPr>
          <w:rFonts w:ascii="Arial" w:hAnsi="Arial" w:cs="Arial"/>
          <w:sz w:val="20"/>
          <w:szCs w:val="20"/>
        </w:rPr>
        <w:t xml:space="preserve">are </w:t>
      </w:r>
      <w:r w:rsidR="006C77AA" w:rsidRPr="00C21754">
        <w:rPr>
          <w:rFonts w:ascii="Arial" w:hAnsi="Arial" w:cs="Arial"/>
          <w:sz w:val="20"/>
          <w:szCs w:val="20"/>
        </w:rPr>
        <w:t>color-coded</w:t>
      </w:r>
      <w:r w:rsidR="008E1D0D" w:rsidRPr="00C21754">
        <w:rPr>
          <w:rFonts w:ascii="Arial" w:hAnsi="Arial" w:cs="Arial"/>
          <w:sz w:val="20"/>
          <w:szCs w:val="20"/>
        </w:rPr>
        <w:t xml:space="preserve"> and indicated in the legend of each subplot </w:t>
      </w:r>
      <w:r w:rsidR="00DC653C" w:rsidRPr="00C21754">
        <w:rPr>
          <w:rFonts w:ascii="Arial" w:hAnsi="Arial" w:cs="Arial"/>
          <w:sz w:val="20"/>
          <w:szCs w:val="20"/>
        </w:rPr>
        <w:t>(Table 1)</w:t>
      </w:r>
      <w:r w:rsidRPr="00C21754">
        <w:rPr>
          <w:rFonts w:ascii="Arial" w:hAnsi="Arial" w:cs="Arial"/>
          <w:sz w:val="20"/>
          <w:szCs w:val="20"/>
        </w:rPr>
        <w:t>.</w:t>
      </w:r>
      <w:r w:rsidR="009B19B1" w:rsidRPr="00C21754">
        <w:rPr>
          <w:rFonts w:ascii="Arial" w:hAnsi="Arial" w:cs="Arial"/>
          <w:sz w:val="20"/>
          <w:szCs w:val="20"/>
        </w:rPr>
        <w:t xml:space="preserve"> </w:t>
      </w:r>
      <w:r w:rsidRPr="00C21754">
        <w:rPr>
          <w:rFonts w:ascii="Arial" w:hAnsi="Arial" w:cs="Arial"/>
          <w:sz w:val="20"/>
          <w:szCs w:val="20"/>
        </w:rPr>
        <w:t>Species are sorted from the most abundant (</w:t>
      </w:r>
      <w:r w:rsidRPr="00C21754">
        <w:rPr>
          <w:rFonts w:ascii="Arial" w:hAnsi="Arial" w:cs="Arial"/>
          <w:i/>
          <w:iCs/>
          <w:sz w:val="20"/>
          <w:szCs w:val="20"/>
        </w:rPr>
        <w:t>E. coli</w:t>
      </w:r>
      <w:r w:rsidRPr="00C21754">
        <w:rPr>
          <w:rFonts w:ascii="Arial" w:hAnsi="Arial" w:cs="Arial"/>
          <w:sz w:val="20"/>
          <w:szCs w:val="20"/>
        </w:rPr>
        <w:t>) to the least (</w:t>
      </w:r>
      <w:r w:rsidRPr="00C21754">
        <w:rPr>
          <w:rFonts w:ascii="Arial" w:hAnsi="Arial" w:cs="Arial"/>
          <w:i/>
          <w:iCs/>
          <w:sz w:val="20"/>
          <w:szCs w:val="20"/>
        </w:rPr>
        <w:t>E. fae</w:t>
      </w:r>
      <w:r w:rsidR="00602579" w:rsidRPr="00C21754">
        <w:rPr>
          <w:rFonts w:ascii="Arial" w:hAnsi="Arial" w:cs="Arial"/>
          <w:i/>
          <w:iCs/>
          <w:sz w:val="20"/>
          <w:szCs w:val="20"/>
        </w:rPr>
        <w:t>cium</w:t>
      </w:r>
      <w:r w:rsidRPr="00C21754">
        <w:rPr>
          <w:rFonts w:ascii="Arial" w:hAnsi="Arial" w:cs="Arial"/>
          <w:sz w:val="20"/>
          <w:szCs w:val="20"/>
        </w:rPr>
        <w:t>)</w:t>
      </w:r>
      <w:r w:rsidR="00424AD6" w:rsidRPr="00C21754">
        <w:rPr>
          <w:rFonts w:ascii="Arial" w:hAnsi="Arial" w:cs="Arial"/>
          <w:sz w:val="20"/>
          <w:szCs w:val="20"/>
        </w:rPr>
        <w:t xml:space="preserve"> from left to right</w:t>
      </w:r>
      <w:r w:rsidR="006C77AA" w:rsidRPr="00C21754">
        <w:rPr>
          <w:rFonts w:ascii="Arial" w:hAnsi="Arial" w:cs="Arial"/>
          <w:sz w:val="20"/>
          <w:szCs w:val="20"/>
        </w:rPr>
        <w:t xml:space="preserve"> (see</w:t>
      </w:r>
      <w:r w:rsidR="00F67D33" w:rsidRPr="00C21754">
        <w:rPr>
          <w:rFonts w:ascii="Arial" w:hAnsi="Arial" w:cs="Arial"/>
          <w:sz w:val="20"/>
          <w:szCs w:val="20"/>
        </w:rPr>
        <w:t xml:space="preserve"> previous section</w:t>
      </w:r>
      <w:r w:rsidR="006C77AA" w:rsidRPr="00C21754">
        <w:rPr>
          <w:rFonts w:ascii="Arial" w:hAnsi="Arial" w:cs="Arial"/>
          <w:sz w:val="20"/>
          <w:szCs w:val="20"/>
        </w:rPr>
        <w:t xml:space="preserve"> </w:t>
      </w:r>
      <w:r w:rsidR="006C77AA" w:rsidRPr="00C21754">
        <w:rPr>
          <w:rFonts w:ascii="Arial" w:hAnsi="Arial" w:cs="Arial"/>
          <w:i/>
          <w:iCs/>
          <w:sz w:val="20"/>
          <w:szCs w:val="20"/>
        </w:rPr>
        <w:t>Empirical patterns and heterogeneity of microorganism burden</w:t>
      </w:r>
      <w:r w:rsidR="006C77AA" w:rsidRPr="00C21754">
        <w:rPr>
          <w:rFonts w:ascii="Arial" w:hAnsi="Arial" w:cs="Arial"/>
          <w:sz w:val="20"/>
          <w:szCs w:val="20"/>
        </w:rPr>
        <w:t xml:space="preserve"> </w:t>
      </w:r>
      <w:r w:rsidR="00F67D33" w:rsidRPr="00C21754">
        <w:rPr>
          <w:rFonts w:ascii="Arial" w:hAnsi="Arial" w:cs="Arial"/>
          <w:sz w:val="20"/>
          <w:szCs w:val="20"/>
        </w:rPr>
        <w:t xml:space="preserve">for the total </w:t>
      </w:r>
      <w:r w:rsidR="00083416" w:rsidRPr="00C21754">
        <w:rPr>
          <w:rFonts w:ascii="Arial" w:hAnsi="Arial" w:cs="Arial"/>
          <w:sz w:val="20"/>
          <w:szCs w:val="20"/>
        </w:rPr>
        <w:t>numbers</w:t>
      </w:r>
      <w:r w:rsidR="006C77AA" w:rsidRPr="00C21754">
        <w:rPr>
          <w:rFonts w:ascii="Arial" w:hAnsi="Arial" w:cs="Arial"/>
          <w:sz w:val="20"/>
          <w:szCs w:val="20"/>
        </w:rPr>
        <w:t>)</w:t>
      </w:r>
      <w:r w:rsidRPr="00C21754">
        <w:rPr>
          <w:rFonts w:ascii="Arial" w:hAnsi="Arial" w:cs="Arial"/>
          <w:sz w:val="20"/>
          <w:szCs w:val="20"/>
        </w:rPr>
        <w:t>.</w:t>
      </w:r>
      <w:r w:rsidR="006C77AA" w:rsidRPr="00C21754">
        <w:rPr>
          <w:rFonts w:ascii="Arial" w:hAnsi="Arial" w:cs="Arial"/>
          <w:sz w:val="20"/>
          <w:szCs w:val="20"/>
        </w:rPr>
        <w:t xml:space="preserve"> We plot the posterior estimates in the bigger plot to show how for most species (except </w:t>
      </w:r>
      <w:r w:rsidR="006C77AA" w:rsidRPr="00C21754">
        <w:rPr>
          <w:rFonts w:ascii="Arial" w:hAnsi="Arial" w:cs="Arial"/>
          <w:i/>
          <w:iCs/>
          <w:sz w:val="20"/>
          <w:szCs w:val="20"/>
        </w:rPr>
        <w:t>MRSA</w:t>
      </w:r>
      <w:r w:rsidR="006C77AA" w:rsidRPr="00C21754">
        <w:rPr>
          <w:rFonts w:ascii="Arial" w:hAnsi="Arial" w:cs="Arial"/>
          <w:sz w:val="20"/>
          <w:szCs w:val="20"/>
        </w:rPr>
        <w:t>) the system is able to localize the posterior in the same region of the prior range (limits of each axis). We also plot a zoomed version inside each subplot to highlight that the posterior inference</w:t>
      </w:r>
      <w:r w:rsidR="00F363A4">
        <w:rPr>
          <w:rFonts w:ascii="Arial" w:hAnsi="Arial" w:cs="Arial"/>
          <w:sz w:val="20"/>
          <w:szCs w:val="20"/>
        </w:rPr>
        <w:t>s</w:t>
      </w:r>
      <w:r w:rsidR="006C77AA" w:rsidRPr="00C21754">
        <w:rPr>
          <w:rFonts w:ascii="Arial" w:hAnsi="Arial" w:cs="Arial"/>
          <w:sz w:val="20"/>
          <w:szCs w:val="20"/>
        </w:rPr>
        <w:t xml:space="preserve"> </w:t>
      </w:r>
      <w:r w:rsidR="00F363A4">
        <w:rPr>
          <w:rFonts w:ascii="Arial" w:hAnsi="Arial" w:cs="Arial"/>
          <w:sz w:val="20"/>
          <w:szCs w:val="20"/>
        </w:rPr>
        <w:t>are</w:t>
      </w:r>
      <w:r w:rsidR="006C77AA" w:rsidRPr="00C21754">
        <w:rPr>
          <w:rFonts w:ascii="Arial" w:hAnsi="Arial" w:cs="Arial"/>
          <w:sz w:val="20"/>
          <w:szCs w:val="20"/>
        </w:rPr>
        <w:t xml:space="preserve"> sensible to </w:t>
      </w:r>
      <m:oMath>
        <m:r>
          <w:rPr>
            <w:rFonts w:ascii="Cambria Math" w:hAnsi="Cambria Math" w:cs="Arial"/>
            <w:sz w:val="20"/>
            <w:szCs w:val="20"/>
          </w:rPr>
          <m:t>γ</m:t>
        </m:r>
      </m:oMath>
      <w:r w:rsidR="006C77AA" w:rsidRPr="00C21754">
        <w:rPr>
          <w:rFonts w:ascii="Arial" w:hAnsi="Arial" w:cs="Arial"/>
          <w:sz w:val="20"/>
          <w:szCs w:val="20"/>
        </w:rPr>
        <w:t xml:space="preserve">, </w:t>
      </w:r>
      <w:r w:rsidR="00083416" w:rsidRPr="00C21754">
        <w:rPr>
          <w:rFonts w:ascii="Arial" w:hAnsi="Arial" w:cs="Arial"/>
          <w:sz w:val="20"/>
          <w:szCs w:val="20"/>
        </w:rPr>
        <w:t xml:space="preserve">i.e. </w:t>
      </w:r>
      <w:r w:rsidR="006C77AA" w:rsidRPr="00C21754">
        <w:rPr>
          <w:rFonts w:ascii="Arial" w:hAnsi="Arial" w:cs="Arial"/>
          <w:sz w:val="20"/>
          <w:szCs w:val="20"/>
        </w:rPr>
        <w:t>both the mean (intersection of dashed lines) and the posterior</w:t>
      </w:r>
      <w:r w:rsidR="00897589" w:rsidRPr="00E9528B">
        <w:rPr>
          <w:rFonts w:ascii="Arial" w:hAnsi="Arial" w:cs="Arial"/>
          <w:sz w:val="20"/>
          <w:szCs w:val="20"/>
        </w:rPr>
        <w:t xml:space="preserve"> </w:t>
      </w:r>
      <w:r w:rsidR="006C77AA" w:rsidRPr="00C21754">
        <w:rPr>
          <w:rFonts w:ascii="Arial" w:hAnsi="Arial" w:cs="Arial"/>
          <w:sz w:val="20"/>
          <w:szCs w:val="20"/>
        </w:rPr>
        <w:t>estimate change (note that zoomed plots have different ranges in each axis).</w:t>
      </w:r>
      <w:r w:rsidR="0082089B" w:rsidRPr="00C21754">
        <w:rPr>
          <w:rFonts w:ascii="Arial" w:hAnsi="Arial" w:cs="Arial"/>
          <w:sz w:val="20"/>
          <w:szCs w:val="20"/>
        </w:rPr>
        <w:t xml:space="preserve"> </w:t>
      </w:r>
      <w:r w:rsidR="0022305B" w:rsidRPr="00C21754">
        <w:rPr>
          <w:rFonts w:ascii="Arial" w:hAnsi="Arial" w:cs="Arial"/>
          <w:sz w:val="20"/>
          <w:szCs w:val="20"/>
        </w:rPr>
        <w:t xml:space="preserve">We </w:t>
      </w:r>
      <w:r w:rsidR="00346B86">
        <w:rPr>
          <w:rFonts w:ascii="Arial" w:hAnsi="Arial" w:cs="Arial"/>
          <w:sz w:val="20"/>
          <w:szCs w:val="20"/>
        </w:rPr>
        <w:t>find</w:t>
      </w:r>
      <w:r w:rsidR="00346B86" w:rsidRPr="00C21754">
        <w:rPr>
          <w:rFonts w:ascii="Arial" w:hAnsi="Arial" w:cs="Arial"/>
          <w:sz w:val="20"/>
          <w:szCs w:val="20"/>
        </w:rPr>
        <w:t xml:space="preserve"> </w:t>
      </w:r>
      <w:r w:rsidR="0022305B" w:rsidRPr="00C21754">
        <w:rPr>
          <w:rFonts w:ascii="Arial" w:hAnsi="Arial" w:cs="Arial"/>
          <w:i/>
          <w:iCs/>
          <w:sz w:val="20"/>
          <w:szCs w:val="20"/>
        </w:rPr>
        <w:t xml:space="preserve">E. coli </w:t>
      </w:r>
      <w:r w:rsidR="001C0086" w:rsidRPr="00C21754">
        <w:rPr>
          <w:rFonts w:ascii="Arial" w:hAnsi="Arial" w:cs="Arial"/>
          <w:sz w:val="20"/>
          <w:szCs w:val="20"/>
        </w:rPr>
        <w:t xml:space="preserve">mean </w:t>
      </w:r>
      <w:r w:rsidR="0022305B" w:rsidRPr="00C21754">
        <w:rPr>
          <w:rFonts w:ascii="Arial" w:hAnsi="Arial" w:cs="Arial"/>
          <w:sz w:val="20"/>
          <w:szCs w:val="20"/>
        </w:rPr>
        <w:t>nosocomial transmission</w:t>
      </w:r>
      <w:r w:rsidR="00976A5A" w:rsidRPr="00C21754">
        <w:rPr>
          <w:rFonts w:ascii="Arial" w:hAnsi="Arial" w:cs="Arial"/>
          <w:sz w:val="20"/>
          <w:szCs w:val="20"/>
        </w:rPr>
        <w:t xml:space="preserve"> rate</w:t>
      </w:r>
      <w:r w:rsidR="001C0086" w:rsidRPr="00C21754">
        <w:rPr>
          <w:rFonts w:ascii="Arial" w:hAnsi="Arial" w:cs="Arial"/>
          <w:sz w:val="20"/>
          <w:szCs w:val="20"/>
        </w:rPr>
        <w:t>s</w:t>
      </w:r>
      <w:r w:rsidR="00976A5A" w:rsidRPr="00C21754">
        <w:rPr>
          <w:rFonts w:ascii="Arial" w:hAnsi="Arial" w:cs="Arial"/>
          <w:sz w:val="20"/>
          <w:szCs w:val="20"/>
        </w:rPr>
        <w:t xml:space="preserve"> </w:t>
      </w:r>
      <m:oMath>
        <m:r>
          <w:rPr>
            <w:rFonts w:ascii="Cambria Math" w:hAnsi="Cambria Math" w:cs="Arial"/>
            <w:sz w:val="20"/>
            <w:szCs w:val="20"/>
          </w:rPr>
          <m:t>β</m:t>
        </m:r>
      </m:oMath>
      <w:r w:rsidR="0022305B" w:rsidRPr="00C21754">
        <w:rPr>
          <w:rFonts w:ascii="Arial" w:hAnsi="Arial" w:cs="Arial"/>
          <w:sz w:val="20"/>
          <w:szCs w:val="20"/>
        </w:rPr>
        <w:t xml:space="preserve"> was the lowest</w:t>
      </w:r>
      <w:r w:rsidR="00693319" w:rsidRPr="00C21754">
        <w:rPr>
          <w:rFonts w:ascii="Arial" w:hAnsi="Arial" w:cs="Arial"/>
          <w:sz w:val="20"/>
          <w:szCs w:val="20"/>
        </w:rPr>
        <w:t xml:space="preserve"> across the bacterial species</w:t>
      </w:r>
      <w:r w:rsidR="0022305B" w:rsidRPr="00C21754">
        <w:rPr>
          <w:rFonts w:ascii="Arial" w:hAnsi="Arial" w:cs="Arial"/>
          <w:sz w:val="20"/>
          <w:szCs w:val="20"/>
        </w:rPr>
        <w:t xml:space="preserve"> with mean estimates of </w:t>
      </w:r>
      <w:r w:rsidR="008F4EA4" w:rsidRPr="00C21754">
        <w:rPr>
          <w:rFonts w:ascii="Arial" w:hAnsi="Arial" w:cs="Arial"/>
          <w:sz w:val="20"/>
          <w:szCs w:val="20"/>
        </w:rPr>
        <w:t>2.54e-3, 8.66e-4</w:t>
      </w:r>
      <w:r w:rsidR="00FA1EC3" w:rsidRPr="00E9528B">
        <w:rPr>
          <w:rFonts w:ascii="Arial" w:hAnsi="Arial" w:cs="Arial"/>
          <w:sz w:val="20"/>
          <w:szCs w:val="20"/>
        </w:rPr>
        <w:t>,</w:t>
      </w:r>
      <w:r w:rsidR="008F4EA4" w:rsidRPr="00C21754">
        <w:rPr>
          <w:rFonts w:ascii="Arial" w:hAnsi="Arial" w:cs="Arial"/>
          <w:sz w:val="20"/>
          <w:szCs w:val="20"/>
        </w:rPr>
        <w:t xml:space="preserve"> and 9.62e-4</w:t>
      </w:r>
      <w:r w:rsidR="00693319" w:rsidRPr="00C21754">
        <w:rPr>
          <w:rFonts w:ascii="Arial" w:hAnsi="Arial" w:cs="Arial"/>
          <w:sz w:val="20"/>
          <w:szCs w:val="20"/>
        </w:rPr>
        <w:t xml:space="preserve"> and the highest mean likelihoods of detection </w:t>
      </w:r>
      <m:oMath>
        <m:r>
          <w:rPr>
            <w:rFonts w:ascii="Cambria Math" w:hAnsi="Cambria Math" w:cs="Arial"/>
            <w:sz w:val="20"/>
            <w:szCs w:val="20"/>
          </w:rPr>
          <m:t>ρ</m:t>
        </m:r>
      </m:oMath>
      <w:r w:rsidR="00693319" w:rsidRPr="00C21754">
        <w:rPr>
          <w:rFonts w:ascii="Arial" w:hAnsi="Arial" w:cs="Arial"/>
          <w:sz w:val="20"/>
          <w:szCs w:val="20"/>
        </w:rPr>
        <w:t xml:space="preserve"> of 18.53</w:t>
      </w:r>
      <w:r w:rsidR="00815FB0">
        <w:rPr>
          <w:rFonts w:ascii="Arial" w:hAnsi="Arial" w:cs="Arial"/>
          <w:sz w:val="20"/>
          <w:szCs w:val="20"/>
        </w:rPr>
        <w:t>%</w:t>
      </w:r>
      <w:r w:rsidR="00693319" w:rsidRPr="00C21754">
        <w:rPr>
          <w:rFonts w:ascii="Arial" w:hAnsi="Arial" w:cs="Arial"/>
          <w:sz w:val="20"/>
          <w:szCs w:val="20"/>
        </w:rPr>
        <w:t>, 18.63%</w:t>
      </w:r>
      <w:r w:rsidR="00FA1EC3" w:rsidRPr="00E9528B">
        <w:rPr>
          <w:rFonts w:ascii="Arial" w:hAnsi="Arial" w:cs="Arial"/>
          <w:sz w:val="20"/>
          <w:szCs w:val="20"/>
        </w:rPr>
        <w:t>,</w:t>
      </w:r>
      <w:r w:rsidR="00693319" w:rsidRPr="00C21754">
        <w:rPr>
          <w:rFonts w:ascii="Arial" w:hAnsi="Arial" w:cs="Arial"/>
          <w:sz w:val="20"/>
          <w:szCs w:val="20"/>
        </w:rPr>
        <w:t xml:space="preserve"> and 17.31% for </w:t>
      </w:r>
      <w:r w:rsidR="0083058B" w:rsidRPr="00E9528B">
        <w:rPr>
          <w:rFonts w:ascii="Arial" w:hAnsi="Arial" w:cs="Arial"/>
          <w:sz w:val="20"/>
          <w:szCs w:val="20"/>
        </w:rPr>
        <w:t xml:space="preserve">community </w:t>
      </w:r>
      <w:r w:rsidR="00693319" w:rsidRPr="00C21754">
        <w:rPr>
          <w:rFonts w:ascii="Arial" w:hAnsi="Arial" w:cs="Arial"/>
          <w:sz w:val="20"/>
          <w:szCs w:val="20"/>
        </w:rPr>
        <w:t>prevalences of 55%, 63% and 70% respectively</w:t>
      </w:r>
      <w:r w:rsidR="001C0086" w:rsidRPr="00C21754">
        <w:rPr>
          <w:rFonts w:ascii="Arial" w:hAnsi="Arial" w:cs="Arial"/>
          <w:sz w:val="20"/>
          <w:szCs w:val="20"/>
        </w:rPr>
        <w:t xml:space="preserve"> (see Table 2 for confidence intervals)</w:t>
      </w:r>
      <w:r w:rsidR="00693319" w:rsidRPr="00C21754">
        <w:rPr>
          <w:rFonts w:ascii="Arial" w:hAnsi="Arial" w:cs="Arial"/>
          <w:sz w:val="20"/>
          <w:szCs w:val="20"/>
        </w:rPr>
        <w:t xml:space="preserve">. </w:t>
      </w:r>
      <w:r w:rsidR="00B74584" w:rsidRPr="00E9528B">
        <w:rPr>
          <w:rFonts w:ascii="Arial" w:hAnsi="Arial" w:cs="Arial"/>
          <w:i/>
          <w:iCs/>
          <w:sz w:val="20"/>
          <w:szCs w:val="20"/>
        </w:rPr>
        <w:t xml:space="preserve">E. coli </w:t>
      </w:r>
      <w:r w:rsidR="008F0100">
        <w:rPr>
          <w:rFonts w:ascii="Arial" w:hAnsi="Arial" w:cs="Arial"/>
          <w:sz w:val="20"/>
          <w:szCs w:val="20"/>
        </w:rPr>
        <w:t>is</w:t>
      </w:r>
      <w:r w:rsidR="008F0100" w:rsidRPr="00E9528B">
        <w:rPr>
          <w:rFonts w:ascii="Arial" w:hAnsi="Arial" w:cs="Arial"/>
          <w:sz w:val="20"/>
          <w:szCs w:val="20"/>
        </w:rPr>
        <w:t xml:space="preserve"> </w:t>
      </w:r>
      <w:r w:rsidR="00B74584" w:rsidRPr="00E9528B">
        <w:rPr>
          <w:rFonts w:ascii="Arial" w:hAnsi="Arial" w:cs="Arial"/>
          <w:sz w:val="20"/>
          <w:szCs w:val="20"/>
        </w:rPr>
        <w:t xml:space="preserve">followed by </w:t>
      </w:r>
      <w:r w:rsidR="00B74584" w:rsidRPr="00E9528B">
        <w:rPr>
          <w:rFonts w:ascii="Arial" w:hAnsi="Arial" w:cs="Arial"/>
          <w:i/>
          <w:iCs/>
          <w:sz w:val="20"/>
          <w:szCs w:val="20"/>
        </w:rPr>
        <w:t>MSSA</w:t>
      </w:r>
      <w:r w:rsidR="00B74584" w:rsidRPr="00E9528B">
        <w:rPr>
          <w:rFonts w:ascii="Arial" w:hAnsi="Arial" w:cs="Arial"/>
          <w:sz w:val="20"/>
          <w:szCs w:val="20"/>
        </w:rPr>
        <w:t xml:space="preserve"> with mean nos</w:t>
      </w:r>
      <w:r w:rsidR="005A216A" w:rsidRPr="00E9528B">
        <w:rPr>
          <w:rFonts w:ascii="Arial" w:hAnsi="Arial" w:cs="Arial"/>
          <w:sz w:val="20"/>
          <w:szCs w:val="20"/>
        </w:rPr>
        <w:t>o</w:t>
      </w:r>
      <w:r w:rsidR="00B74584" w:rsidRPr="00E9528B">
        <w:rPr>
          <w:rFonts w:ascii="Arial" w:hAnsi="Arial" w:cs="Arial"/>
          <w:sz w:val="20"/>
          <w:szCs w:val="20"/>
        </w:rPr>
        <w:t>comial transmission rate</w:t>
      </w:r>
      <w:r w:rsidR="003B1894" w:rsidRPr="00E9528B">
        <w:rPr>
          <w:rFonts w:ascii="Arial" w:hAnsi="Arial" w:cs="Arial"/>
          <w:sz w:val="20"/>
          <w:szCs w:val="20"/>
        </w:rPr>
        <w:t>s</w:t>
      </w:r>
      <w:r w:rsidR="00B74584" w:rsidRPr="00E9528B">
        <w:rPr>
          <w:rFonts w:ascii="Arial" w:hAnsi="Arial" w:cs="Arial"/>
          <w:sz w:val="20"/>
          <w:szCs w:val="20"/>
        </w:rPr>
        <w:t xml:space="preserve"> of </w:t>
      </w:r>
      <w:r w:rsidR="00D66A10" w:rsidRPr="00E9528B">
        <w:rPr>
          <w:rFonts w:ascii="Arial" w:hAnsi="Arial" w:cs="Arial"/>
          <w:sz w:val="20"/>
          <w:szCs w:val="20"/>
        </w:rPr>
        <w:t>0.</w:t>
      </w:r>
      <w:r w:rsidR="00B74584" w:rsidRPr="00E9528B">
        <w:rPr>
          <w:rFonts w:ascii="Arial" w:hAnsi="Arial" w:cs="Arial"/>
          <w:sz w:val="20"/>
          <w:szCs w:val="20"/>
        </w:rPr>
        <w:t xml:space="preserve">141, </w:t>
      </w:r>
      <w:r w:rsidR="00D66A10" w:rsidRPr="00E9528B">
        <w:rPr>
          <w:rFonts w:ascii="Arial" w:hAnsi="Arial" w:cs="Arial"/>
          <w:sz w:val="20"/>
          <w:szCs w:val="20"/>
        </w:rPr>
        <w:t>0.</w:t>
      </w:r>
      <w:r w:rsidR="00B74584" w:rsidRPr="00E9528B">
        <w:rPr>
          <w:rFonts w:ascii="Arial" w:hAnsi="Arial" w:cs="Arial"/>
          <w:sz w:val="20"/>
          <w:szCs w:val="20"/>
        </w:rPr>
        <w:t>121</w:t>
      </w:r>
      <w:r w:rsidR="00FA1EC3" w:rsidRPr="00E9528B">
        <w:rPr>
          <w:rFonts w:ascii="Arial" w:hAnsi="Arial" w:cs="Arial"/>
          <w:sz w:val="20"/>
          <w:szCs w:val="20"/>
        </w:rPr>
        <w:t>,</w:t>
      </w:r>
      <w:r w:rsidR="00B74584" w:rsidRPr="00E9528B">
        <w:rPr>
          <w:rFonts w:ascii="Arial" w:hAnsi="Arial" w:cs="Arial"/>
          <w:sz w:val="20"/>
          <w:szCs w:val="20"/>
        </w:rPr>
        <w:t xml:space="preserve"> and </w:t>
      </w:r>
      <w:r w:rsidR="00D66A10" w:rsidRPr="00E9528B">
        <w:rPr>
          <w:rFonts w:ascii="Arial" w:hAnsi="Arial" w:cs="Arial"/>
          <w:sz w:val="20"/>
          <w:szCs w:val="20"/>
        </w:rPr>
        <w:t>0.0</w:t>
      </w:r>
      <w:r w:rsidR="00B74584" w:rsidRPr="00E9528B">
        <w:rPr>
          <w:rFonts w:ascii="Arial" w:hAnsi="Arial" w:cs="Arial"/>
          <w:sz w:val="20"/>
          <w:szCs w:val="20"/>
        </w:rPr>
        <w:t>994</w:t>
      </w:r>
      <w:r w:rsidR="003B1894" w:rsidRPr="00E9528B">
        <w:rPr>
          <w:rFonts w:ascii="Arial" w:hAnsi="Arial" w:cs="Arial"/>
          <w:sz w:val="20"/>
          <w:szCs w:val="20"/>
        </w:rPr>
        <w:t xml:space="preserve"> and likelihoods of detection of 1.63%, 1.65%</w:t>
      </w:r>
      <w:r w:rsidR="00FA1EC3" w:rsidRPr="00E9528B">
        <w:rPr>
          <w:rFonts w:ascii="Arial" w:hAnsi="Arial" w:cs="Arial"/>
          <w:sz w:val="20"/>
          <w:szCs w:val="20"/>
        </w:rPr>
        <w:t>,</w:t>
      </w:r>
      <w:r w:rsidR="003B1894" w:rsidRPr="00E9528B">
        <w:rPr>
          <w:rFonts w:ascii="Arial" w:hAnsi="Arial" w:cs="Arial"/>
          <w:sz w:val="20"/>
          <w:szCs w:val="20"/>
        </w:rPr>
        <w:t xml:space="preserve"> and 1.58% for prevalence of 25%, 29% </w:t>
      </w:r>
      <w:r w:rsidR="00FA1EC3" w:rsidRPr="00E9528B">
        <w:rPr>
          <w:rFonts w:ascii="Arial" w:hAnsi="Arial" w:cs="Arial"/>
          <w:sz w:val="20"/>
          <w:szCs w:val="20"/>
        </w:rPr>
        <w:t>and</w:t>
      </w:r>
      <w:r w:rsidR="003B1894" w:rsidRPr="00E9528B">
        <w:rPr>
          <w:rFonts w:ascii="Arial" w:hAnsi="Arial" w:cs="Arial"/>
          <w:sz w:val="20"/>
          <w:szCs w:val="20"/>
        </w:rPr>
        <w:t xml:space="preserve"> 35% respectively (Table 2 for</w:t>
      </w:r>
      <w:r w:rsidR="002D2D3A" w:rsidRPr="00E9528B">
        <w:rPr>
          <w:rFonts w:ascii="Arial" w:hAnsi="Arial" w:cs="Arial"/>
          <w:sz w:val="20"/>
          <w:szCs w:val="20"/>
        </w:rPr>
        <w:t xml:space="preserve"> 95%</w:t>
      </w:r>
      <w:r w:rsidR="003B1894" w:rsidRPr="00E9528B">
        <w:rPr>
          <w:rFonts w:ascii="Arial" w:hAnsi="Arial" w:cs="Arial"/>
          <w:sz w:val="20"/>
          <w:szCs w:val="20"/>
        </w:rPr>
        <w:t xml:space="preserve"> CI). For the rest of the microorganisms, except </w:t>
      </w:r>
      <w:r w:rsidR="003B1894" w:rsidRPr="00E9528B">
        <w:rPr>
          <w:rFonts w:ascii="Arial" w:hAnsi="Arial" w:cs="Arial"/>
          <w:i/>
          <w:iCs/>
          <w:sz w:val="20"/>
          <w:szCs w:val="20"/>
        </w:rPr>
        <w:t>MRSA</w:t>
      </w:r>
      <w:r w:rsidR="003B1894" w:rsidRPr="00E9528B">
        <w:rPr>
          <w:rFonts w:ascii="Arial" w:hAnsi="Arial" w:cs="Arial"/>
          <w:sz w:val="20"/>
          <w:szCs w:val="20"/>
        </w:rPr>
        <w:t xml:space="preserve"> and </w:t>
      </w:r>
      <w:r w:rsidR="003B1894" w:rsidRPr="00E9528B">
        <w:rPr>
          <w:rFonts w:ascii="Arial" w:hAnsi="Arial" w:cs="Arial"/>
          <w:i/>
          <w:sz w:val="20"/>
          <w:szCs w:val="20"/>
        </w:rPr>
        <w:t>E. faecalis</w:t>
      </w:r>
      <w:r w:rsidR="003B1894" w:rsidRPr="00E9528B">
        <w:rPr>
          <w:rFonts w:ascii="Arial" w:hAnsi="Arial" w:cs="Arial"/>
          <w:sz w:val="20"/>
          <w:szCs w:val="20"/>
        </w:rPr>
        <w:t xml:space="preserve">, we </w:t>
      </w:r>
      <w:r w:rsidR="009B1A08">
        <w:rPr>
          <w:rFonts w:ascii="Arial" w:hAnsi="Arial" w:cs="Arial"/>
          <w:sz w:val="20"/>
          <w:szCs w:val="20"/>
        </w:rPr>
        <w:t>find</w:t>
      </w:r>
      <w:r w:rsidR="009B1A08" w:rsidRPr="00E9528B">
        <w:rPr>
          <w:rFonts w:ascii="Arial" w:hAnsi="Arial" w:cs="Arial"/>
          <w:sz w:val="20"/>
          <w:szCs w:val="20"/>
        </w:rPr>
        <w:t xml:space="preserve"> </w:t>
      </w:r>
      <w:r w:rsidR="003B1894" w:rsidRPr="00E9528B">
        <w:rPr>
          <w:rFonts w:ascii="Arial" w:hAnsi="Arial" w:cs="Arial"/>
          <w:sz w:val="20"/>
          <w:szCs w:val="20"/>
        </w:rPr>
        <w:t xml:space="preserve">that mean nosocomial transmission rate estimates </w:t>
      </w:r>
      <w:r w:rsidR="008F0100">
        <w:rPr>
          <w:rFonts w:ascii="Arial" w:hAnsi="Arial" w:cs="Arial"/>
          <w:sz w:val="20"/>
          <w:szCs w:val="20"/>
        </w:rPr>
        <w:t>are</w:t>
      </w:r>
      <w:r w:rsidR="008F0100" w:rsidRPr="00E9528B">
        <w:rPr>
          <w:rFonts w:ascii="Arial" w:hAnsi="Arial" w:cs="Arial"/>
          <w:sz w:val="20"/>
          <w:szCs w:val="20"/>
        </w:rPr>
        <w:t xml:space="preserve"> </w:t>
      </w:r>
      <w:r w:rsidR="003B1894" w:rsidRPr="00E9528B">
        <w:rPr>
          <w:rFonts w:ascii="Arial" w:hAnsi="Arial" w:cs="Arial"/>
          <w:sz w:val="20"/>
          <w:szCs w:val="20"/>
        </w:rPr>
        <w:t xml:space="preserve">consistently between </w:t>
      </w:r>
      <w:r w:rsidR="00D66A10" w:rsidRPr="00E9528B">
        <w:rPr>
          <w:rFonts w:ascii="Arial" w:hAnsi="Arial" w:cs="Arial"/>
          <w:sz w:val="20"/>
          <w:szCs w:val="20"/>
        </w:rPr>
        <w:t>0.</w:t>
      </w:r>
      <w:r w:rsidR="003B1894" w:rsidRPr="00E9528B">
        <w:rPr>
          <w:rFonts w:ascii="Arial" w:hAnsi="Arial" w:cs="Arial"/>
          <w:sz w:val="20"/>
          <w:szCs w:val="20"/>
        </w:rPr>
        <w:t>17</w:t>
      </w:r>
      <w:r w:rsidR="00D66A10" w:rsidRPr="00E9528B">
        <w:rPr>
          <w:rFonts w:ascii="Arial" w:hAnsi="Arial" w:cs="Arial"/>
          <w:sz w:val="20"/>
          <w:szCs w:val="20"/>
        </w:rPr>
        <w:t xml:space="preserve"> </w:t>
      </w:r>
      <w:r w:rsidR="003B1894" w:rsidRPr="00E9528B">
        <w:rPr>
          <w:rFonts w:ascii="Arial" w:hAnsi="Arial" w:cs="Arial"/>
          <w:sz w:val="20"/>
          <w:szCs w:val="20"/>
        </w:rPr>
        <w:t xml:space="preserve">and </w:t>
      </w:r>
      <w:r w:rsidR="00D66A10" w:rsidRPr="00E9528B">
        <w:rPr>
          <w:rFonts w:ascii="Arial" w:hAnsi="Arial" w:cs="Arial"/>
          <w:sz w:val="20"/>
          <w:szCs w:val="20"/>
        </w:rPr>
        <w:t>0.</w:t>
      </w:r>
      <w:r w:rsidR="003B1894" w:rsidRPr="00E9528B">
        <w:rPr>
          <w:rFonts w:ascii="Arial" w:hAnsi="Arial" w:cs="Arial"/>
          <w:sz w:val="20"/>
          <w:szCs w:val="20"/>
        </w:rPr>
        <w:t>19, and likelihoods of detection upon testing between 0.5% (</w:t>
      </w:r>
      <w:r w:rsidR="003B1894" w:rsidRPr="00E9528B">
        <w:rPr>
          <w:rFonts w:ascii="Arial" w:hAnsi="Arial" w:cs="Arial"/>
          <w:i/>
          <w:sz w:val="20"/>
          <w:szCs w:val="20"/>
        </w:rPr>
        <w:t xml:space="preserve">E. faecium) </w:t>
      </w:r>
      <w:r w:rsidR="003B1894" w:rsidRPr="00E9528B">
        <w:rPr>
          <w:rFonts w:ascii="Arial" w:hAnsi="Arial" w:cs="Arial"/>
          <w:iCs/>
          <w:sz w:val="20"/>
          <w:szCs w:val="20"/>
        </w:rPr>
        <w:t>to 2.5% (</w:t>
      </w:r>
      <w:r w:rsidR="003B1894" w:rsidRPr="00E9528B">
        <w:rPr>
          <w:rFonts w:ascii="Arial" w:hAnsi="Arial" w:cs="Arial"/>
          <w:i/>
          <w:sz w:val="20"/>
          <w:szCs w:val="20"/>
        </w:rPr>
        <w:t>K. pneumoniae</w:t>
      </w:r>
      <w:r w:rsidR="003B1894" w:rsidRPr="00E9528B">
        <w:rPr>
          <w:rFonts w:ascii="Arial" w:hAnsi="Arial" w:cs="Arial"/>
          <w:iCs/>
          <w:sz w:val="20"/>
          <w:szCs w:val="20"/>
        </w:rPr>
        <w:t xml:space="preserve">). </w:t>
      </w:r>
      <w:r w:rsidR="004015F8">
        <w:rPr>
          <w:rFonts w:ascii="Arial" w:hAnsi="Arial" w:cs="Arial"/>
          <w:iCs/>
          <w:sz w:val="20"/>
          <w:szCs w:val="20"/>
        </w:rPr>
        <w:t>Effective sensitivity</w:t>
      </w:r>
      <w:r w:rsidR="005E60EA" w:rsidRPr="00E9528B">
        <w:rPr>
          <w:rFonts w:ascii="Arial" w:hAnsi="Arial" w:cs="Arial"/>
          <w:iCs/>
          <w:sz w:val="20"/>
          <w:szCs w:val="20"/>
        </w:rPr>
        <w:t xml:space="preserve"> </w:t>
      </w:r>
      <w:r w:rsidR="006278C8" w:rsidRPr="00E9528B">
        <w:rPr>
          <w:rFonts w:ascii="Arial" w:hAnsi="Arial" w:cs="Arial"/>
          <w:iCs/>
          <w:sz w:val="20"/>
          <w:szCs w:val="20"/>
        </w:rPr>
        <w:t>match</w:t>
      </w:r>
      <w:r w:rsidR="005E60EA" w:rsidRPr="00E9528B">
        <w:rPr>
          <w:rFonts w:ascii="Arial" w:hAnsi="Arial" w:cs="Arial"/>
          <w:iCs/>
          <w:sz w:val="20"/>
          <w:szCs w:val="20"/>
        </w:rPr>
        <w:t xml:space="preserve"> in </w:t>
      </w:r>
      <w:r w:rsidR="006628B2">
        <w:rPr>
          <w:rFonts w:ascii="Arial" w:hAnsi="Arial" w:cs="Arial"/>
          <w:iCs/>
          <w:sz w:val="20"/>
          <w:szCs w:val="20"/>
        </w:rPr>
        <w:t>order abundance of bacteria</w:t>
      </w:r>
      <w:r w:rsidR="006628B2" w:rsidRPr="00E9528B">
        <w:rPr>
          <w:rFonts w:ascii="Arial" w:hAnsi="Arial" w:cs="Arial"/>
          <w:iCs/>
          <w:sz w:val="20"/>
          <w:szCs w:val="20"/>
        </w:rPr>
        <w:t xml:space="preserve"> </w:t>
      </w:r>
      <w:r w:rsidR="006278C8" w:rsidRPr="00E9528B">
        <w:rPr>
          <w:rFonts w:ascii="Arial" w:hAnsi="Arial" w:cs="Arial"/>
          <w:iCs/>
          <w:sz w:val="20"/>
          <w:szCs w:val="20"/>
        </w:rPr>
        <w:t>but nosocomial transmission does not.</w:t>
      </w:r>
      <w:r w:rsidR="00B15C28" w:rsidRPr="00E9528B">
        <w:rPr>
          <w:rFonts w:ascii="Arial" w:hAnsi="Arial" w:cs="Arial"/>
          <w:iCs/>
          <w:sz w:val="20"/>
          <w:szCs w:val="20"/>
        </w:rPr>
        <w:t xml:space="preserve"> </w:t>
      </w:r>
      <w:r w:rsidR="00D14A04" w:rsidRPr="00E9528B">
        <w:rPr>
          <w:rFonts w:ascii="Arial" w:hAnsi="Arial" w:cs="Arial"/>
          <w:iCs/>
          <w:sz w:val="20"/>
          <w:szCs w:val="20"/>
        </w:rPr>
        <w:t xml:space="preserve">For </w:t>
      </w:r>
      <w:r w:rsidR="00D14A04" w:rsidRPr="00E9528B">
        <w:rPr>
          <w:rFonts w:ascii="Arial" w:hAnsi="Arial" w:cs="Arial"/>
          <w:i/>
          <w:sz w:val="20"/>
          <w:szCs w:val="20"/>
        </w:rPr>
        <w:t>MRSA</w:t>
      </w:r>
      <w:r w:rsidR="00D14A04" w:rsidRPr="00E9528B">
        <w:rPr>
          <w:rFonts w:ascii="Arial" w:hAnsi="Arial" w:cs="Arial"/>
          <w:iCs/>
          <w:sz w:val="20"/>
          <w:szCs w:val="20"/>
        </w:rPr>
        <w:t xml:space="preserve"> we found that the model inference system </w:t>
      </w:r>
      <w:r w:rsidR="003C176D">
        <w:rPr>
          <w:rFonts w:ascii="Arial" w:hAnsi="Arial" w:cs="Arial"/>
          <w:iCs/>
          <w:sz w:val="20"/>
          <w:szCs w:val="20"/>
        </w:rPr>
        <w:t>fidn</w:t>
      </w:r>
      <w:r w:rsidR="003C176D" w:rsidRPr="00E9528B">
        <w:rPr>
          <w:rFonts w:ascii="Arial" w:hAnsi="Arial" w:cs="Arial"/>
          <w:iCs/>
          <w:sz w:val="20"/>
          <w:szCs w:val="20"/>
        </w:rPr>
        <w:t xml:space="preserve"> </w:t>
      </w:r>
      <w:r w:rsidR="00D14A04" w:rsidRPr="00E9528B">
        <w:rPr>
          <w:rFonts w:ascii="Arial" w:hAnsi="Arial" w:cs="Arial"/>
          <w:iCs/>
          <w:sz w:val="20"/>
          <w:szCs w:val="20"/>
        </w:rPr>
        <w:t>two solutions</w:t>
      </w:r>
      <w:r w:rsidR="003F7994" w:rsidRPr="00E9528B">
        <w:rPr>
          <w:rFonts w:ascii="Arial" w:hAnsi="Arial" w:cs="Arial"/>
          <w:iCs/>
          <w:sz w:val="20"/>
          <w:szCs w:val="20"/>
        </w:rPr>
        <w:t>,</w:t>
      </w:r>
      <w:r w:rsidR="00D14A04" w:rsidRPr="00E9528B">
        <w:rPr>
          <w:rFonts w:ascii="Arial" w:hAnsi="Arial" w:cs="Arial"/>
          <w:iCs/>
          <w:sz w:val="20"/>
          <w:szCs w:val="20"/>
        </w:rPr>
        <w:t xml:space="preserve"> function of the value of </w:t>
      </w:r>
      <m:oMath>
        <m:r>
          <m:rPr>
            <m:sty m:val="p"/>
          </m:rPr>
          <w:rPr>
            <w:rFonts w:ascii="Cambria Math" w:hAnsi="Cambria Math" w:cs="Arial"/>
            <w:sz w:val="20"/>
            <w:szCs w:val="20"/>
          </w:rPr>
          <m:t>γ</m:t>
        </m:r>
      </m:oMath>
      <w:r w:rsidR="00D14A04" w:rsidRPr="00E9528B">
        <w:rPr>
          <w:rFonts w:ascii="Arial" w:hAnsi="Arial" w:cs="Arial"/>
          <w:iCs/>
          <w:sz w:val="20"/>
          <w:szCs w:val="20"/>
        </w:rPr>
        <w:t xml:space="preserve">, two with high </w:t>
      </w:r>
      <m:oMath>
        <m:r>
          <m:rPr>
            <m:sty m:val="p"/>
          </m:rPr>
          <w:rPr>
            <w:rFonts w:ascii="Cambria Math" w:hAnsi="Cambria Math" w:cs="Arial"/>
            <w:sz w:val="20"/>
            <w:szCs w:val="20"/>
          </w:rPr>
          <m:t>β</m:t>
        </m:r>
      </m:oMath>
      <w:r w:rsidR="00D14A04" w:rsidRPr="00E9528B">
        <w:rPr>
          <w:rFonts w:ascii="Arial" w:hAnsi="Arial" w:cs="Arial"/>
          <w:iCs/>
          <w:sz w:val="20"/>
          <w:szCs w:val="20"/>
        </w:rPr>
        <w:t xml:space="preserve"> and low </w:t>
      </w:r>
      <m:oMath>
        <m:r>
          <m:rPr>
            <m:sty m:val="p"/>
          </m:rPr>
          <w:rPr>
            <w:rFonts w:ascii="Cambria Math" w:hAnsi="Cambria Math" w:cs="Arial"/>
            <w:sz w:val="20"/>
            <w:szCs w:val="20"/>
          </w:rPr>
          <m:t>ρ</m:t>
        </m:r>
      </m:oMath>
      <w:r w:rsidR="00D14A04" w:rsidRPr="00E9528B">
        <w:rPr>
          <w:rFonts w:ascii="Arial" w:hAnsi="Arial" w:cs="Arial"/>
          <w:iCs/>
          <w:sz w:val="20"/>
          <w:szCs w:val="20"/>
        </w:rPr>
        <w:t xml:space="preserve"> for </w:t>
      </w:r>
      <m:oMath>
        <m:r>
          <m:rPr>
            <m:sty m:val="p"/>
          </m:rPr>
          <w:rPr>
            <w:rFonts w:ascii="Cambria Math" w:hAnsi="Cambria Math" w:cs="Arial"/>
            <w:sz w:val="20"/>
            <w:szCs w:val="20"/>
          </w:rPr>
          <m:t>γ</m:t>
        </m:r>
      </m:oMath>
      <w:r w:rsidR="00D14A04" w:rsidRPr="00E9528B">
        <w:rPr>
          <w:rFonts w:ascii="Arial" w:hAnsi="Arial" w:cs="Arial"/>
          <w:iCs/>
          <w:sz w:val="20"/>
          <w:szCs w:val="20"/>
        </w:rPr>
        <w:t xml:space="preserve"> equal to 5 and 10%, and for</w:t>
      </w:r>
      <w:r w:rsidR="009157DA" w:rsidRPr="00E9528B">
        <w:rPr>
          <w:rFonts w:ascii="Arial" w:hAnsi="Arial" w:cs="Arial"/>
          <w:iCs/>
          <w:sz w:val="20"/>
          <w:szCs w:val="20"/>
        </w:rPr>
        <w:t xml:space="preserve"> the lowest com</w:t>
      </w:r>
      <w:r w:rsidR="007C3F74" w:rsidRPr="00E9528B">
        <w:rPr>
          <w:rFonts w:ascii="Arial" w:hAnsi="Arial" w:cs="Arial"/>
          <w:iCs/>
          <w:sz w:val="20"/>
          <w:szCs w:val="20"/>
        </w:rPr>
        <w:t>m</w:t>
      </w:r>
      <w:r w:rsidR="009157DA" w:rsidRPr="00E9528B">
        <w:rPr>
          <w:rFonts w:ascii="Arial" w:hAnsi="Arial" w:cs="Arial"/>
          <w:iCs/>
          <w:sz w:val="20"/>
          <w:szCs w:val="20"/>
        </w:rPr>
        <w:t xml:space="preserve">unity prevalence of </w:t>
      </w:r>
      <w:r w:rsidR="009157DA" w:rsidRPr="00E9528B">
        <w:rPr>
          <w:rFonts w:ascii="Arial" w:hAnsi="Arial" w:cs="Arial"/>
          <w:iCs/>
          <w:sz w:val="20"/>
          <w:szCs w:val="20"/>
        </w:rPr>
        <w:lastRenderedPageBreak/>
        <w:t xml:space="preserve">3.9% </w:t>
      </w:r>
      <w:r w:rsidR="003F7994" w:rsidRPr="00E9528B">
        <w:rPr>
          <w:rFonts w:ascii="Arial" w:hAnsi="Arial" w:cs="Arial"/>
          <w:iCs/>
          <w:sz w:val="20"/>
          <w:szCs w:val="20"/>
        </w:rPr>
        <w:t>we found nosocomial transmission rate was 0.0017 and likelihood of detection upon testing was 17.15%</w:t>
      </w:r>
      <w:r w:rsidR="00D14A04" w:rsidRPr="00E9528B">
        <w:rPr>
          <w:rFonts w:ascii="Arial" w:hAnsi="Arial" w:cs="Arial"/>
          <w:iCs/>
          <w:sz w:val="20"/>
          <w:szCs w:val="20"/>
        </w:rPr>
        <w:t xml:space="preserve">. </w:t>
      </w:r>
      <w:r w:rsidR="00C16B29" w:rsidRPr="00E9528B">
        <w:rPr>
          <w:rFonts w:ascii="Arial" w:hAnsi="Arial" w:cs="Arial"/>
          <w:iCs/>
          <w:sz w:val="20"/>
          <w:szCs w:val="20"/>
        </w:rPr>
        <w:t>These</w:t>
      </w:r>
      <w:r w:rsidR="00D14A04" w:rsidRPr="00E9528B">
        <w:rPr>
          <w:rFonts w:ascii="Arial" w:hAnsi="Arial" w:cs="Arial"/>
          <w:iCs/>
          <w:sz w:val="20"/>
          <w:szCs w:val="20"/>
        </w:rPr>
        <w:t xml:space="preserve"> results suggest that for low community prevalence there </w:t>
      </w:r>
      <w:r w:rsidR="00C43784" w:rsidRPr="00E9528B">
        <w:rPr>
          <w:rFonts w:ascii="Arial" w:hAnsi="Arial" w:cs="Arial"/>
          <w:iCs/>
          <w:sz w:val="20"/>
          <w:szCs w:val="20"/>
        </w:rPr>
        <w:t>is</w:t>
      </w:r>
      <w:r w:rsidR="00D14A04" w:rsidRPr="00E9528B">
        <w:rPr>
          <w:rFonts w:ascii="Arial" w:hAnsi="Arial" w:cs="Arial"/>
          <w:iCs/>
          <w:sz w:val="20"/>
          <w:szCs w:val="20"/>
        </w:rPr>
        <w:t xml:space="preserve"> a bifurcation in the ABM.</w:t>
      </w:r>
      <w:r w:rsidR="00955019" w:rsidRPr="00E9528B">
        <w:rPr>
          <w:rFonts w:ascii="Arial" w:hAnsi="Arial" w:cs="Arial"/>
          <w:iCs/>
          <w:sz w:val="20"/>
          <w:szCs w:val="20"/>
        </w:rPr>
        <w:t xml:space="preserve"> </w:t>
      </w:r>
      <w:r w:rsidR="00FA1EC3" w:rsidRPr="00E9528B">
        <w:rPr>
          <w:rFonts w:ascii="Arial" w:hAnsi="Arial" w:cs="Arial"/>
          <w:iCs/>
          <w:sz w:val="20"/>
          <w:szCs w:val="20"/>
        </w:rPr>
        <w:t xml:space="preserve">We compile the mean </w:t>
      </w:r>
      <w:r w:rsidR="00A9683A" w:rsidRPr="00E9528B">
        <w:rPr>
          <w:rFonts w:ascii="Arial" w:hAnsi="Arial" w:cs="Arial"/>
          <w:iCs/>
          <w:sz w:val="20"/>
          <w:szCs w:val="20"/>
        </w:rPr>
        <w:t xml:space="preserve">posterior </w:t>
      </w:r>
      <w:r w:rsidR="00FA1EC3" w:rsidRPr="00E9528B">
        <w:rPr>
          <w:rFonts w:ascii="Arial" w:hAnsi="Arial" w:cs="Arial"/>
          <w:iCs/>
          <w:sz w:val="20"/>
          <w:szCs w:val="20"/>
        </w:rPr>
        <w:t xml:space="preserve">estimates and 95% CI for the different values of </w:t>
      </w:r>
      <m:oMath>
        <m:r>
          <m:rPr>
            <m:sty m:val="p"/>
          </m:rPr>
          <w:rPr>
            <w:rFonts w:ascii="Cambria Math" w:hAnsi="Cambria Math" w:cs="Arial"/>
            <w:sz w:val="20"/>
            <w:szCs w:val="20"/>
          </w:rPr>
          <m:t>γ</m:t>
        </m:r>
      </m:oMath>
      <w:r w:rsidR="00A5510E" w:rsidRPr="00E9528B">
        <w:rPr>
          <w:rFonts w:ascii="Arial" w:hAnsi="Arial" w:cs="Arial"/>
          <w:iCs/>
          <w:sz w:val="20"/>
          <w:szCs w:val="20"/>
        </w:rPr>
        <w:t xml:space="preserve"> in Table 2.</w:t>
      </w:r>
    </w:p>
    <w:p w14:paraId="0ABDD94B" w14:textId="77777777" w:rsidR="00B74584" w:rsidRPr="00E9528B" w:rsidRDefault="00B74584" w:rsidP="00C7620C">
      <w:pPr>
        <w:jc w:val="both"/>
        <w:rPr>
          <w:rFonts w:ascii="Arial" w:hAnsi="Arial" w:cs="Arial"/>
          <w:sz w:val="20"/>
          <w:szCs w:val="20"/>
        </w:rPr>
      </w:pPr>
    </w:p>
    <w:p w14:paraId="0DC57CAC" w14:textId="110B99E2" w:rsidR="00A5510E" w:rsidRPr="00C21754" w:rsidRDefault="005E4095" w:rsidP="00C7620C">
      <w:pPr>
        <w:jc w:val="both"/>
        <w:rPr>
          <w:rFonts w:ascii="Arial" w:hAnsi="Arial" w:cs="Arial"/>
          <w:sz w:val="20"/>
          <w:szCs w:val="20"/>
        </w:rPr>
      </w:pPr>
      <w:r w:rsidRPr="00C21754">
        <w:rPr>
          <w:rFonts w:ascii="Arial" w:hAnsi="Arial" w:cs="Arial"/>
          <w:sz w:val="20"/>
          <w:szCs w:val="20"/>
        </w:rPr>
        <w:t xml:space="preserve">To assess the goodness-of-fit of the </w:t>
      </w:r>
      <w:r w:rsidR="006249B2" w:rsidRPr="00C21754">
        <w:rPr>
          <w:rFonts w:ascii="Arial" w:hAnsi="Arial" w:cs="Arial"/>
          <w:sz w:val="20"/>
          <w:szCs w:val="20"/>
        </w:rPr>
        <w:t>modeled</w:t>
      </w:r>
      <w:r w:rsidR="0013549A" w:rsidRPr="00E9528B">
        <w:rPr>
          <w:rFonts w:ascii="Arial" w:hAnsi="Arial" w:cs="Arial"/>
          <w:sz w:val="20"/>
          <w:szCs w:val="20"/>
        </w:rPr>
        <w:t xml:space="preserve"> </w:t>
      </w:r>
      <w:r w:rsidR="00A5510E" w:rsidRPr="00E9528B">
        <w:rPr>
          <w:rFonts w:ascii="Arial" w:hAnsi="Arial" w:cs="Arial"/>
          <w:sz w:val="20"/>
          <w:szCs w:val="20"/>
        </w:rPr>
        <w:t>nosocomial infection</w:t>
      </w:r>
      <w:r w:rsidRPr="00C21754">
        <w:rPr>
          <w:rFonts w:ascii="Arial" w:hAnsi="Arial" w:cs="Arial"/>
          <w:sz w:val="20"/>
          <w:szCs w:val="20"/>
        </w:rPr>
        <w:t xml:space="preserve"> </w:t>
      </w:r>
      <w:r w:rsidR="0013549A" w:rsidRPr="00E9528B">
        <w:rPr>
          <w:rFonts w:ascii="Arial" w:hAnsi="Arial" w:cs="Arial"/>
          <w:sz w:val="20"/>
          <w:szCs w:val="20"/>
        </w:rPr>
        <w:t>to the observed one</w:t>
      </w:r>
      <w:r w:rsidRPr="00C21754">
        <w:rPr>
          <w:rFonts w:ascii="Arial" w:hAnsi="Arial" w:cs="Arial"/>
          <w:sz w:val="20"/>
          <w:szCs w:val="20"/>
        </w:rPr>
        <w:t xml:space="preserve">, we simulated the dynamics using the posterior estimates of parameters and found that simulated detected </w:t>
      </w:r>
      <w:r w:rsidR="00897589" w:rsidRPr="00E9528B">
        <w:rPr>
          <w:rFonts w:ascii="Arial" w:hAnsi="Arial" w:cs="Arial"/>
          <w:sz w:val="20"/>
          <w:szCs w:val="20"/>
        </w:rPr>
        <w:t>nosocomial</w:t>
      </w:r>
      <w:r w:rsidR="00897589" w:rsidRPr="00C21754">
        <w:rPr>
          <w:rFonts w:ascii="Arial" w:hAnsi="Arial" w:cs="Arial"/>
          <w:sz w:val="20"/>
          <w:szCs w:val="20"/>
        </w:rPr>
        <w:t xml:space="preserve"> </w:t>
      </w:r>
      <w:r w:rsidR="00897589" w:rsidRPr="00E9528B">
        <w:rPr>
          <w:rFonts w:ascii="Arial" w:hAnsi="Arial" w:cs="Arial"/>
          <w:sz w:val="20"/>
          <w:szCs w:val="20"/>
        </w:rPr>
        <w:t>infections</w:t>
      </w:r>
      <w:r w:rsidR="00897589" w:rsidRPr="00C21754">
        <w:rPr>
          <w:rFonts w:ascii="Arial" w:hAnsi="Arial" w:cs="Arial"/>
          <w:sz w:val="20"/>
          <w:szCs w:val="20"/>
        </w:rPr>
        <w:t xml:space="preserve"> </w:t>
      </w:r>
      <w:r w:rsidRPr="00C21754">
        <w:rPr>
          <w:rFonts w:ascii="Arial" w:hAnsi="Arial" w:cs="Arial"/>
          <w:sz w:val="20"/>
          <w:szCs w:val="20"/>
        </w:rPr>
        <w:t xml:space="preserve">span the observed numbers at the </w:t>
      </w:r>
      <w:r w:rsidR="00132CE3" w:rsidRPr="00C21754">
        <w:rPr>
          <w:rFonts w:ascii="Arial" w:hAnsi="Arial" w:cs="Arial"/>
          <w:sz w:val="20"/>
          <w:szCs w:val="20"/>
        </w:rPr>
        <w:t xml:space="preserve">hospital and </w:t>
      </w:r>
      <w:r w:rsidR="00A5510E" w:rsidRPr="00E9528B">
        <w:rPr>
          <w:rFonts w:ascii="Arial" w:hAnsi="Arial" w:cs="Arial"/>
          <w:sz w:val="20"/>
          <w:szCs w:val="20"/>
        </w:rPr>
        <w:t>building</w:t>
      </w:r>
      <w:r w:rsidRPr="00C21754">
        <w:rPr>
          <w:rFonts w:ascii="Arial" w:hAnsi="Arial" w:cs="Arial"/>
          <w:sz w:val="20"/>
          <w:szCs w:val="20"/>
        </w:rPr>
        <w:t xml:space="preserve"> level</w:t>
      </w:r>
      <w:r w:rsidR="003C176D">
        <w:rPr>
          <w:rFonts w:ascii="Arial" w:hAnsi="Arial" w:cs="Arial"/>
          <w:sz w:val="20"/>
          <w:szCs w:val="20"/>
        </w:rPr>
        <w:t xml:space="preserve"> for all microorganism</w:t>
      </w:r>
      <w:r w:rsidRPr="00C21754">
        <w:rPr>
          <w:rFonts w:ascii="Arial" w:hAnsi="Arial" w:cs="Arial"/>
          <w:sz w:val="20"/>
          <w:szCs w:val="20"/>
        </w:rPr>
        <w:t xml:space="preserve"> (Figure </w:t>
      </w:r>
      <w:r w:rsidR="006A0BFF" w:rsidRPr="00C21754">
        <w:rPr>
          <w:rFonts w:ascii="Arial" w:hAnsi="Arial" w:cs="Arial"/>
          <w:sz w:val="20"/>
          <w:szCs w:val="20"/>
        </w:rPr>
        <w:t>4</w:t>
      </w:r>
      <w:r w:rsidR="00A5510E" w:rsidRPr="00E9528B">
        <w:rPr>
          <w:rFonts w:ascii="Arial" w:hAnsi="Arial" w:cs="Arial"/>
          <w:sz w:val="20"/>
          <w:szCs w:val="20"/>
        </w:rPr>
        <w:t>A</w:t>
      </w:r>
      <w:r w:rsidR="008E43B6" w:rsidRPr="00E9528B">
        <w:rPr>
          <w:rFonts w:ascii="Arial" w:hAnsi="Arial" w:cs="Arial"/>
          <w:sz w:val="20"/>
          <w:szCs w:val="20"/>
        </w:rPr>
        <w:t xml:space="preserve"> </w:t>
      </w:r>
      <w:r w:rsidR="00132CE3" w:rsidRPr="00C21754">
        <w:rPr>
          <w:rFonts w:ascii="Arial" w:hAnsi="Arial" w:cs="Arial"/>
          <w:sz w:val="20"/>
          <w:szCs w:val="20"/>
        </w:rPr>
        <w:t>and Figure S</w:t>
      </w:r>
      <w:r w:rsidR="0023567E" w:rsidRPr="00E9528B">
        <w:rPr>
          <w:rFonts w:ascii="Arial" w:hAnsi="Arial" w:cs="Arial"/>
          <w:sz w:val="20"/>
          <w:szCs w:val="20"/>
        </w:rPr>
        <w:t>1</w:t>
      </w:r>
      <w:r w:rsidR="001B3C9B">
        <w:rPr>
          <w:rFonts w:ascii="Arial" w:hAnsi="Arial" w:cs="Arial"/>
          <w:sz w:val="20"/>
          <w:szCs w:val="20"/>
        </w:rPr>
        <w:t>1</w:t>
      </w:r>
      <w:r w:rsidRPr="00C21754">
        <w:rPr>
          <w:rFonts w:ascii="Arial" w:hAnsi="Arial" w:cs="Arial"/>
          <w:sz w:val="20"/>
          <w:szCs w:val="20"/>
        </w:rPr>
        <w:t xml:space="preserve">). </w:t>
      </w:r>
      <w:r w:rsidR="007D2224">
        <w:rPr>
          <w:rFonts w:ascii="Arial" w:hAnsi="Arial" w:cs="Arial"/>
          <w:sz w:val="20"/>
          <w:szCs w:val="20"/>
        </w:rPr>
        <w:t>To assess fit to data w</w:t>
      </w:r>
      <w:r w:rsidRPr="00C21754">
        <w:rPr>
          <w:rFonts w:ascii="Arial" w:hAnsi="Arial" w:cs="Arial"/>
          <w:sz w:val="20"/>
          <w:szCs w:val="20"/>
        </w:rPr>
        <w:t>e produce reliability plots to examine whether the uncertainty in the observed data can be reproduced by model simulations</w:t>
      </w:r>
      <w:r w:rsidR="00DA4CC2" w:rsidRPr="00E9528B">
        <w:rPr>
          <w:rFonts w:ascii="Arial" w:hAnsi="Arial" w:cs="Arial"/>
          <w:sz w:val="20"/>
          <w:szCs w:val="20"/>
        </w:rPr>
        <w:t xml:space="preserve"> </w:t>
      </w:r>
      <w:commentRangeStart w:id="41"/>
      <w:r w:rsidR="00DA4CC2" w:rsidRPr="00E9528B">
        <w:rPr>
          <w:rFonts w:ascii="Arial" w:hAnsi="Arial" w:cs="Arial"/>
          <w:sz w:val="20"/>
          <w:szCs w:val="20"/>
        </w:rPr>
        <w:t>(</w:t>
      </w:r>
      <w:r w:rsidR="00D656C5">
        <w:rPr>
          <w:rFonts w:ascii="Arial" w:hAnsi="Arial" w:cs="Arial"/>
          <w:sz w:val="20"/>
          <w:szCs w:val="20"/>
        </w:rPr>
        <w:t xml:space="preserve">see </w:t>
      </w:r>
      <w:r w:rsidR="00D656C5">
        <w:rPr>
          <w:rFonts w:ascii="Arial" w:hAnsi="Arial" w:cs="Arial"/>
          <w:i/>
          <w:iCs/>
          <w:sz w:val="20"/>
          <w:szCs w:val="20"/>
        </w:rPr>
        <w:t xml:space="preserve">Calibration of inference </w:t>
      </w:r>
      <w:r w:rsidR="00D656C5">
        <w:rPr>
          <w:rFonts w:ascii="Arial" w:hAnsi="Arial" w:cs="Arial"/>
          <w:sz w:val="20"/>
          <w:szCs w:val="20"/>
        </w:rPr>
        <w:t xml:space="preserve">in </w:t>
      </w:r>
      <w:r w:rsidR="00DA4CC2" w:rsidRPr="00E9528B">
        <w:rPr>
          <w:rFonts w:ascii="Arial" w:hAnsi="Arial" w:cs="Arial"/>
          <w:sz w:val="20"/>
          <w:szCs w:val="20"/>
        </w:rPr>
        <w:t>Methods)</w:t>
      </w:r>
      <w:commentRangeEnd w:id="41"/>
      <w:r w:rsidR="00DA4CC2" w:rsidRPr="00C21754">
        <w:rPr>
          <w:rStyle w:val="CommentReference"/>
        </w:rPr>
        <w:commentReference w:id="41"/>
      </w:r>
      <w:r w:rsidRPr="00C21754">
        <w:rPr>
          <w:rFonts w:ascii="Arial" w:hAnsi="Arial" w:cs="Arial"/>
          <w:sz w:val="20"/>
          <w:szCs w:val="20"/>
        </w:rPr>
        <w:t xml:space="preserve">. We found that the coverage of simulated CIs is slightly below expected values (under the diagonal line), indicating an uncertainty level biased low (Fig. </w:t>
      </w:r>
      <w:r w:rsidR="00F70BCA" w:rsidRPr="00E9528B">
        <w:rPr>
          <w:rFonts w:ascii="Arial" w:hAnsi="Arial" w:cs="Arial"/>
          <w:sz w:val="20"/>
          <w:szCs w:val="20"/>
        </w:rPr>
        <w:t>4</w:t>
      </w:r>
      <w:r w:rsidR="0023567E" w:rsidRPr="00E9528B">
        <w:rPr>
          <w:rFonts w:ascii="Arial" w:hAnsi="Arial" w:cs="Arial"/>
          <w:sz w:val="20"/>
          <w:szCs w:val="20"/>
        </w:rPr>
        <w:t>B</w:t>
      </w:r>
      <w:r w:rsidRPr="00C21754">
        <w:rPr>
          <w:rFonts w:ascii="Arial" w:hAnsi="Arial" w:cs="Arial"/>
          <w:sz w:val="20"/>
          <w:szCs w:val="20"/>
        </w:rPr>
        <w:t xml:space="preserve">). The model simulations allow estimation of the relative contributions of importation and nosocomial transmission to the overall burden of different </w:t>
      </w:r>
      <w:r w:rsidR="004C5683" w:rsidRPr="00E9528B">
        <w:rPr>
          <w:rFonts w:ascii="Arial" w:hAnsi="Arial" w:cs="Arial"/>
          <w:sz w:val="20"/>
          <w:szCs w:val="20"/>
        </w:rPr>
        <w:t xml:space="preserve">bacterial pathogens </w:t>
      </w:r>
      <w:r w:rsidR="00E221B1" w:rsidRPr="00E9528B">
        <w:rPr>
          <w:rFonts w:ascii="Arial" w:hAnsi="Arial" w:cs="Arial"/>
          <w:sz w:val="20"/>
          <w:szCs w:val="20"/>
        </w:rPr>
        <w:t>as well as the prevalence in the hospital</w:t>
      </w:r>
      <w:r w:rsidRPr="00C21754">
        <w:rPr>
          <w:rFonts w:ascii="Arial" w:hAnsi="Arial" w:cs="Arial"/>
          <w:sz w:val="20"/>
          <w:szCs w:val="20"/>
        </w:rPr>
        <w:t>.</w:t>
      </w:r>
    </w:p>
    <w:p w14:paraId="1D59D3B9" w14:textId="4031B606" w:rsidR="00A5510E" w:rsidRPr="00C21754" w:rsidRDefault="00A5510E" w:rsidP="00C7620C">
      <w:pPr>
        <w:jc w:val="both"/>
        <w:rPr>
          <w:rFonts w:ascii="Arial" w:hAnsi="Arial" w:cs="Arial"/>
          <w:color w:val="000000"/>
          <w:sz w:val="20"/>
          <w:szCs w:val="20"/>
        </w:rPr>
      </w:pPr>
    </w:p>
    <w:p w14:paraId="28D11DD0" w14:textId="5309DD42" w:rsidR="001C4A9E" w:rsidRDefault="00474D11" w:rsidP="00C7620C">
      <w:pPr>
        <w:pBdr>
          <w:top w:val="nil"/>
          <w:left w:val="nil"/>
          <w:bottom w:val="nil"/>
          <w:right w:val="nil"/>
          <w:between w:val="nil"/>
        </w:pBdr>
        <w:contextualSpacing/>
        <w:rPr>
          <w:rFonts w:ascii="Arial" w:hAnsi="Arial" w:cs="Arial"/>
          <w:b/>
          <w:color w:val="000000"/>
          <w:sz w:val="20"/>
          <w:szCs w:val="20"/>
        </w:rPr>
      </w:pPr>
      <w:r w:rsidRPr="00C21754">
        <w:rPr>
          <w:rFonts w:ascii="Arial" w:hAnsi="Arial" w:cs="Arial"/>
          <w:b/>
          <w:color w:val="000000"/>
          <w:sz w:val="20"/>
          <w:szCs w:val="20"/>
        </w:rPr>
        <w:t>Discussion</w:t>
      </w:r>
    </w:p>
    <w:p w14:paraId="3BCA7C9D" w14:textId="77777777" w:rsidR="00E05262" w:rsidRPr="00E9528B" w:rsidRDefault="00E05262" w:rsidP="00C7620C">
      <w:pPr>
        <w:pBdr>
          <w:top w:val="nil"/>
          <w:left w:val="nil"/>
          <w:bottom w:val="nil"/>
          <w:right w:val="nil"/>
          <w:between w:val="nil"/>
        </w:pBdr>
        <w:contextualSpacing/>
        <w:rPr>
          <w:rFonts w:ascii="Arial" w:hAnsi="Arial" w:cs="Arial"/>
          <w:iCs/>
          <w:sz w:val="20"/>
          <w:szCs w:val="20"/>
        </w:rPr>
      </w:pPr>
    </w:p>
    <w:p w14:paraId="0473D3AB" w14:textId="34B68AB8" w:rsidR="00221DF0" w:rsidRPr="00E9528B" w:rsidRDefault="002E147F" w:rsidP="00C7620C">
      <w:pPr>
        <w:jc w:val="both"/>
        <w:rPr>
          <w:rFonts w:ascii="Arial" w:hAnsi="Arial" w:cs="Arial"/>
          <w:iCs/>
          <w:sz w:val="20"/>
          <w:szCs w:val="20"/>
        </w:rPr>
      </w:pPr>
      <w:r w:rsidRPr="00E9528B">
        <w:rPr>
          <w:rFonts w:ascii="Arial" w:hAnsi="Arial" w:cs="Arial"/>
          <w:iCs/>
          <w:sz w:val="20"/>
          <w:szCs w:val="20"/>
        </w:rPr>
        <w:t xml:space="preserve">Transmission is a fundamental property that governs epidemiological dynamics </w:t>
      </w:r>
      <w:commentRangeStart w:id="42"/>
      <w:r w:rsidRPr="00E9528B">
        <w:rPr>
          <w:rFonts w:ascii="Arial" w:hAnsi="Arial" w:cs="Arial"/>
          <w:iCs/>
          <w:sz w:val="20"/>
          <w:szCs w:val="20"/>
        </w:rPr>
        <w:t>and is also a step in the life cycle of bacterial pathogens</w:t>
      </w:r>
      <w:commentRangeEnd w:id="42"/>
      <w:r w:rsidR="00887571">
        <w:rPr>
          <w:rStyle w:val="CommentReference"/>
        </w:rPr>
        <w:commentReference w:id="42"/>
      </w:r>
      <w:r w:rsidRPr="00E9528B">
        <w:rPr>
          <w:rFonts w:ascii="Arial" w:hAnsi="Arial" w:cs="Arial"/>
          <w:iCs/>
          <w:sz w:val="20"/>
          <w:szCs w:val="20"/>
        </w:rPr>
        <w:t xml:space="preserve"> </w:t>
      </w:r>
      <w:r w:rsidR="00D90D23" w:rsidRPr="00E9528B">
        <w:rPr>
          <w:rFonts w:ascii="Arial" w:hAnsi="Arial" w:cs="Arial"/>
          <w:iCs/>
          <w:sz w:val="20"/>
          <w:szCs w:val="20"/>
        </w:rPr>
        <w:fldChar w:fldCharType="begin"/>
      </w:r>
      <w:r w:rsidR="00DC481C">
        <w:rPr>
          <w:rFonts w:ascii="Arial" w:hAnsi="Arial" w:cs="Arial"/>
          <w:iCs/>
          <w:sz w:val="20"/>
          <w:szCs w:val="20"/>
        </w:rPr>
        <w:instrText xml:space="preserve"> ADDIN ZOTERO_ITEM CSL_CITATION {"citationID":"a1eepoevru9","properties":{"formattedCitation":"\\super 29\\nosupersub{}","plainCitation":"29","noteIndex":0},"citationItems":[{"id":941,"uris":["http://zotero.org/users/9551388/items/H9QPJTF9"],"itemData":{"id":941,"type":"article-journal","container-title":"Nature","DOI":"10.1038/280361a0","ISSN":"0028-0836,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00D90D23" w:rsidRPr="00E9528B">
        <w:rPr>
          <w:rFonts w:ascii="Arial" w:hAnsi="Arial" w:cs="Arial"/>
          <w:iCs/>
          <w:sz w:val="20"/>
          <w:szCs w:val="20"/>
        </w:rPr>
        <w:fldChar w:fldCharType="separate"/>
      </w:r>
      <w:r w:rsidR="00DC481C" w:rsidRPr="00DC481C">
        <w:rPr>
          <w:rFonts w:ascii="Arial" w:hAnsi="Arial" w:cs="Arial"/>
          <w:sz w:val="20"/>
          <w:vertAlign w:val="superscript"/>
          <w:lang w:val="en-GB"/>
        </w:rPr>
        <w:t>29</w:t>
      </w:r>
      <w:r w:rsidR="00D90D23" w:rsidRPr="00E9528B">
        <w:rPr>
          <w:rFonts w:ascii="Arial" w:hAnsi="Arial" w:cs="Arial"/>
          <w:iCs/>
          <w:sz w:val="20"/>
          <w:szCs w:val="20"/>
        </w:rPr>
        <w:fldChar w:fldCharType="end"/>
      </w:r>
      <w:r w:rsidRPr="00E9528B">
        <w:rPr>
          <w:rFonts w:ascii="Arial" w:hAnsi="Arial" w:cs="Arial"/>
          <w:iCs/>
          <w:sz w:val="20"/>
          <w:szCs w:val="20"/>
        </w:rPr>
        <w:t xml:space="preserve">. It is also one of the most challenging processes to </w:t>
      </w:r>
      <w:r w:rsidR="004548E1" w:rsidRPr="00E9528B">
        <w:rPr>
          <w:rFonts w:ascii="Arial" w:hAnsi="Arial" w:cs="Arial"/>
          <w:iCs/>
          <w:sz w:val="20"/>
          <w:szCs w:val="20"/>
        </w:rPr>
        <w:t>understand</w:t>
      </w:r>
      <w:r w:rsidRPr="00E9528B">
        <w:rPr>
          <w:rFonts w:ascii="Arial" w:hAnsi="Arial" w:cs="Arial"/>
          <w:iCs/>
          <w:sz w:val="20"/>
          <w:szCs w:val="20"/>
        </w:rPr>
        <w:t xml:space="preserve"> and quantify. Estimating this property could</w:t>
      </w:r>
      <w:r w:rsidR="004548E1" w:rsidRPr="00E9528B">
        <w:rPr>
          <w:rFonts w:ascii="Arial" w:hAnsi="Arial" w:cs="Arial"/>
          <w:iCs/>
          <w:sz w:val="20"/>
          <w:szCs w:val="20"/>
        </w:rPr>
        <w:t xml:space="preserve"> improve understanding of the mechanism behind the risk of contagion and</w:t>
      </w:r>
      <w:r w:rsidRPr="00E9528B">
        <w:rPr>
          <w:rFonts w:ascii="Arial" w:hAnsi="Arial" w:cs="Arial"/>
          <w:iCs/>
          <w:sz w:val="20"/>
          <w:szCs w:val="20"/>
        </w:rPr>
        <w:t xml:space="preserve"> ultimately support improved control in healthcare systems.</w:t>
      </w:r>
      <w:r w:rsidR="00D711A9" w:rsidRPr="00E9528B">
        <w:rPr>
          <w:rFonts w:ascii="Arial" w:hAnsi="Arial" w:cs="Arial"/>
          <w:iCs/>
          <w:sz w:val="20"/>
          <w:szCs w:val="20"/>
        </w:rPr>
        <w:t xml:space="preserve"> </w:t>
      </w:r>
      <w:r w:rsidR="005C5164" w:rsidRPr="00E9528B">
        <w:rPr>
          <w:rFonts w:ascii="Arial" w:hAnsi="Arial" w:cs="Arial"/>
          <w:iCs/>
          <w:sz w:val="20"/>
          <w:szCs w:val="20"/>
        </w:rPr>
        <w:t xml:space="preserve">Nosocomial infection data have been </w:t>
      </w:r>
      <w:r w:rsidR="00C96EDD" w:rsidRPr="00E9528B">
        <w:rPr>
          <w:rFonts w:ascii="Arial" w:hAnsi="Arial" w:cs="Arial"/>
          <w:iCs/>
          <w:sz w:val="20"/>
          <w:szCs w:val="20"/>
        </w:rPr>
        <w:t>the usual</w:t>
      </w:r>
      <w:r w:rsidR="005C5164" w:rsidRPr="00E9528B">
        <w:rPr>
          <w:rFonts w:ascii="Arial" w:hAnsi="Arial" w:cs="Arial"/>
          <w:iCs/>
          <w:sz w:val="20"/>
          <w:szCs w:val="20"/>
        </w:rPr>
        <w:t xml:space="preserve"> measure used to approximate and infer transmission, however it represents multiple synergies of the surveillance system.</w:t>
      </w:r>
      <w:r w:rsidR="004548E1" w:rsidRPr="00E9528B">
        <w:rPr>
          <w:rFonts w:ascii="Arial" w:hAnsi="Arial" w:cs="Arial"/>
          <w:iCs/>
          <w:sz w:val="20"/>
          <w:szCs w:val="20"/>
        </w:rPr>
        <w:t xml:space="preserve"> </w:t>
      </w:r>
      <w:r w:rsidR="004F3EFB" w:rsidRPr="00E9528B">
        <w:rPr>
          <w:rFonts w:ascii="Arial" w:hAnsi="Arial" w:cs="Arial"/>
          <w:iCs/>
          <w:sz w:val="20"/>
          <w:szCs w:val="20"/>
        </w:rPr>
        <w:t>Surveillance</w:t>
      </w:r>
      <w:r w:rsidR="00261C84" w:rsidRPr="00E9528B">
        <w:rPr>
          <w:rFonts w:ascii="Arial" w:hAnsi="Arial" w:cs="Arial"/>
          <w:iCs/>
          <w:sz w:val="20"/>
          <w:szCs w:val="20"/>
        </w:rPr>
        <w:t xml:space="preserve"> of microorganism circulation</w:t>
      </w:r>
      <w:r w:rsidR="004F3EFB" w:rsidRPr="00E9528B">
        <w:rPr>
          <w:rFonts w:ascii="Arial" w:hAnsi="Arial" w:cs="Arial"/>
          <w:iCs/>
          <w:sz w:val="20"/>
          <w:szCs w:val="20"/>
        </w:rPr>
        <w:t xml:space="preserve"> in clinics </w:t>
      </w:r>
      <w:r w:rsidR="00900288" w:rsidRPr="00E9528B">
        <w:rPr>
          <w:rFonts w:ascii="Arial" w:hAnsi="Arial" w:cs="Arial"/>
          <w:iCs/>
          <w:sz w:val="20"/>
          <w:szCs w:val="20"/>
        </w:rPr>
        <w:t>is a</w:t>
      </w:r>
      <w:r w:rsidR="00DE06B9" w:rsidRPr="00E9528B">
        <w:rPr>
          <w:rFonts w:ascii="Arial" w:hAnsi="Arial" w:cs="Arial"/>
          <w:iCs/>
          <w:sz w:val="20"/>
          <w:szCs w:val="20"/>
        </w:rPr>
        <w:t xml:space="preserve"> product of</w:t>
      </w:r>
      <w:r w:rsidR="005C0138" w:rsidRPr="00E9528B">
        <w:rPr>
          <w:rFonts w:ascii="Arial" w:hAnsi="Arial" w:cs="Arial"/>
          <w:iCs/>
          <w:sz w:val="20"/>
          <w:szCs w:val="20"/>
        </w:rPr>
        <w:t xml:space="preserve"> patients that are being </w:t>
      </w:r>
      <w:r w:rsidR="005C0138" w:rsidRPr="00E9528B">
        <w:rPr>
          <w:rFonts w:ascii="Arial" w:hAnsi="Arial" w:cs="Arial"/>
          <w:iCs/>
          <w:color w:val="000000" w:themeColor="text1"/>
          <w:sz w:val="20"/>
          <w:szCs w:val="20"/>
        </w:rPr>
        <w:t>screened</w:t>
      </w:r>
      <w:r w:rsidR="00FE408F" w:rsidRPr="00E9528B">
        <w:rPr>
          <w:rFonts w:ascii="Arial" w:hAnsi="Arial" w:cs="Arial"/>
          <w:iCs/>
          <w:color w:val="000000" w:themeColor="text1"/>
          <w:sz w:val="20"/>
          <w:szCs w:val="20"/>
        </w:rPr>
        <w:t xml:space="preserve"> </w:t>
      </w:r>
      <w:r w:rsidR="00FE408F" w:rsidRPr="00E9528B">
        <w:rPr>
          <w:rFonts w:ascii="Arial" w:hAnsi="Arial" w:cs="Arial"/>
          <w:iCs/>
          <w:color w:val="FF0000"/>
          <w:sz w:val="20"/>
          <w:szCs w:val="20"/>
        </w:rPr>
        <w:t>(P(culture</w:t>
      </w:r>
      <w:r w:rsidR="00D23410" w:rsidRPr="00E9528B">
        <w:rPr>
          <w:rFonts w:ascii="Arial" w:hAnsi="Arial" w:cs="Arial"/>
          <w:iCs/>
          <w:color w:val="FF0000"/>
          <w:sz w:val="20"/>
          <w:szCs w:val="20"/>
        </w:rPr>
        <w:t xml:space="preserve"> </w:t>
      </w:r>
      <w:r w:rsidR="00FE408F" w:rsidRPr="00E9528B">
        <w:rPr>
          <w:rFonts w:ascii="Arial" w:hAnsi="Arial" w:cs="Arial"/>
          <w:iCs/>
          <w:color w:val="FF0000"/>
          <w:sz w:val="20"/>
          <w:szCs w:val="20"/>
        </w:rPr>
        <w:t>|</w:t>
      </w:r>
      <w:r w:rsidR="008B4149" w:rsidRPr="00E9528B">
        <w:rPr>
          <w:rFonts w:ascii="Arial" w:hAnsi="Arial" w:cs="Arial"/>
          <w:iCs/>
          <w:color w:val="FF0000"/>
          <w:sz w:val="20"/>
          <w:szCs w:val="20"/>
        </w:rPr>
        <w:t xml:space="preserve"> </w:t>
      </w:r>
      <w:r w:rsidR="009E6033" w:rsidRPr="00E9528B">
        <w:rPr>
          <w:rFonts w:ascii="Arial" w:hAnsi="Arial" w:cs="Arial"/>
          <w:iCs/>
          <w:color w:val="FF0000"/>
          <w:sz w:val="20"/>
          <w:szCs w:val="20"/>
        </w:rPr>
        <w:t>non-infected</w:t>
      </w:r>
      <w:r w:rsidR="00D23410" w:rsidRPr="00E9528B">
        <w:rPr>
          <w:rFonts w:ascii="Arial" w:hAnsi="Arial" w:cs="Arial"/>
          <w:iCs/>
          <w:color w:val="FF0000"/>
          <w:sz w:val="20"/>
          <w:szCs w:val="20"/>
        </w:rPr>
        <w:t>)</w:t>
      </w:r>
      <w:r w:rsidR="00FE408F" w:rsidRPr="00E9528B">
        <w:rPr>
          <w:rFonts w:ascii="Arial" w:hAnsi="Arial" w:cs="Arial"/>
          <w:iCs/>
          <w:color w:val="FF0000"/>
          <w:sz w:val="20"/>
          <w:szCs w:val="20"/>
        </w:rPr>
        <w:t>)</w:t>
      </w:r>
      <w:r w:rsidR="005C5164" w:rsidRPr="00E9528B">
        <w:rPr>
          <w:rFonts w:ascii="Arial" w:hAnsi="Arial" w:cs="Arial"/>
          <w:iCs/>
          <w:sz w:val="20"/>
          <w:szCs w:val="20"/>
        </w:rPr>
        <w:t xml:space="preserve"> </w:t>
      </w:r>
      <w:r w:rsidR="00AB6C77" w:rsidRPr="00E9528B">
        <w:rPr>
          <w:rFonts w:ascii="Arial" w:hAnsi="Arial" w:cs="Arial"/>
          <w:iCs/>
          <w:sz w:val="20"/>
          <w:szCs w:val="20"/>
        </w:rPr>
        <w:t>at</w:t>
      </w:r>
      <w:r w:rsidR="009D1C68" w:rsidRPr="00E9528B">
        <w:rPr>
          <w:rFonts w:ascii="Arial" w:hAnsi="Arial" w:cs="Arial"/>
          <w:iCs/>
          <w:sz w:val="20"/>
          <w:szCs w:val="20"/>
        </w:rPr>
        <w:t xml:space="preserve"> </w:t>
      </w:r>
      <w:r w:rsidR="00C96EDD" w:rsidRPr="00E9528B">
        <w:rPr>
          <w:rFonts w:ascii="Arial" w:hAnsi="Arial" w:cs="Arial"/>
          <w:iCs/>
          <w:sz w:val="20"/>
          <w:szCs w:val="20"/>
        </w:rPr>
        <w:t xml:space="preserve">the </w:t>
      </w:r>
      <w:r w:rsidR="009D1C68" w:rsidRPr="00E9528B">
        <w:rPr>
          <w:rFonts w:ascii="Arial" w:hAnsi="Arial" w:cs="Arial"/>
          <w:iCs/>
          <w:sz w:val="20"/>
          <w:szCs w:val="20"/>
        </w:rPr>
        <w:t xml:space="preserve">discretion of the clinicians </w:t>
      </w:r>
      <w:r w:rsidR="005C0138" w:rsidRPr="00E9528B">
        <w:rPr>
          <w:rFonts w:ascii="Arial" w:hAnsi="Arial" w:cs="Arial"/>
          <w:iCs/>
          <w:sz w:val="20"/>
          <w:szCs w:val="20"/>
        </w:rPr>
        <w:t xml:space="preserve">and patients that present symptoms </w:t>
      </w:r>
      <w:r w:rsidR="00FE408F" w:rsidRPr="00E9528B">
        <w:rPr>
          <w:rFonts w:ascii="Arial" w:hAnsi="Arial" w:cs="Arial"/>
          <w:iCs/>
          <w:sz w:val="20"/>
          <w:szCs w:val="20"/>
        </w:rPr>
        <w:t xml:space="preserve">because are </w:t>
      </w:r>
      <w:r w:rsidR="001A4485" w:rsidRPr="00E9528B">
        <w:rPr>
          <w:rFonts w:ascii="Arial" w:hAnsi="Arial" w:cs="Arial"/>
          <w:iCs/>
          <w:sz w:val="20"/>
          <w:szCs w:val="20"/>
        </w:rPr>
        <w:t>infected and therefore</w:t>
      </w:r>
      <w:r w:rsidR="00C96EDD" w:rsidRPr="00E9528B">
        <w:rPr>
          <w:rFonts w:ascii="Arial" w:hAnsi="Arial" w:cs="Arial"/>
          <w:iCs/>
          <w:sz w:val="20"/>
          <w:szCs w:val="20"/>
        </w:rPr>
        <w:t xml:space="preserve"> </w:t>
      </w:r>
      <w:r w:rsidR="000753F5" w:rsidRPr="00E9528B">
        <w:rPr>
          <w:rFonts w:ascii="Arial" w:hAnsi="Arial" w:cs="Arial"/>
          <w:iCs/>
          <w:sz w:val="20"/>
          <w:szCs w:val="20"/>
        </w:rPr>
        <w:t xml:space="preserve">searched for pathogens </w:t>
      </w:r>
      <w:r w:rsidR="00FE408F" w:rsidRPr="00E9528B">
        <w:rPr>
          <w:rFonts w:ascii="Arial" w:hAnsi="Arial" w:cs="Arial"/>
          <w:iCs/>
          <w:color w:val="FF0000"/>
          <w:sz w:val="20"/>
          <w:szCs w:val="20"/>
        </w:rPr>
        <w:t xml:space="preserve">(P(culture | </w:t>
      </w:r>
      <w:r w:rsidR="00D23410" w:rsidRPr="00E9528B">
        <w:rPr>
          <w:rFonts w:ascii="Arial" w:hAnsi="Arial" w:cs="Arial"/>
          <w:iCs/>
          <w:color w:val="FF0000"/>
          <w:sz w:val="20"/>
          <w:szCs w:val="20"/>
        </w:rPr>
        <w:t>infected</w:t>
      </w:r>
      <w:r w:rsidR="00FE408F" w:rsidRPr="00E9528B">
        <w:rPr>
          <w:rFonts w:ascii="Arial" w:hAnsi="Arial" w:cs="Arial"/>
          <w:iCs/>
          <w:color w:val="FF0000"/>
          <w:sz w:val="20"/>
          <w:szCs w:val="20"/>
        </w:rPr>
        <w:t>))</w:t>
      </w:r>
      <w:r w:rsidR="00115A29" w:rsidRPr="00E9528B">
        <w:rPr>
          <w:rFonts w:ascii="Arial" w:hAnsi="Arial" w:cs="Arial"/>
          <w:iCs/>
          <w:sz w:val="20"/>
          <w:szCs w:val="20"/>
        </w:rPr>
        <w:t>.</w:t>
      </w:r>
    </w:p>
    <w:p w14:paraId="194FD7C8" w14:textId="77777777" w:rsidR="00221DF0" w:rsidRPr="00E9528B" w:rsidRDefault="00221DF0" w:rsidP="00C7620C">
      <w:pPr>
        <w:jc w:val="both"/>
        <w:rPr>
          <w:rFonts w:ascii="Arial" w:hAnsi="Arial" w:cs="Arial"/>
          <w:iCs/>
          <w:sz w:val="20"/>
          <w:szCs w:val="20"/>
        </w:rPr>
      </w:pPr>
    </w:p>
    <w:p w14:paraId="1C98473E" w14:textId="150EA8E5" w:rsidR="00273DAD" w:rsidRPr="00E9528B" w:rsidRDefault="00221DF0" w:rsidP="00C7620C">
      <w:pPr>
        <w:jc w:val="both"/>
        <w:rPr>
          <w:rFonts w:ascii="Arial" w:hAnsi="Arial" w:cs="Arial"/>
          <w:iCs/>
          <w:sz w:val="20"/>
          <w:szCs w:val="20"/>
        </w:rPr>
      </w:pPr>
      <w:r w:rsidRPr="00E9528B">
        <w:rPr>
          <w:rFonts w:ascii="Arial" w:hAnsi="Arial" w:cs="Arial"/>
          <w:iCs/>
          <w:sz w:val="20"/>
          <w:szCs w:val="20"/>
        </w:rPr>
        <w:t xml:space="preserve">In this </w:t>
      </w:r>
      <w:r w:rsidR="00EC034B" w:rsidRPr="00E9528B">
        <w:rPr>
          <w:rFonts w:ascii="Arial" w:hAnsi="Arial" w:cs="Arial"/>
          <w:iCs/>
          <w:sz w:val="20"/>
          <w:szCs w:val="20"/>
        </w:rPr>
        <w:t>study</w:t>
      </w:r>
      <w:r w:rsidR="00170E01" w:rsidRPr="00E9528B">
        <w:rPr>
          <w:rFonts w:ascii="Arial" w:hAnsi="Arial" w:cs="Arial"/>
          <w:iCs/>
          <w:sz w:val="20"/>
          <w:szCs w:val="20"/>
        </w:rPr>
        <w:t>,</w:t>
      </w:r>
      <w:r w:rsidRPr="00E9528B">
        <w:rPr>
          <w:rFonts w:ascii="Arial" w:hAnsi="Arial" w:cs="Arial"/>
          <w:iCs/>
          <w:sz w:val="20"/>
          <w:szCs w:val="20"/>
        </w:rPr>
        <w:t xml:space="preserve"> we used a simulation-based inference method</w:t>
      </w:r>
      <w:r w:rsidR="00B03E75" w:rsidRPr="00E9528B">
        <w:rPr>
          <w:rFonts w:ascii="Arial" w:hAnsi="Arial" w:cs="Arial"/>
          <w:iCs/>
          <w:sz w:val="20"/>
          <w:szCs w:val="20"/>
        </w:rPr>
        <w:t xml:space="preserve"> </w:t>
      </w:r>
      <w:r w:rsidR="00F54B75" w:rsidRPr="00E9528B">
        <w:rPr>
          <w:rFonts w:ascii="Arial" w:hAnsi="Arial" w:cs="Arial"/>
          <w:iCs/>
          <w:sz w:val="20"/>
          <w:szCs w:val="20"/>
        </w:rPr>
        <w:t>to estimate nosocomial transmission</w:t>
      </w:r>
      <w:r w:rsidR="003139B0" w:rsidRPr="00E9528B">
        <w:rPr>
          <w:rFonts w:ascii="Arial" w:hAnsi="Arial" w:cs="Arial"/>
          <w:iCs/>
          <w:sz w:val="20"/>
          <w:szCs w:val="20"/>
        </w:rPr>
        <w:t xml:space="preserve"> rate </w:t>
      </w:r>
      <m:oMath>
        <m:r>
          <m:rPr>
            <m:sty m:val="p"/>
          </m:rPr>
          <w:rPr>
            <w:rFonts w:ascii="Cambria Math" w:hAnsi="Cambria Math" w:cs="Arial"/>
            <w:sz w:val="20"/>
            <w:szCs w:val="20"/>
          </w:rPr>
          <m:t>β</m:t>
        </m:r>
      </m:oMath>
      <w:r w:rsidR="005F1F63" w:rsidRPr="00E9528B">
        <w:rPr>
          <w:rFonts w:ascii="Arial" w:hAnsi="Arial" w:cs="Arial"/>
          <w:iCs/>
          <w:sz w:val="20"/>
          <w:szCs w:val="20"/>
        </w:rPr>
        <w:t xml:space="preserve"> to absorb the transmission process</w:t>
      </w:r>
      <w:r w:rsidR="003139B0" w:rsidRPr="00E9528B">
        <w:rPr>
          <w:rFonts w:ascii="Arial" w:hAnsi="Arial" w:cs="Arial"/>
          <w:iCs/>
          <w:sz w:val="20"/>
          <w:szCs w:val="20"/>
        </w:rPr>
        <w:t xml:space="preserve">, </w:t>
      </w:r>
      <w:r w:rsidR="00F54B75" w:rsidRPr="00E9528B">
        <w:rPr>
          <w:rFonts w:ascii="Arial" w:hAnsi="Arial" w:cs="Arial"/>
          <w:iCs/>
          <w:sz w:val="20"/>
          <w:szCs w:val="20"/>
        </w:rPr>
        <w:t xml:space="preserve">and </w:t>
      </w:r>
      <w:r w:rsidR="00887571">
        <w:rPr>
          <w:rFonts w:ascii="Arial" w:hAnsi="Arial" w:cs="Arial"/>
          <w:iCs/>
          <w:sz w:val="20"/>
          <w:szCs w:val="20"/>
        </w:rPr>
        <w:t>effective sensitivity</w:t>
      </w:r>
      <w:r w:rsidR="00815FB0">
        <w:rPr>
          <w:rFonts w:ascii="Arial" w:hAnsi="Arial" w:cs="Arial"/>
          <w:iCs/>
          <w:sz w:val="20"/>
          <w:szCs w:val="20"/>
        </w:rPr>
        <w:t xml:space="preserve"> </w:t>
      </w:r>
      <m:oMath>
        <m:r>
          <m:rPr>
            <m:sty m:val="p"/>
          </m:rPr>
          <w:rPr>
            <w:rFonts w:ascii="Cambria Math" w:hAnsi="Cambria Math" w:cs="Arial"/>
            <w:sz w:val="20"/>
            <w:szCs w:val="20"/>
          </w:rPr>
          <m:t>ρ</m:t>
        </m:r>
      </m:oMath>
      <w:r w:rsidR="005F1F63" w:rsidRPr="00E9528B">
        <w:rPr>
          <w:rFonts w:ascii="Arial" w:hAnsi="Arial" w:cs="Arial"/>
          <w:iCs/>
          <w:sz w:val="20"/>
          <w:szCs w:val="20"/>
        </w:rPr>
        <w:t xml:space="preserve"> to </w:t>
      </w:r>
      <w:r w:rsidR="00881B63" w:rsidRPr="00E9528B">
        <w:rPr>
          <w:rFonts w:ascii="Arial" w:hAnsi="Arial" w:cs="Arial"/>
          <w:iCs/>
          <w:sz w:val="20"/>
          <w:szCs w:val="20"/>
        </w:rPr>
        <w:t>encapsulate</w:t>
      </w:r>
      <w:r w:rsidR="005F1F63" w:rsidRPr="00E9528B">
        <w:rPr>
          <w:rFonts w:ascii="Arial" w:hAnsi="Arial" w:cs="Arial"/>
          <w:iCs/>
          <w:sz w:val="20"/>
          <w:szCs w:val="20"/>
        </w:rPr>
        <w:t xml:space="preserve"> surveillance in the hospital</w:t>
      </w:r>
      <w:r w:rsidR="00F54B75" w:rsidRPr="00E9528B">
        <w:rPr>
          <w:rFonts w:ascii="Arial" w:hAnsi="Arial" w:cs="Arial"/>
          <w:iCs/>
          <w:sz w:val="20"/>
          <w:szCs w:val="20"/>
        </w:rPr>
        <w:t>.</w:t>
      </w:r>
      <w:r w:rsidR="007D0D95" w:rsidRPr="00E9528B">
        <w:rPr>
          <w:rFonts w:ascii="Arial" w:hAnsi="Arial" w:cs="Arial"/>
          <w:iCs/>
          <w:sz w:val="20"/>
          <w:szCs w:val="20"/>
        </w:rPr>
        <w:t xml:space="preserve"> </w:t>
      </w:r>
      <w:r w:rsidR="00F54B75" w:rsidRPr="00E9528B">
        <w:rPr>
          <w:rFonts w:ascii="Arial" w:hAnsi="Arial" w:cs="Arial"/>
          <w:iCs/>
          <w:sz w:val="20"/>
          <w:szCs w:val="20"/>
        </w:rPr>
        <w:t xml:space="preserve">We </w:t>
      </w:r>
      <w:r w:rsidR="00B03E75" w:rsidRPr="00E9528B">
        <w:rPr>
          <w:rFonts w:ascii="Arial" w:hAnsi="Arial" w:cs="Arial"/>
          <w:iCs/>
          <w:sz w:val="20"/>
          <w:szCs w:val="20"/>
        </w:rPr>
        <w:t>built</w:t>
      </w:r>
      <w:r w:rsidR="002D2133" w:rsidRPr="00E9528B">
        <w:rPr>
          <w:rFonts w:ascii="Arial" w:hAnsi="Arial" w:cs="Arial"/>
          <w:iCs/>
          <w:sz w:val="20"/>
          <w:szCs w:val="20"/>
        </w:rPr>
        <w:t xml:space="preserve"> </w:t>
      </w:r>
      <w:r w:rsidR="00F54B75" w:rsidRPr="00E9528B">
        <w:rPr>
          <w:rFonts w:ascii="Arial" w:hAnsi="Arial" w:cs="Arial"/>
          <w:iCs/>
          <w:sz w:val="20"/>
          <w:szCs w:val="20"/>
        </w:rPr>
        <w:t xml:space="preserve">the process model </w:t>
      </w:r>
      <w:r w:rsidR="002D2133" w:rsidRPr="00E9528B">
        <w:rPr>
          <w:rFonts w:ascii="Arial" w:hAnsi="Arial" w:cs="Arial"/>
          <w:iCs/>
          <w:sz w:val="20"/>
          <w:szCs w:val="20"/>
        </w:rPr>
        <w:t>to evolve</w:t>
      </w:r>
      <w:r w:rsidRPr="00E9528B">
        <w:rPr>
          <w:rFonts w:ascii="Arial" w:hAnsi="Arial" w:cs="Arial"/>
          <w:iCs/>
          <w:sz w:val="20"/>
          <w:szCs w:val="20"/>
        </w:rPr>
        <w:t xml:space="preserve"> patient states at daily time scales</w:t>
      </w:r>
      <w:r w:rsidR="00900288" w:rsidRPr="00E9528B">
        <w:rPr>
          <w:rFonts w:ascii="Arial" w:hAnsi="Arial" w:cs="Arial"/>
          <w:iCs/>
          <w:sz w:val="20"/>
          <w:szCs w:val="20"/>
        </w:rPr>
        <w:t xml:space="preserve"> and</w:t>
      </w:r>
      <w:r w:rsidRPr="00E9528B">
        <w:rPr>
          <w:rFonts w:ascii="Arial" w:hAnsi="Arial" w:cs="Arial"/>
          <w:iCs/>
          <w:sz w:val="20"/>
          <w:szCs w:val="20"/>
        </w:rPr>
        <w:t xml:space="preserve"> inform</w:t>
      </w:r>
      <w:r w:rsidR="005B0D5F" w:rsidRPr="00E9528B">
        <w:rPr>
          <w:rFonts w:ascii="Arial" w:hAnsi="Arial" w:cs="Arial"/>
          <w:iCs/>
          <w:sz w:val="20"/>
          <w:szCs w:val="20"/>
        </w:rPr>
        <w:t>ed it with</w:t>
      </w:r>
      <w:r w:rsidRPr="00E9528B">
        <w:rPr>
          <w:rFonts w:ascii="Arial" w:hAnsi="Arial" w:cs="Arial"/>
          <w:iCs/>
          <w:sz w:val="20"/>
          <w:szCs w:val="20"/>
        </w:rPr>
        <w:t xml:space="preserve"> patient hospitalization record</w:t>
      </w:r>
      <w:r w:rsidR="00365053" w:rsidRPr="00E9528B">
        <w:rPr>
          <w:rFonts w:ascii="Arial" w:hAnsi="Arial" w:cs="Arial"/>
          <w:iCs/>
          <w:sz w:val="20"/>
          <w:szCs w:val="20"/>
        </w:rPr>
        <w:t xml:space="preserve">s. We parametrized the risk of acquiring bacteria proportional to </w:t>
      </w:r>
      <w:r w:rsidR="00BA7674" w:rsidRPr="00E9528B">
        <w:rPr>
          <w:rFonts w:ascii="Arial" w:hAnsi="Arial" w:cs="Arial"/>
          <w:iCs/>
          <w:sz w:val="20"/>
          <w:szCs w:val="20"/>
        </w:rPr>
        <w:t xml:space="preserve">a nosocomial transmission rate </w:t>
      </w:r>
      <m:oMath>
        <m:r>
          <m:rPr>
            <m:sty m:val="p"/>
          </m:rPr>
          <w:rPr>
            <w:rFonts w:ascii="Cambria Math" w:hAnsi="Cambria Math" w:cs="Arial"/>
            <w:sz w:val="20"/>
            <w:szCs w:val="20"/>
          </w:rPr>
          <m:t>β</m:t>
        </m:r>
      </m:oMath>
      <w:r w:rsidR="00BA7674" w:rsidRPr="00E9528B">
        <w:rPr>
          <w:rFonts w:ascii="Arial" w:hAnsi="Arial" w:cs="Arial"/>
          <w:iCs/>
          <w:sz w:val="20"/>
          <w:szCs w:val="20"/>
        </w:rPr>
        <w:t xml:space="preserve">, and the fraction of carriers an individual was contacted during the day. </w:t>
      </w:r>
      <w:r w:rsidR="002D2133" w:rsidRPr="00E9528B">
        <w:rPr>
          <w:rFonts w:ascii="Arial" w:hAnsi="Arial" w:cs="Arial"/>
          <w:iCs/>
          <w:sz w:val="20"/>
          <w:szCs w:val="20"/>
        </w:rPr>
        <w:t xml:space="preserve">We </w:t>
      </w:r>
      <w:r w:rsidR="00B03E75" w:rsidRPr="00E9528B">
        <w:rPr>
          <w:rFonts w:ascii="Arial" w:hAnsi="Arial" w:cs="Arial"/>
          <w:iCs/>
          <w:sz w:val="20"/>
          <w:szCs w:val="20"/>
        </w:rPr>
        <w:t>desig</w:t>
      </w:r>
      <w:r w:rsidR="00365053" w:rsidRPr="00E9528B">
        <w:rPr>
          <w:rFonts w:ascii="Arial" w:hAnsi="Arial" w:cs="Arial"/>
          <w:iCs/>
          <w:sz w:val="20"/>
          <w:szCs w:val="20"/>
        </w:rPr>
        <w:t>ned</w:t>
      </w:r>
      <w:r w:rsidR="00B03E75" w:rsidRPr="00E9528B">
        <w:rPr>
          <w:rFonts w:ascii="Arial" w:hAnsi="Arial" w:cs="Arial"/>
          <w:iCs/>
          <w:sz w:val="20"/>
          <w:szCs w:val="20"/>
        </w:rPr>
        <w:t xml:space="preserve"> an individual-level observational model to </w:t>
      </w:r>
      <w:r w:rsidR="000929EE" w:rsidRPr="00E9528B">
        <w:rPr>
          <w:rFonts w:ascii="Arial" w:hAnsi="Arial" w:cs="Arial"/>
          <w:iCs/>
          <w:sz w:val="20"/>
          <w:szCs w:val="20"/>
        </w:rPr>
        <w:t xml:space="preserve">quantify the likelihood of detection upon testing </w:t>
      </w:r>
      <m:oMath>
        <m:r>
          <m:rPr>
            <m:sty m:val="p"/>
          </m:rPr>
          <w:rPr>
            <w:rFonts w:ascii="Cambria Math" w:hAnsi="Cambria Math" w:cs="Arial"/>
            <w:sz w:val="20"/>
            <w:szCs w:val="20"/>
          </w:rPr>
          <m:t>ρ</m:t>
        </m:r>
      </m:oMath>
      <w:r w:rsidR="000929EE" w:rsidRPr="00E9528B">
        <w:rPr>
          <w:rFonts w:ascii="Arial" w:hAnsi="Arial" w:cs="Arial"/>
          <w:iCs/>
          <w:sz w:val="20"/>
          <w:szCs w:val="20"/>
        </w:rPr>
        <w:t xml:space="preserve">. We assumed </w:t>
      </w:r>
      <w:r w:rsidR="000B6848" w:rsidRPr="00E9528B">
        <w:rPr>
          <w:rFonts w:ascii="Arial" w:hAnsi="Arial" w:cs="Arial"/>
          <w:iCs/>
          <w:sz w:val="20"/>
          <w:szCs w:val="20"/>
        </w:rPr>
        <w:t>community-acquired</w:t>
      </w:r>
      <w:r w:rsidR="00365053" w:rsidRPr="00E9528B">
        <w:rPr>
          <w:rFonts w:ascii="Arial" w:hAnsi="Arial" w:cs="Arial"/>
          <w:iCs/>
          <w:sz w:val="20"/>
          <w:szCs w:val="20"/>
        </w:rPr>
        <w:t xml:space="preserve"> carriage</w:t>
      </w:r>
      <w:r w:rsidR="000929EE" w:rsidRPr="00E9528B">
        <w:rPr>
          <w:rFonts w:ascii="Arial" w:hAnsi="Arial" w:cs="Arial"/>
          <w:iCs/>
          <w:sz w:val="20"/>
          <w:szCs w:val="20"/>
        </w:rPr>
        <w:t xml:space="preserve"> w</w:t>
      </w:r>
      <w:r w:rsidR="00365053" w:rsidRPr="00E9528B">
        <w:rPr>
          <w:rFonts w:ascii="Arial" w:hAnsi="Arial" w:cs="Arial"/>
          <w:iCs/>
          <w:sz w:val="20"/>
          <w:szCs w:val="20"/>
        </w:rPr>
        <w:t>as</w:t>
      </w:r>
      <w:r w:rsidR="000929EE" w:rsidRPr="00E9528B">
        <w:rPr>
          <w:rFonts w:ascii="Arial" w:hAnsi="Arial" w:cs="Arial"/>
          <w:iCs/>
          <w:sz w:val="20"/>
          <w:szCs w:val="20"/>
        </w:rPr>
        <w:t xml:space="preserve"> at </w:t>
      </w:r>
      <w:r w:rsidR="000B6848" w:rsidRPr="00E9528B">
        <w:rPr>
          <w:rFonts w:ascii="Arial" w:hAnsi="Arial" w:cs="Arial"/>
          <w:iCs/>
          <w:sz w:val="20"/>
          <w:szCs w:val="20"/>
        </w:rPr>
        <w:t xml:space="preserve">a </w:t>
      </w:r>
      <w:r w:rsidR="000929EE" w:rsidRPr="00E9528B">
        <w:rPr>
          <w:rFonts w:ascii="Arial" w:hAnsi="Arial" w:cs="Arial"/>
          <w:iCs/>
          <w:sz w:val="20"/>
          <w:szCs w:val="20"/>
        </w:rPr>
        <w:t xml:space="preserve">steady state and in consequence parametrized the </w:t>
      </w:r>
      <w:r w:rsidR="00365053" w:rsidRPr="00E9528B">
        <w:rPr>
          <w:rFonts w:ascii="Arial" w:hAnsi="Arial" w:cs="Arial"/>
          <w:iCs/>
          <w:sz w:val="20"/>
          <w:szCs w:val="20"/>
        </w:rPr>
        <w:t>probability of importing a microorganism from the community</w:t>
      </w:r>
      <w:r w:rsidR="00BA7674" w:rsidRPr="00E9528B">
        <w:rPr>
          <w:rFonts w:ascii="Arial" w:hAnsi="Arial" w:cs="Arial"/>
          <w:iCs/>
          <w:sz w:val="20"/>
          <w:szCs w:val="20"/>
        </w:rPr>
        <w:t xml:space="preserve"> or </w:t>
      </w:r>
      <m:oMath>
        <m:r>
          <m:rPr>
            <m:sty m:val="p"/>
          </m:rPr>
          <w:rPr>
            <w:rFonts w:ascii="Cambria Math" w:hAnsi="Cambria Math" w:cs="Arial"/>
            <w:sz w:val="20"/>
            <w:szCs w:val="20"/>
          </w:rPr>
          <m:t>γ</m:t>
        </m:r>
      </m:oMath>
      <w:r w:rsidR="00365053" w:rsidRPr="00E9528B">
        <w:rPr>
          <w:rFonts w:ascii="Arial" w:hAnsi="Arial" w:cs="Arial"/>
          <w:iCs/>
          <w:sz w:val="20"/>
          <w:szCs w:val="20"/>
        </w:rPr>
        <w:t>.</w:t>
      </w:r>
      <w:commentRangeStart w:id="43"/>
      <w:r w:rsidR="00365053" w:rsidRPr="00E9528B">
        <w:rPr>
          <w:rFonts w:ascii="Arial" w:hAnsi="Arial" w:cs="Arial"/>
          <w:iCs/>
          <w:sz w:val="20"/>
          <w:szCs w:val="20"/>
        </w:rPr>
        <w:t xml:space="preserve"> </w:t>
      </w:r>
      <w:r w:rsidR="00E15951" w:rsidRPr="00E9528B">
        <w:rPr>
          <w:rFonts w:ascii="Arial" w:hAnsi="Arial" w:cs="Arial"/>
          <w:iCs/>
          <w:sz w:val="20"/>
          <w:szCs w:val="20"/>
        </w:rPr>
        <w:t>Epidemiological o</w:t>
      </w:r>
      <w:r w:rsidR="00C2711E" w:rsidRPr="00E9528B">
        <w:rPr>
          <w:rFonts w:ascii="Arial" w:hAnsi="Arial" w:cs="Arial"/>
          <w:iCs/>
          <w:sz w:val="20"/>
          <w:szCs w:val="20"/>
        </w:rPr>
        <w:t xml:space="preserve">bservational studies </w:t>
      </w:r>
      <w:commentRangeEnd w:id="43"/>
      <w:r w:rsidR="00076F51" w:rsidRPr="00C21754">
        <w:rPr>
          <w:rStyle w:val="CommentReference"/>
        </w:rPr>
        <w:commentReference w:id="43"/>
      </w:r>
      <w:r w:rsidR="00C2711E" w:rsidRPr="00E9528B">
        <w:rPr>
          <w:rFonts w:ascii="Arial" w:hAnsi="Arial" w:cs="Arial"/>
          <w:iCs/>
          <w:sz w:val="20"/>
          <w:szCs w:val="20"/>
        </w:rPr>
        <w:t>show</w:t>
      </w:r>
      <w:r w:rsidR="00AC1D40" w:rsidRPr="00E9528B">
        <w:rPr>
          <w:rFonts w:ascii="Arial" w:hAnsi="Arial" w:cs="Arial"/>
          <w:iCs/>
          <w:sz w:val="20"/>
          <w:szCs w:val="20"/>
        </w:rPr>
        <w:t xml:space="preserve"> consistency in the range of human prevalence</w:t>
      </w:r>
      <w:r w:rsidR="00B93BA4" w:rsidRPr="00E9528B">
        <w:rPr>
          <w:rFonts w:ascii="Arial" w:hAnsi="Arial" w:cs="Arial"/>
          <w:iCs/>
          <w:sz w:val="20"/>
          <w:szCs w:val="20"/>
        </w:rPr>
        <w:t>s</w:t>
      </w:r>
      <w:r w:rsidR="00856A64" w:rsidRPr="00E9528B">
        <w:rPr>
          <w:rFonts w:ascii="Arial" w:hAnsi="Arial" w:cs="Arial"/>
          <w:iCs/>
          <w:sz w:val="20"/>
          <w:szCs w:val="20"/>
        </w:rPr>
        <w:t xml:space="preserve"> reported</w:t>
      </w:r>
      <w:r w:rsidR="00AC1D40" w:rsidRPr="00E9528B">
        <w:rPr>
          <w:rFonts w:ascii="Arial" w:hAnsi="Arial" w:cs="Arial"/>
          <w:iCs/>
          <w:sz w:val="20"/>
          <w:szCs w:val="20"/>
        </w:rPr>
        <w:t xml:space="preserve"> for </w:t>
      </w:r>
      <w:r w:rsidR="00644DA0" w:rsidRPr="00E9528B">
        <w:rPr>
          <w:rFonts w:ascii="Arial" w:hAnsi="Arial" w:cs="Arial"/>
          <w:iCs/>
          <w:sz w:val="20"/>
          <w:szCs w:val="20"/>
        </w:rPr>
        <w:t xml:space="preserve">each </w:t>
      </w:r>
      <w:r w:rsidR="00AC1D40" w:rsidRPr="00E9528B">
        <w:rPr>
          <w:rFonts w:ascii="Arial" w:hAnsi="Arial" w:cs="Arial"/>
          <w:iCs/>
          <w:sz w:val="20"/>
          <w:szCs w:val="20"/>
        </w:rPr>
        <w:t xml:space="preserve">bacterial </w:t>
      </w:r>
      <w:r w:rsidR="00644DA0" w:rsidRPr="00E9528B">
        <w:rPr>
          <w:rFonts w:ascii="Arial" w:hAnsi="Arial" w:cs="Arial"/>
          <w:iCs/>
          <w:sz w:val="20"/>
          <w:szCs w:val="20"/>
        </w:rPr>
        <w:t>microorganism</w:t>
      </w:r>
      <w:r w:rsidR="00D23410" w:rsidRPr="00E9528B">
        <w:rPr>
          <w:rFonts w:ascii="Arial" w:hAnsi="Arial" w:cs="Arial"/>
          <w:iCs/>
          <w:sz w:val="20"/>
          <w:szCs w:val="20"/>
        </w:rPr>
        <w:t xml:space="preserve"> (Table 1 and SI section </w:t>
      </w:r>
      <w:r w:rsidR="00464502" w:rsidRPr="00E9528B">
        <w:rPr>
          <w:rFonts w:ascii="Arial" w:hAnsi="Arial" w:cs="Arial"/>
          <w:i/>
          <w:sz w:val="20"/>
          <w:szCs w:val="20"/>
        </w:rPr>
        <w:t>prevalence estimates</w:t>
      </w:r>
      <w:r w:rsidR="00D23410" w:rsidRPr="00E9528B">
        <w:rPr>
          <w:rFonts w:ascii="Arial" w:hAnsi="Arial" w:cs="Arial"/>
          <w:iCs/>
          <w:sz w:val="20"/>
          <w:szCs w:val="20"/>
        </w:rPr>
        <w:t>)</w:t>
      </w:r>
      <w:r w:rsidR="003A4ECB" w:rsidRPr="00E9528B">
        <w:rPr>
          <w:rFonts w:ascii="Arial" w:hAnsi="Arial" w:cs="Arial"/>
          <w:iCs/>
          <w:sz w:val="20"/>
          <w:szCs w:val="20"/>
        </w:rPr>
        <w:t xml:space="preserve">, other studies have also pointed at this </w:t>
      </w:r>
      <w:r w:rsidR="00E03D77" w:rsidRPr="00E9528B">
        <w:rPr>
          <w:rFonts w:ascii="Arial" w:hAnsi="Arial" w:cs="Arial"/>
          <w:iCs/>
          <w:sz w:val="20"/>
          <w:szCs w:val="20"/>
        </w:rPr>
        <w:t xml:space="preserve">stability in prevalence </w:t>
      </w:r>
      <w:r w:rsidR="003A4ECB" w:rsidRPr="00E9528B">
        <w:rPr>
          <w:rFonts w:ascii="Arial" w:hAnsi="Arial" w:cs="Arial"/>
          <w:iCs/>
          <w:sz w:val="20"/>
          <w:szCs w:val="20"/>
        </w:rPr>
        <w:t>for</w:t>
      </w:r>
      <w:r w:rsidR="00E03D77" w:rsidRPr="00E9528B">
        <w:rPr>
          <w:rFonts w:ascii="Arial" w:hAnsi="Arial" w:cs="Arial"/>
          <w:iCs/>
          <w:sz w:val="20"/>
          <w:szCs w:val="20"/>
        </w:rPr>
        <w:t xml:space="preserve"> resistant strains of</w:t>
      </w:r>
      <w:r w:rsidR="003A4ECB" w:rsidRPr="00E9528B">
        <w:rPr>
          <w:rFonts w:ascii="Arial" w:hAnsi="Arial" w:cs="Arial"/>
          <w:iCs/>
          <w:sz w:val="20"/>
          <w:szCs w:val="20"/>
        </w:rPr>
        <w:t xml:space="preserve"> </w:t>
      </w:r>
      <w:r w:rsidR="003A4ECB" w:rsidRPr="00E9528B">
        <w:rPr>
          <w:rFonts w:ascii="Arial" w:hAnsi="Arial" w:cs="Arial"/>
          <w:i/>
          <w:sz w:val="20"/>
          <w:szCs w:val="20"/>
        </w:rPr>
        <w:t>S. pneumoniae</w:t>
      </w:r>
      <w:r w:rsidR="003A4ECB" w:rsidRPr="00E9528B">
        <w:rPr>
          <w:rFonts w:ascii="Arial" w:hAnsi="Arial" w:cs="Arial"/>
          <w:iCs/>
          <w:sz w:val="20"/>
          <w:szCs w:val="20"/>
        </w:rPr>
        <w:t xml:space="preserve">, and </w:t>
      </w:r>
      <w:r w:rsidR="003A4ECB" w:rsidRPr="00E9528B">
        <w:rPr>
          <w:rFonts w:ascii="Arial" w:hAnsi="Arial" w:cs="Arial"/>
          <w:i/>
          <w:sz w:val="20"/>
          <w:szCs w:val="20"/>
        </w:rPr>
        <w:t xml:space="preserve">S. aureus </w:t>
      </w:r>
      <w:r w:rsidR="003A4ECB" w:rsidRPr="00E9528B">
        <w:rPr>
          <w:rFonts w:ascii="Arial" w:hAnsi="Arial" w:cs="Arial"/>
          <w:i/>
          <w:sz w:val="20"/>
          <w:szCs w:val="20"/>
        </w:rPr>
        <w:fldChar w:fldCharType="begin"/>
      </w:r>
      <w:r w:rsidR="00DC481C">
        <w:rPr>
          <w:rFonts w:ascii="Arial" w:hAnsi="Arial" w:cs="Arial"/>
          <w:i/>
          <w:sz w:val="20"/>
          <w:szCs w:val="20"/>
        </w:rPr>
        <w:instrText xml:space="preserve"> ADDIN ZOTERO_ITEM CSL_CITATION {"citationID":"a2ejshrtcrh","properties":{"formattedCitation":"\\super 30\\nosupersub{}","plainCitation":"30","noteIndex":0},"citationItems":[{"id":1006,"uris":["http://zotero.org/users/9551388/items/FZYQ6G9G"],"itemData":{"id":1006,"type":"article-journal","abstract":"Significance\n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A4ECB" w:rsidRPr="00E9528B">
        <w:rPr>
          <w:rFonts w:ascii="Arial" w:hAnsi="Arial" w:cs="Arial"/>
          <w:i/>
          <w:sz w:val="20"/>
          <w:szCs w:val="20"/>
        </w:rPr>
        <w:fldChar w:fldCharType="separate"/>
      </w:r>
      <w:r w:rsidR="00DC481C" w:rsidRPr="00DC481C">
        <w:rPr>
          <w:rFonts w:ascii="Arial" w:hAnsi="Arial" w:cs="Arial"/>
          <w:sz w:val="20"/>
          <w:vertAlign w:val="superscript"/>
          <w:lang w:val="en-GB"/>
        </w:rPr>
        <w:t>30</w:t>
      </w:r>
      <w:r w:rsidR="003A4ECB" w:rsidRPr="00E9528B">
        <w:rPr>
          <w:rFonts w:ascii="Arial" w:hAnsi="Arial" w:cs="Arial"/>
          <w:i/>
          <w:sz w:val="20"/>
          <w:szCs w:val="20"/>
        </w:rPr>
        <w:fldChar w:fldCharType="end"/>
      </w:r>
      <w:r w:rsidR="004D638E" w:rsidRPr="00E9528B">
        <w:rPr>
          <w:rFonts w:ascii="Arial" w:hAnsi="Arial" w:cs="Arial"/>
          <w:iCs/>
          <w:sz w:val="20"/>
          <w:szCs w:val="20"/>
        </w:rPr>
        <w:t xml:space="preserve">. </w:t>
      </w:r>
      <w:r w:rsidR="00C2711E" w:rsidRPr="00E9528B">
        <w:rPr>
          <w:rFonts w:ascii="Arial" w:hAnsi="Arial" w:cs="Arial"/>
          <w:iCs/>
          <w:sz w:val="20"/>
          <w:szCs w:val="20"/>
        </w:rPr>
        <w:t>E</w:t>
      </w:r>
      <w:r w:rsidR="004D638E" w:rsidRPr="00E9528B">
        <w:rPr>
          <w:rFonts w:ascii="Arial" w:hAnsi="Arial" w:cs="Arial"/>
          <w:iCs/>
          <w:sz w:val="20"/>
          <w:szCs w:val="20"/>
        </w:rPr>
        <w:t xml:space="preserve">cological </w:t>
      </w:r>
      <w:r w:rsidR="00C2711E" w:rsidRPr="00E9528B">
        <w:rPr>
          <w:rFonts w:ascii="Arial" w:hAnsi="Arial" w:cs="Arial"/>
          <w:iCs/>
          <w:sz w:val="20"/>
          <w:szCs w:val="20"/>
        </w:rPr>
        <w:t xml:space="preserve">theory </w:t>
      </w:r>
      <w:r w:rsidR="007800F1">
        <w:rPr>
          <w:rFonts w:ascii="Arial" w:hAnsi="Arial" w:cs="Arial"/>
          <w:iCs/>
          <w:sz w:val="20"/>
          <w:szCs w:val="20"/>
        </w:rPr>
        <w:t>present</w:t>
      </w:r>
      <w:r w:rsidR="00C2711E" w:rsidRPr="00E9528B">
        <w:rPr>
          <w:rFonts w:ascii="Arial" w:hAnsi="Arial" w:cs="Arial"/>
          <w:iCs/>
          <w:sz w:val="20"/>
          <w:szCs w:val="20"/>
        </w:rPr>
        <w:t xml:space="preserve"> </w:t>
      </w:r>
      <w:r w:rsidR="00691D55" w:rsidRPr="00E9528B">
        <w:rPr>
          <w:rFonts w:ascii="Arial" w:hAnsi="Arial" w:cs="Arial"/>
          <w:iCs/>
          <w:sz w:val="20"/>
          <w:szCs w:val="20"/>
        </w:rPr>
        <w:t xml:space="preserve">mechanistic principles </w:t>
      </w:r>
      <w:r w:rsidR="007E3F88" w:rsidRPr="00E9528B">
        <w:rPr>
          <w:rFonts w:ascii="Arial" w:hAnsi="Arial" w:cs="Arial"/>
          <w:iCs/>
          <w:sz w:val="20"/>
          <w:szCs w:val="20"/>
        </w:rPr>
        <w:t>should</w:t>
      </w:r>
      <w:r w:rsidR="00691D55" w:rsidRPr="00E9528B">
        <w:rPr>
          <w:rFonts w:ascii="Arial" w:hAnsi="Arial" w:cs="Arial"/>
          <w:iCs/>
          <w:sz w:val="20"/>
          <w:szCs w:val="20"/>
        </w:rPr>
        <w:t xml:space="preserve"> determine population density</w:t>
      </w:r>
      <w:r w:rsidR="00760472" w:rsidRPr="00E9528B">
        <w:rPr>
          <w:rFonts w:ascii="Arial" w:hAnsi="Arial" w:cs="Arial"/>
          <w:iCs/>
          <w:sz w:val="20"/>
          <w:szCs w:val="20"/>
        </w:rPr>
        <w:t xml:space="preserve"> </w:t>
      </w:r>
      <w:r w:rsidR="00760472" w:rsidRPr="004602E4">
        <w:rPr>
          <w:rFonts w:ascii="Arial" w:hAnsi="Arial" w:cs="Arial"/>
          <w:iCs/>
          <w:color w:val="FF0000"/>
          <w:sz w:val="20"/>
          <w:szCs w:val="20"/>
        </w:rPr>
        <w:t>(cite)</w:t>
      </w:r>
      <w:r w:rsidR="00C2711E" w:rsidRPr="00E9528B">
        <w:rPr>
          <w:rFonts w:ascii="Arial" w:hAnsi="Arial" w:cs="Arial"/>
          <w:iCs/>
          <w:sz w:val="20"/>
          <w:szCs w:val="20"/>
        </w:rPr>
        <w:t xml:space="preserve">, </w:t>
      </w:r>
      <w:r w:rsidR="004D638E" w:rsidRPr="00E9528B">
        <w:rPr>
          <w:rFonts w:ascii="Arial" w:hAnsi="Arial" w:cs="Arial"/>
          <w:iCs/>
          <w:sz w:val="20"/>
          <w:szCs w:val="20"/>
        </w:rPr>
        <w:t xml:space="preserve">we argue that </w:t>
      </w:r>
      <w:r w:rsidR="00C2711E" w:rsidRPr="00E9528B">
        <w:rPr>
          <w:rFonts w:ascii="Arial" w:hAnsi="Arial" w:cs="Arial"/>
          <w:iCs/>
          <w:sz w:val="20"/>
          <w:szCs w:val="20"/>
        </w:rPr>
        <w:t>those mechanisms</w:t>
      </w:r>
      <w:r w:rsidR="004D638E" w:rsidRPr="00E9528B">
        <w:rPr>
          <w:rFonts w:ascii="Arial" w:hAnsi="Arial" w:cs="Arial"/>
          <w:iCs/>
          <w:sz w:val="20"/>
          <w:szCs w:val="20"/>
        </w:rPr>
        <w:t xml:space="preserve"> can also be thought to </w:t>
      </w:r>
      <w:r w:rsidR="00C2711E" w:rsidRPr="00E9528B">
        <w:rPr>
          <w:rFonts w:ascii="Arial" w:hAnsi="Arial" w:cs="Arial"/>
          <w:iCs/>
          <w:sz w:val="20"/>
          <w:szCs w:val="20"/>
        </w:rPr>
        <w:t xml:space="preserve">determine population density in communities of microorganisms inhabiting different body sites in </w:t>
      </w:r>
      <w:r w:rsidR="00E15951" w:rsidRPr="00E9528B">
        <w:rPr>
          <w:rFonts w:ascii="Arial" w:hAnsi="Arial" w:cs="Arial"/>
          <w:iCs/>
          <w:sz w:val="20"/>
          <w:szCs w:val="20"/>
        </w:rPr>
        <w:t>humans.</w:t>
      </w:r>
      <w:r w:rsidR="00B93BA4" w:rsidRPr="00E9528B">
        <w:rPr>
          <w:rFonts w:ascii="Arial" w:hAnsi="Arial" w:cs="Arial"/>
          <w:iCs/>
          <w:sz w:val="20"/>
          <w:szCs w:val="20"/>
        </w:rPr>
        <w:t xml:space="preserve"> Armed with </w:t>
      </w:r>
      <w:r w:rsidR="00F54B75" w:rsidRPr="00E9528B">
        <w:rPr>
          <w:rFonts w:ascii="Arial" w:hAnsi="Arial" w:cs="Arial"/>
          <w:iCs/>
          <w:sz w:val="20"/>
          <w:szCs w:val="20"/>
        </w:rPr>
        <w:t>these</w:t>
      </w:r>
      <w:r w:rsidR="00B93BA4" w:rsidRPr="00E9528B">
        <w:rPr>
          <w:rFonts w:ascii="Arial" w:hAnsi="Arial" w:cs="Arial"/>
          <w:iCs/>
          <w:sz w:val="20"/>
          <w:szCs w:val="20"/>
        </w:rPr>
        <w:t xml:space="preserve"> experimental and theoretical arguments we </w:t>
      </w:r>
      <w:r w:rsidR="00273DAD" w:rsidRPr="00E9528B">
        <w:rPr>
          <w:rFonts w:ascii="Arial" w:hAnsi="Arial" w:cs="Arial"/>
          <w:iCs/>
          <w:sz w:val="20"/>
          <w:szCs w:val="20"/>
        </w:rPr>
        <w:t xml:space="preserve">set </w:t>
      </w:r>
      <m:oMath>
        <m:r>
          <m:rPr>
            <m:sty m:val="p"/>
          </m:rPr>
          <w:rPr>
            <w:rFonts w:ascii="Cambria Math" w:hAnsi="Cambria Math" w:cs="Arial"/>
            <w:sz w:val="20"/>
            <w:szCs w:val="20"/>
          </w:rPr>
          <m:t>γ</m:t>
        </m:r>
      </m:oMath>
      <w:r w:rsidR="00273DAD" w:rsidRPr="00E9528B">
        <w:rPr>
          <w:rFonts w:ascii="Arial" w:hAnsi="Arial" w:cs="Arial"/>
          <w:iCs/>
          <w:sz w:val="20"/>
          <w:szCs w:val="20"/>
        </w:rPr>
        <w:t xml:space="preserve"> for each microorganism</w:t>
      </w:r>
      <w:r w:rsidR="00515766" w:rsidRPr="00E9528B">
        <w:rPr>
          <w:rFonts w:ascii="Arial" w:hAnsi="Arial" w:cs="Arial"/>
          <w:iCs/>
          <w:sz w:val="20"/>
          <w:szCs w:val="20"/>
        </w:rPr>
        <w:t xml:space="preserve"> and studied the sensitivity of the inference to different values of this parameter</w:t>
      </w:r>
      <w:r w:rsidR="003A4ECB" w:rsidRPr="00E9528B">
        <w:rPr>
          <w:rFonts w:ascii="Arial" w:hAnsi="Arial" w:cs="Arial"/>
          <w:iCs/>
          <w:sz w:val="20"/>
          <w:szCs w:val="20"/>
        </w:rPr>
        <w:t xml:space="preserve"> taken from the observational studies</w:t>
      </w:r>
      <w:r w:rsidR="00171786" w:rsidRPr="00E9528B">
        <w:rPr>
          <w:rFonts w:ascii="Arial" w:hAnsi="Arial" w:cs="Arial"/>
          <w:iCs/>
          <w:sz w:val="20"/>
          <w:szCs w:val="20"/>
        </w:rPr>
        <w:t>.</w:t>
      </w:r>
    </w:p>
    <w:p w14:paraId="70F5E64E" w14:textId="77777777" w:rsidR="00170E01" w:rsidRPr="00E9528B" w:rsidRDefault="00170E01" w:rsidP="00C7620C">
      <w:pPr>
        <w:jc w:val="both"/>
        <w:rPr>
          <w:rFonts w:ascii="Arial" w:hAnsi="Arial" w:cs="Arial"/>
          <w:iCs/>
          <w:sz w:val="20"/>
          <w:szCs w:val="20"/>
        </w:rPr>
      </w:pPr>
    </w:p>
    <w:p w14:paraId="1FCB6DD3" w14:textId="72B2D6EC" w:rsidR="00BB0B5B" w:rsidRPr="00E9528B" w:rsidRDefault="000B6848" w:rsidP="00C7620C">
      <w:pPr>
        <w:jc w:val="both"/>
        <w:rPr>
          <w:rFonts w:ascii="Arial" w:hAnsi="Arial" w:cs="Arial"/>
          <w:iCs/>
          <w:sz w:val="20"/>
          <w:szCs w:val="20"/>
        </w:rPr>
      </w:pPr>
      <w:r w:rsidRPr="00E9528B">
        <w:rPr>
          <w:rFonts w:ascii="Arial" w:hAnsi="Arial" w:cs="Arial"/>
          <w:iCs/>
          <w:sz w:val="20"/>
          <w:szCs w:val="20"/>
        </w:rPr>
        <w:t xml:space="preserve">We assumed the decolonization rate was constant for all </w:t>
      </w:r>
      <w:r w:rsidR="00AC1D40" w:rsidRPr="00E9528B">
        <w:rPr>
          <w:rFonts w:ascii="Arial" w:hAnsi="Arial" w:cs="Arial"/>
          <w:iCs/>
          <w:sz w:val="20"/>
          <w:szCs w:val="20"/>
        </w:rPr>
        <w:t>microorganisms</w:t>
      </w:r>
      <w:r w:rsidR="002A0439" w:rsidRPr="00E9528B">
        <w:rPr>
          <w:rFonts w:ascii="Arial" w:hAnsi="Arial" w:cs="Arial"/>
          <w:iCs/>
          <w:sz w:val="20"/>
          <w:szCs w:val="20"/>
        </w:rPr>
        <w:t>, however</w:t>
      </w:r>
      <w:r w:rsidR="00213EB4" w:rsidRPr="00E9528B">
        <w:rPr>
          <w:rFonts w:ascii="Arial" w:hAnsi="Arial" w:cs="Arial"/>
          <w:iCs/>
          <w:sz w:val="20"/>
          <w:szCs w:val="20"/>
        </w:rPr>
        <w:t xml:space="preserve"> is known</w:t>
      </w:r>
      <w:r w:rsidR="007C5B35" w:rsidRPr="00E9528B">
        <w:rPr>
          <w:rFonts w:ascii="Arial" w:hAnsi="Arial" w:cs="Arial"/>
          <w:iCs/>
          <w:sz w:val="20"/>
          <w:szCs w:val="20"/>
        </w:rPr>
        <w:t xml:space="preserve"> for example</w:t>
      </w:r>
      <w:r w:rsidR="00AC1D40" w:rsidRPr="00E9528B">
        <w:rPr>
          <w:rFonts w:ascii="Arial" w:hAnsi="Arial" w:cs="Arial"/>
          <w:iCs/>
          <w:sz w:val="20"/>
          <w:szCs w:val="20"/>
        </w:rPr>
        <w:t xml:space="preserve"> that </w:t>
      </w:r>
      <w:r w:rsidR="00C2711E" w:rsidRPr="00E9528B">
        <w:rPr>
          <w:rFonts w:ascii="Arial" w:hAnsi="Arial" w:cs="Arial"/>
          <w:i/>
          <w:sz w:val="20"/>
          <w:szCs w:val="20"/>
        </w:rPr>
        <w:t>S</w:t>
      </w:r>
      <w:r w:rsidR="00AC1D40" w:rsidRPr="00E9528B">
        <w:rPr>
          <w:rFonts w:ascii="Arial" w:hAnsi="Arial" w:cs="Arial"/>
          <w:i/>
          <w:sz w:val="20"/>
          <w:szCs w:val="20"/>
        </w:rPr>
        <w:t>. pneumoniae</w:t>
      </w:r>
      <w:r w:rsidR="00213EB4" w:rsidRPr="00E9528B">
        <w:rPr>
          <w:rFonts w:ascii="Arial" w:hAnsi="Arial" w:cs="Arial"/>
          <w:iCs/>
          <w:sz w:val="20"/>
          <w:szCs w:val="20"/>
        </w:rPr>
        <w:t xml:space="preserve"> bacterial </w:t>
      </w:r>
      <w:r w:rsidR="00C2711E" w:rsidRPr="00E9528B">
        <w:rPr>
          <w:rFonts w:ascii="Arial" w:hAnsi="Arial" w:cs="Arial"/>
          <w:iCs/>
          <w:sz w:val="20"/>
          <w:szCs w:val="20"/>
        </w:rPr>
        <w:t>clearance</w:t>
      </w:r>
      <w:r w:rsidR="003A3CFA" w:rsidRPr="00E9528B">
        <w:rPr>
          <w:rFonts w:ascii="Arial" w:hAnsi="Arial" w:cs="Arial"/>
          <w:iCs/>
          <w:sz w:val="20"/>
          <w:szCs w:val="20"/>
        </w:rPr>
        <w:t>s</w:t>
      </w:r>
      <w:r w:rsidR="00C2711E" w:rsidRPr="00E9528B">
        <w:rPr>
          <w:rFonts w:ascii="Arial" w:hAnsi="Arial" w:cs="Arial"/>
          <w:iCs/>
          <w:sz w:val="20"/>
          <w:szCs w:val="20"/>
        </w:rPr>
        <w:t xml:space="preserve"> </w:t>
      </w:r>
      <w:r w:rsidR="003A3CFA" w:rsidRPr="00E9528B">
        <w:rPr>
          <w:rFonts w:ascii="Arial" w:hAnsi="Arial" w:cs="Arial"/>
          <w:iCs/>
          <w:sz w:val="20"/>
          <w:szCs w:val="20"/>
        </w:rPr>
        <w:t>are</w:t>
      </w:r>
      <w:r w:rsidR="007C5B35" w:rsidRPr="00E9528B">
        <w:rPr>
          <w:rFonts w:ascii="Arial" w:hAnsi="Arial" w:cs="Arial"/>
          <w:iCs/>
          <w:sz w:val="20"/>
          <w:szCs w:val="20"/>
        </w:rPr>
        <w:t xml:space="preserve"> </w:t>
      </w:r>
      <w:r w:rsidR="00C2711E" w:rsidRPr="00E9528B">
        <w:rPr>
          <w:rFonts w:ascii="Arial" w:hAnsi="Arial" w:cs="Arial"/>
          <w:iCs/>
          <w:sz w:val="20"/>
          <w:szCs w:val="20"/>
        </w:rPr>
        <w:t xml:space="preserve">strain </w:t>
      </w:r>
      <w:r w:rsidR="00B7413D" w:rsidRPr="00E9528B">
        <w:rPr>
          <w:rFonts w:ascii="Arial" w:hAnsi="Arial" w:cs="Arial"/>
          <w:iCs/>
          <w:sz w:val="20"/>
          <w:szCs w:val="20"/>
        </w:rPr>
        <w:t>dependent</w:t>
      </w:r>
      <w:r w:rsidR="00C2711E" w:rsidRPr="00E9528B">
        <w:rPr>
          <w:rFonts w:ascii="Arial" w:hAnsi="Arial" w:cs="Arial"/>
          <w:iCs/>
          <w:sz w:val="20"/>
          <w:szCs w:val="20"/>
        </w:rPr>
        <w:t xml:space="preserve"> </w:t>
      </w:r>
      <w:r w:rsidR="003D466F" w:rsidRPr="00E9528B">
        <w:rPr>
          <w:rFonts w:ascii="Arial" w:hAnsi="Arial" w:cs="Arial"/>
          <w:iCs/>
          <w:sz w:val="20"/>
          <w:szCs w:val="20"/>
        </w:rPr>
        <w:fldChar w:fldCharType="begin"/>
      </w:r>
      <w:r w:rsidR="00DC481C">
        <w:rPr>
          <w:rFonts w:ascii="Arial" w:hAnsi="Arial" w:cs="Arial"/>
          <w:iCs/>
          <w:sz w:val="20"/>
          <w:szCs w:val="20"/>
        </w:rPr>
        <w:instrText xml:space="preserve"> ADDIN ZOTERO_ITEM CSL_CITATION {"citationID":"af7hfb8do0","properties":{"formattedCitation":"\\super 30\\nosupersub{}","plainCitation":"30","noteIndex":0},"citationItems":[{"id":1006,"uris":["http://zotero.org/users/9551388/items/FZYQ6G9G"],"itemData":{"id":1006,"type":"article-journal","abstract":"Significance\n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D466F" w:rsidRPr="00E9528B">
        <w:rPr>
          <w:rFonts w:ascii="Arial" w:hAnsi="Arial" w:cs="Arial"/>
          <w:iCs/>
          <w:sz w:val="20"/>
          <w:szCs w:val="20"/>
        </w:rPr>
        <w:fldChar w:fldCharType="separate"/>
      </w:r>
      <w:r w:rsidR="00DC481C" w:rsidRPr="00DC481C">
        <w:rPr>
          <w:rFonts w:ascii="Arial" w:hAnsi="Arial" w:cs="Arial"/>
          <w:sz w:val="20"/>
          <w:vertAlign w:val="superscript"/>
          <w:lang w:val="en-GB"/>
        </w:rPr>
        <w:t>30</w:t>
      </w:r>
      <w:r w:rsidR="003D466F" w:rsidRPr="00E9528B">
        <w:rPr>
          <w:rFonts w:ascii="Arial" w:hAnsi="Arial" w:cs="Arial"/>
          <w:iCs/>
          <w:sz w:val="20"/>
          <w:szCs w:val="20"/>
        </w:rPr>
        <w:fldChar w:fldCharType="end"/>
      </w:r>
      <w:r w:rsidR="00226653" w:rsidRPr="00E9528B">
        <w:rPr>
          <w:rFonts w:ascii="Arial" w:hAnsi="Arial" w:cs="Arial"/>
          <w:iCs/>
          <w:sz w:val="20"/>
          <w:szCs w:val="20"/>
        </w:rPr>
        <w:t>. Host clearance rates for</w:t>
      </w:r>
      <w:r w:rsidR="00FE2816" w:rsidRPr="00E9528B">
        <w:rPr>
          <w:rFonts w:ascii="Arial" w:hAnsi="Arial" w:cs="Arial"/>
          <w:iCs/>
          <w:sz w:val="20"/>
          <w:szCs w:val="20"/>
        </w:rPr>
        <w:t xml:space="preserve"> </w:t>
      </w:r>
      <w:r w:rsidR="00273DAD" w:rsidRPr="00E9528B">
        <w:rPr>
          <w:rFonts w:ascii="Arial" w:hAnsi="Arial" w:cs="Arial"/>
          <w:iCs/>
          <w:sz w:val="20"/>
          <w:szCs w:val="20"/>
        </w:rPr>
        <w:t xml:space="preserve">the </w:t>
      </w:r>
      <w:r w:rsidR="00226653" w:rsidRPr="00E9528B">
        <w:rPr>
          <w:rFonts w:ascii="Arial" w:hAnsi="Arial" w:cs="Arial"/>
          <w:iCs/>
          <w:sz w:val="20"/>
          <w:szCs w:val="20"/>
        </w:rPr>
        <w:t>bacteria</w:t>
      </w:r>
      <w:r w:rsidR="00273DAD" w:rsidRPr="00E9528B">
        <w:rPr>
          <w:rFonts w:ascii="Arial" w:hAnsi="Arial" w:cs="Arial"/>
          <w:iCs/>
          <w:sz w:val="20"/>
          <w:szCs w:val="20"/>
        </w:rPr>
        <w:t xml:space="preserve"> studied in this work</w:t>
      </w:r>
      <w:r w:rsidR="00935400" w:rsidRPr="00E9528B">
        <w:rPr>
          <w:rFonts w:ascii="Arial" w:hAnsi="Arial" w:cs="Arial"/>
          <w:iCs/>
          <w:sz w:val="20"/>
          <w:szCs w:val="20"/>
        </w:rPr>
        <w:t xml:space="preserve"> are reported between 5 </w:t>
      </w:r>
      <w:r w:rsidR="00273DAD" w:rsidRPr="00E9528B">
        <w:rPr>
          <w:rFonts w:ascii="Arial" w:hAnsi="Arial" w:cs="Arial"/>
          <w:iCs/>
          <w:sz w:val="20"/>
          <w:szCs w:val="20"/>
        </w:rPr>
        <w:t xml:space="preserve">months </w:t>
      </w:r>
      <w:r w:rsidR="00935400" w:rsidRPr="00E9528B">
        <w:rPr>
          <w:rFonts w:ascii="Arial" w:hAnsi="Arial" w:cs="Arial"/>
          <w:iCs/>
          <w:sz w:val="20"/>
          <w:szCs w:val="20"/>
        </w:rPr>
        <w:t>to 2</w:t>
      </w:r>
      <w:r w:rsidR="009A269E" w:rsidRPr="00E9528B">
        <w:rPr>
          <w:rFonts w:ascii="Arial" w:hAnsi="Arial" w:cs="Arial"/>
          <w:iCs/>
          <w:sz w:val="20"/>
          <w:szCs w:val="20"/>
        </w:rPr>
        <w:t xml:space="preserve"> years</w:t>
      </w:r>
      <w:r w:rsidR="009060D5" w:rsidRPr="00E9528B">
        <w:rPr>
          <w:rFonts w:ascii="Arial" w:hAnsi="Arial" w:cs="Arial"/>
          <w:iCs/>
          <w:sz w:val="20"/>
          <w:szCs w:val="20"/>
        </w:rPr>
        <w:t xml:space="preserve"> </w:t>
      </w:r>
      <w:r w:rsidR="009060D5" w:rsidRPr="00E9528B">
        <w:rPr>
          <w:rFonts w:ascii="Arial" w:hAnsi="Arial" w:cs="Arial"/>
          <w:iCs/>
          <w:sz w:val="20"/>
          <w:szCs w:val="20"/>
        </w:rPr>
        <w:fldChar w:fldCharType="begin"/>
      </w:r>
      <w:r w:rsidR="00DC481C">
        <w:rPr>
          <w:rFonts w:ascii="Arial" w:hAnsi="Arial" w:cs="Arial"/>
          <w:iCs/>
          <w:sz w:val="20"/>
          <w:szCs w:val="20"/>
        </w:rPr>
        <w:instrText xml:space="preserve"> ADDIN ZOTERO_ITEM CSL_CITATION {"citationID":"a2buisruja5","properties":{"formattedCitation":"\\super 10,24\\nosupersub{}","plainCitation":"10,24","noteIndex":0},"citationItems":[{"id":614,"uris":["http://zotero.org/users/9551388/items/BSYW8TSY"],"itemData":{"id":614,"type":"article-journal","container-title":"American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009060D5" w:rsidRPr="00E9528B">
        <w:rPr>
          <w:rFonts w:ascii="Arial" w:hAnsi="Arial" w:cs="Arial"/>
          <w:iCs/>
          <w:sz w:val="20"/>
          <w:szCs w:val="20"/>
        </w:rPr>
        <w:fldChar w:fldCharType="separate"/>
      </w:r>
      <w:r w:rsidR="00DC481C" w:rsidRPr="00DC481C">
        <w:rPr>
          <w:rFonts w:ascii="Arial" w:hAnsi="Arial" w:cs="Arial"/>
          <w:sz w:val="20"/>
          <w:vertAlign w:val="superscript"/>
          <w:lang w:val="en-GB"/>
        </w:rPr>
        <w:t>10,24</w:t>
      </w:r>
      <w:r w:rsidR="009060D5" w:rsidRPr="00E9528B">
        <w:rPr>
          <w:rFonts w:ascii="Arial" w:hAnsi="Arial" w:cs="Arial"/>
          <w:iCs/>
          <w:sz w:val="20"/>
          <w:szCs w:val="20"/>
        </w:rPr>
        <w:fldChar w:fldCharType="end"/>
      </w:r>
      <w:r w:rsidR="009A269E" w:rsidRPr="00E9528B">
        <w:rPr>
          <w:rFonts w:ascii="Arial" w:hAnsi="Arial" w:cs="Arial"/>
          <w:iCs/>
          <w:sz w:val="20"/>
          <w:szCs w:val="20"/>
        </w:rPr>
        <w:t xml:space="preserve"> </w:t>
      </w:r>
      <w:r w:rsidR="00935400" w:rsidRPr="00E9528B">
        <w:rPr>
          <w:rFonts w:ascii="Arial" w:hAnsi="Arial" w:cs="Arial"/>
          <w:iCs/>
          <w:sz w:val="20"/>
          <w:szCs w:val="20"/>
        </w:rPr>
        <w:t xml:space="preserve">(cite Cooper, Sen, K pneumoniae and </w:t>
      </w:r>
      <w:r w:rsidR="00935400" w:rsidRPr="00E9528B">
        <w:rPr>
          <w:rFonts w:ascii="Arial" w:hAnsi="Arial" w:cs="Arial"/>
          <w:i/>
          <w:sz w:val="20"/>
          <w:szCs w:val="20"/>
        </w:rPr>
        <w:t>E coli</w:t>
      </w:r>
      <w:r w:rsidR="00935400" w:rsidRPr="00E9528B">
        <w:rPr>
          <w:rFonts w:ascii="Arial" w:hAnsi="Arial" w:cs="Arial"/>
          <w:iCs/>
          <w:sz w:val="20"/>
          <w:szCs w:val="20"/>
        </w:rPr>
        <w:t>)</w:t>
      </w:r>
      <w:r w:rsidR="00AF0D3C" w:rsidRPr="00E9528B">
        <w:rPr>
          <w:rFonts w:ascii="Arial" w:hAnsi="Arial" w:cs="Arial"/>
          <w:iCs/>
          <w:sz w:val="20"/>
          <w:szCs w:val="20"/>
        </w:rPr>
        <w:t>.</w:t>
      </w:r>
      <w:r w:rsidR="00C2711E" w:rsidRPr="00E9528B">
        <w:rPr>
          <w:rFonts w:ascii="Arial" w:hAnsi="Arial" w:cs="Arial"/>
          <w:iCs/>
          <w:sz w:val="20"/>
          <w:szCs w:val="20"/>
        </w:rPr>
        <w:t xml:space="preserve"> </w:t>
      </w:r>
      <w:r w:rsidR="009E6033" w:rsidRPr="00E9528B">
        <w:rPr>
          <w:rFonts w:ascii="Arial" w:hAnsi="Arial" w:cs="Arial"/>
          <w:iCs/>
          <w:sz w:val="20"/>
          <w:szCs w:val="20"/>
        </w:rPr>
        <w:t xml:space="preserve">We derived a mathematical expression based on the mean-field approximation of the system and showed that the system </w:t>
      </w:r>
      <w:r w:rsidR="00226653" w:rsidRPr="00E9528B">
        <w:rPr>
          <w:rFonts w:ascii="Arial" w:hAnsi="Arial" w:cs="Arial"/>
          <w:iCs/>
          <w:sz w:val="20"/>
          <w:szCs w:val="20"/>
        </w:rPr>
        <w:t xml:space="preserve">is </w:t>
      </w:r>
      <w:r w:rsidR="009E6033" w:rsidRPr="00E9528B">
        <w:rPr>
          <w:rFonts w:ascii="Arial" w:hAnsi="Arial" w:cs="Arial"/>
          <w:iCs/>
          <w:sz w:val="20"/>
          <w:szCs w:val="20"/>
        </w:rPr>
        <w:t>not</w:t>
      </w:r>
      <w:r w:rsidR="00FE2816" w:rsidRPr="00E9528B">
        <w:rPr>
          <w:rFonts w:ascii="Arial" w:hAnsi="Arial" w:cs="Arial"/>
          <w:iCs/>
          <w:sz w:val="20"/>
          <w:szCs w:val="20"/>
        </w:rPr>
        <w:t xml:space="preserve"> </w:t>
      </w:r>
      <w:r w:rsidR="009E6033" w:rsidRPr="00E9528B">
        <w:rPr>
          <w:rFonts w:ascii="Arial" w:hAnsi="Arial" w:cs="Arial"/>
          <w:iCs/>
          <w:sz w:val="20"/>
          <w:szCs w:val="20"/>
        </w:rPr>
        <w:t xml:space="preserve">sensitive to the value for the decolonization rate given the fast replacement of patients in the hospital system. </w:t>
      </w:r>
      <w:r w:rsidR="002606B4" w:rsidRPr="00E9528B">
        <w:rPr>
          <w:rFonts w:ascii="Arial" w:hAnsi="Arial" w:cs="Arial"/>
          <w:iCs/>
          <w:sz w:val="20"/>
          <w:szCs w:val="20"/>
        </w:rPr>
        <w:t>Specifically</w:t>
      </w:r>
      <w:r w:rsidR="00964EE3" w:rsidRPr="00E9528B">
        <w:rPr>
          <w:rFonts w:ascii="Arial" w:hAnsi="Arial" w:cs="Arial"/>
          <w:iCs/>
          <w:sz w:val="20"/>
          <w:szCs w:val="20"/>
        </w:rPr>
        <w:t>,</w:t>
      </w:r>
      <w:r w:rsidR="002606B4" w:rsidRPr="00E9528B">
        <w:rPr>
          <w:rFonts w:ascii="Arial" w:hAnsi="Arial" w:cs="Arial"/>
          <w:iCs/>
          <w:sz w:val="20"/>
          <w:szCs w:val="20"/>
        </w:rPr>
        <w:t xml:space="preserve"> w</w:t>
      </w:r>
      <w:r w:rsidR="007C5B35" w:rsidRPr="00E9528B">
        <w:rPr>
          <w:rFonts w:ascii="Arial" w:hAnsi="Arial" w:cs="Arial"/>
          <w:iCs/>
          <w:sz w:val="20"/>
          <w:szCs w:val="20"/>
        </w:rPr>
        <w:t>e computed the basic reproductive</w:t>
      </w:r>
      <w:r w:rsidR="006B4D54" w:rsidRPr="00E9528B">
        <w:rPr>
          <w:rFonts w:ascii="Arial" w:hAnsi="Arial" w:cs="Arial"/>
          <w:iCs/>
          <w:sz w:val="20"/>
          <w:szCs w:val="20"/>
        </w:rPr>
        <w:t xml:space="preserve"> number</w:t>
      </w:r>
      <w:r w:rsidR="007C5B35" w:rsidRPr="00E9528B">
        <w:rPr>
          <w:rFonts w:ascii="Arial" w:hAnsi="Arial" w:cs="Arial"/>
          <w:iCs/>
          <w:sz w:val="20"/>
          <w:szCs w:val="20"/>
        </w:rPr>
        <w:t xml:space="preserve"> </w:t>
      </w:r>
      <m:oMath>
        <m:sSub>
          <m:sSubPr>
            <m:ctrlPr>
              <w:rPr>
                <w:rFonts w:ascii="Cambria Math" w:hAnsi="Cambria Math" w:cs="Arial"/>
                <w:i/>
                <w:iCs/>
                <w:sz w:val="20"/>
                <w:szCs w:val="20"/>
              </w:rPr>
            </m:ctrlPr>
          </m:sSubPr>
          <m:e>
            <m:r>
              <w:rPr>
                <w:rFonts w:ascii="Cambria Math" w:hAnsi="Cambria Math" w:cs="Arial"/>
                <w:sz w:val="20"/>
                <w:szCs w:val="20"/>
              </w:rPr>
              <m:t>R</m:t>
            </m:r>
          </m:e>
          <m:sub>
            <m:r>
              <w:rPr>
                <w:rFonts w:ascii="Cambria Math" w:hAnsi="Cambria Math" w:cs="Arial"/>
                <w:sz w:val="20"/>
                <w:szCs w:val="20"/>
              </w:rPr>
              <m:t>0</m:t>
            </m:r>
          </m:sub>
        </m:sSub>
        <m:r>
          <w:rPr>
            <w:rFonts w:ascii="Cambria Math" w:hAnsi="Cambria Math" w:cs="Arial"/>
            <w:sz w:val="20"/>
            <w:szCs w:val="20"/>
          </w:rPr>
          <m:t>=</m:t>
        </m:r>
        <m:r>
          <m:rPr>
            <m:sty m:val="p"/>
          </m:rPr>
          <w:rPr>
            <w:rFonts w:ascii="Cambria Math" w:hAnsi="Cambria Math" w:cs="Arial"/>
            <w:sz w:val="20"/>
            <w:szCs w:val="20"/>
          </w:rPr>
          <m:t>β</m:t>
        </m:r>
        <m:r>
          <m:rPr>
            <m:lit/>
          </m:rPr>
          <w:rPr>
            <w:rFonts w:ascii="Cambria Math" w:hAnsi="Cambria Math" w:cs="Arial"/>
            <w:sz w:val="20"/>
            <w:szCs w:val="20"/>
          </w:rPr>
          <m:t>/</m:t>
        </m:r>
        <m:d>
          <m:dPr>
            <m:ctrlPr>
              <w:rPr>
                <w:rFonts w:ascii="Cambria Math" w:hAnsi="Cambria Math" w:cs="Arial"/>
                <w:i/>
                <w:iCs/>
                <w:sz w:val="20"/>
                <w:szCs w:val="20"/>
              </w:rPr>
            </m:ctrlPr>
          </m:dPr>
          <m:e>
            <m:r>
              <m:rPr>
                <m:sty m:val="p"/>
              </m:rPr>
              <w:rPr>
                <w:rFonts w:ascii="Cambria Math" w:hAnsi="Cambria Math" w:cs="Arial"/>
                <w:sz w:val="20"/>
                <w:szCs w:val="20"/>
              </w:rPr>
              <m:t>δ</m:t>
            </m:r>
            <m:r>
              <w:rPr>
                <w:rFonts w:ascii="Cambria Math" w:hAnsi="Cambria Math" w:cs="Arial"/>
                <w:sz w:val="20"/>
                <w:szCs w:val="20"/>
              </w:rPr>
              <m:t>+</m:t>
            </m:r>
            <m:r>
              <m:rPr>
                <m:sty m:val="p"/>
              </m:rPr>
              <w:rPr>
                <w:rFonts w:ascii="Cambria Math" w:hAnsi="Cambria Math" w:cs="Arial"/>
                <w:sz w:val="20"/>
                <w:szCs w:val="20"/>
              </w:rPr>
              <m:t>τ</m:t>
            </m:r>
          </m:e>
        </m:d>
      </m:oMath>
      <w:r w:rsidR="00115A29" w:rsidRPr="00E9528B">
        <w:rPr>
          <w:rFonts w:ascii="Arial" w:hAnsi="Arial" w:cs="Arial"/>
          <w:iCs/>
          <w:sz w:val="20"/>
          <w:szCs w:val="20"/>
        </w:rPr>
        <w:t xml:space="preserve">, </w:t>
      </w:r>
      <w:r w:rsidR="001B1D3B" w:rsidRPr="00E9528B">
        <w:rPr>
          <w:rFonts w:ascii="Arial" w:hAnsi="Arial" w:cs="Arial"/>
          <w:iCs/>
          <w:sz w:val="20"/>
          <w:szCs w:val="20"/>
        </w:rPr>
        <w:t xml:space="preserve">and </w:t>
      </w:r>
      <w:r w:rsidR="00115A29" w:rsidRPr="00E9528B">
        <w:rPr>
          <w:rFonts w:ascii="Arial" w:hAnsi="Arial" w:cs="Arial"/>
          <w:iCs/>
          <w:sz w:val="20"/>
          <w:szCs w:val="20"/>
        </w:rPr>
        <w:t>found</w:t>
      </w:r>
      <w:r w:rsidR="00BF4333" w:rsidRPr="00E9528B">
        <w:rPr>
          <w:rFonts w:ascii="Arial" w:hAnsi="Arial" w:cs="Arial"/>
          <w:iCs/>
          <w:sz w:val="20"/>
          <w:szCs w:val="20"/>
        </w:rPr>
        <w:t xml:space="preserve"> is</w:t>
      </w:r>
      <w:r w:rsidR="00B7413D" w:rsidRPr="00E9528B">
        <w:rPr>
          <w:rFonts w:ascii="Arial" w:hAnsi="Arial" w:cs="Arial"/>
          <w:iCs/>
          <w:sz w:val="20"/>
          <w:szCs w:val="20"/>
        </w:rPr>
        <w:t xml:space="preserve"> the </w:t>
      </w:r>
      <w:r w:rsidR="00BF4333" w:rsidRPr="00E9528B">
        <w:rPr>
          <w:rFonts w:ascii="Arial" w:hAnsi="Arial" w:cs="Arial"/>
          <w:iCs/>
          <w:sz w:val="20"/>
          <w:szCs w:val="20"/>
        </w:rPr>
        <w:t xml:space="preserve">product </w:t>
      </w:r>
      <w:r w:rsidR="00B7413D" w:rsidRPr="00E9528B">
        <w:rPr>
          <w:rFonts w:ascii="Arial" w:hAnsi="Arial" w:cs="Arial"/>
          <w:iCs/>
          <w:sz w:val="20"/>
          <w:szCs w:val="20"/>
        </w:rPr>
        <w:t>between the nosocomial transmission rate</w:t>
      </w:r>
      <w:r w:rsidR="00BF4333" w:rsidRPr="00E9528B">
        <w:rPr>
          <w:rFonts w:ascii="Arial" w:hAnsi="Arial" w:cs="Arial"/>
          <w:iCs/>
          <w:sz w:val="20"/>
          <w:szCs w:val="20"/>
        </w:rPr>
        <w:t xml:space="preserve"> </w:t>
      </w:r>
      <m:oMath>
        <m:r>
          <m:rPr>
            <m:sty m:val="p"/>
          </m:rPr>
          <w:rPr>
            <w:rFonts w:ascii="Cambria Math" w:hAnsi="Cambria Math" w:cs="Arial"/>
            <w:sz w:val="20"/>
            <w:szCs w:val="20"/>
          </w:rPr>
          <m:t>β</m:t>
        </m:r>
      </m:oMath>
      <w:r w:rsidR="00BF4333" w:rsidRPr="00E9528B">
        <w:rPr>
          <w:rFonts w:ascii="Arial" w:hAnsi="Arial" w:cs="Arial"/>
          <w:iCs/>
          <w:sz w:val="20"/>
          <w:szCs w:val="20"/>
        </w:rPr>
        <w:t xml:space="preserve"> </w:t>
      </w:r>
      <w:r w:rsidR="00B7413D" w:rsidRPr="00E9528B">
        <w:rPr>
          <w:rFonts w:ascii="Arial" w:hAnsi="Arial" w:cs="Arial"/>
          <w:iCs/>
          <w:sz w:val="20"/>
          <w:szCs w:val="20"/>
        </w:rPr>
        <w:t xml:space="preserve">and the </w:t>
      </w:r>
      <w:r w:rsidR="002A0439" w:rsidRPr="00E9528B">
        <w:rPr>
          <w:rFonts w:ascii="Arial" w:hAnsi="Arial" w:cs="Arial"/>
          <w:iCs/>
          <w:sz w:val="20"/>
          <w:szCs w:val="20"/>
        </w:rPr>
        <w:t>average duration of</w:t>
      </w:r>
      <w:r w:rsidR="00596797" w:rsidRPr="00E9528B">
        <w:rPr>
          <w:rFonts w:ascii="Arial" w:hAnsi="Arial" w:cs="Arial"/>
          <w:iCs/>
          <w:sz w:val="20"/>
          <w:szCs w:val="20"/>
        </w:rPr>
        <w:t xml:space="preserve"> a</w:t>
      </w:r>
      <w:r w:rsidR="002A0439" w:rsidRPr="00E9528B">
        <w:rPr>
          <w:rFonts w:ascii="Arial" w:hAnsi="Arial" w:cs="Arial"/>
          <w:iCs/>
          <w:sz w:val="20"/>
          <w:szCs w:val="20"/>
        </w:rPr>
        <w:t xml:space="preserve"> </w:t>
      </w:r>
      <w:r w:rsidR="00596797" w:rsidRPr="00E9528B">
        <w:rPr>
          <w:rFonts w:ascii="Arial" w:hAnsi="Arial" w:cs="Arial"/>
          <w:iCs/>
          <w:sz w:val="20"/>
          <w:szCs w:val="20"/>
        </w:rPr>
        <w:t xml:space="preserve">carrier </w:t>
      </w:r>
      <w:r w:rsidR="002A0439" w:rsidRPr="00E9528B">
        <w:rPr>
          <w:rFonts w:ascii="Arial" w:hAnsi="Arial" w:cs="Arial"/>
          <w:iCs/>
          <w:sz w:val="20"/>
          <w:szCs w:val="20"/>
        </w:rPr>
        <w:t>inside the hospital</w:t>
      </w:r>
      <w:r w:rsidR="00621B85" w:rsidRPr="00E9528B">
        <w:rPr>
          <w:rFonts w:ascii="Arial" w:hAnsi="Arial" w:cs="Arial"/>
          <w:iCs/>
          <w:sz w:val="20"/>
          <w:szCs w:val="20"/>
        </w:rPr>
        <w:t xml:space="preserve">, </w:t>
      </w:r>
      <w:r w:rsidR="002A0439" w:rsidRPr="00E9528B">
        <w:rPr>
          <w:rFonts w:ascii="Arial" w:hAnsi="Arial" w:cs="Arial"/>
          <w:iCs/>
          <w:sz w:val="20"/>
          <w:szCs w:val="20"/>
        </w:rPr>
        <w:t xml:space="preserve">the inverse of </w:t>
      </w:r>
      <w:r w:rsidR="00E84773" w:rsidRPr="00E9528B">
        <w:rPr>
          <w:rFonts w:ascii="Arial" w:hAnsi="Arial" w:cs="Arial"/>
          <w:iCs/>
          <w:sz w:val="20"/>
          <w:szCs w:val="20"/>
        </w:rPr>
        <w:t xml:space="preserve">the </w:t>
      </w:r>
      <w:r w:rsidR="00BF4333" w:rsidRPr="00E9528B">
        <w:rPr>
          <w:rFonts w:ascii="Arial" w:hAnsi="Arial" w:cs="Arial"/>
          <w:iCs/>
          <w:sz w:val="20"/>
          <w:szCs w:val="20"/>
        </w:rPr>
        <w:t xml:space="preserve">discharge rate </w:t>
      </w:r>
      <m:oMath>
        <m:r>
          <m:rPr>
            <m:sty m:val="p"/>
          </m:rPr>
          <w:rPr>
            <w:rFonts w:ascii="Cambria Math" w:hAnsi="Cambria Math" w:cs="Arial"/>
            <w:sz w:val="20"/>
            <w:szCs w:val="20"/>
          </w:rPr>
          <m:t>δ</m:t>
        </m:r>
      </m:oMath>
      <w:r w:rsidR="00BF4333" w:rsidRPr="00E9528B">
        <w:rPr>
          <w:rFonts w:ascii="Arial" w:hAnsi="Arial" w:cs="Arial"/>
          <w:iCs/>
          <w:sz w:val="20"/>
          <w:szCs w:val="20"/>
        </w:rPr>
        <w:t xml:space="preserve"> plus the clearance rate </w:t>
      </w:r>
      <m:oMath>
        <m:r>
          <m:rPr>
            <m:sty m:val="p"/>
          </m:rPr>
          <w:rPr>
            <w:rFonts w:ascii="Cambria Math" w:hAnsi="Cambria Math" w:cs="Arial"/>
            <w:sz w:val="20"/>
            <w:szCs w:val="20"/>
          </w:rPr>
          <m:t>τ</m:t>
        </m:r>
      </m:oMath>
      <w:r w:rsidR="00621B85" w:rsidRPr="00E9528B">
        <w:rPr>
          <w:rFonts w:ascii="Arial" w:hAnsi="Arial" w:cs="Arial"/>
          <w:sz w:val="20"/>
          <w:szCs w:val="20"/>
        </w:rPr>
        <w:t xml:space="preserve"> (</w:t>
      </w:r>
      <w:r w:rsidR="00621B85" w:rsidRPr="00E9528B">
        <w:rPr>
          <w:rFonts w:ascii="Arial" w:hAnsi="Arial" w:cs="Arial"/>
          <w:iCs/>
          <w:sz w:val="20"/>
          <w:szCs w:val="20"/>
        </w:rPr>
        <w:t xml:space="preserve">SI section </w:t>
      </w:r>
      <w:r w:rsidR="00621B85" w:rsidRPr="00E9528B">
        <w:rPr>
          <w:rFonts w:ascii="Arial" w:hAnsi="Arial" w:cs="Arial"/>
          <w:i/>
          <w:sz w:val="20"/>
          <w:szCs w:val="20"/>
        </w:rPr>
        <w:t>The ordinary differential equation</w:t>
      </w:r>
      <w:r w:rsidR="00621B85" w:rsidRPr="00E9528B">
        <w:rPr>
          <w:rFonts w:ascii="Arial" w:hAnsi="Arial" w:cs="Arial"/>
          <w:iCs/>
          <w:sz w:val="20"/>
          <w:szCs w:val="20"/>
        </w:rPr>
        <w:t>)</w:t>
      </w:r>
      <w:r w:rsidR="00322D8C" w:rsidRPr="00E9528B">
        <w:rPr>
          <w:rFonts w:ascii="Arial" w:hAnsi="Arial" w:cs="Arial"/>
          <w:iCs/>
          <w:sz w:val="20"/>
          <w:szCs w:val="20"/>
        </w:rPr>
        <w:t>.</w:t>
      </w:r>
      <w:r w:rsidR="00BF4333" w:rsidRPr="00E9528B">
        <w:rPr>
          <w:rFonts w:ascii="Arial" w:hAnsi="Arial" w:cs="Arial"/>
          <w:iCs/>
          <w:sz w:val="20"/>
          <w:szCs w:val="20"/>
        </w:rPr>
        <w:t xml:space="preserve"> </w:t>
      </w:r>
      <w:r w:rsidR="009E6033" w:rsidRPr="00E9528B">
        <w:rPr>
          <w:rFonts w:ascii="Arial" w:hAnsi="Arial" w:cs="Arial"/>
          <w:iCs/>
          <w:sz w:val="20"/>
          <w:szCs w:val="20"/>
        </w:rPr>
        <w:t>In</w:t>
      </w:r>
      <w:r w:rsidR="00BF4333" w:rsidRPr="00E9528B">
        <w:rPr>
          <w:rFonts w:ascii="Arial" w:hAnsi="Arial" w:cs="Arial"/>
          <w:iCs/>
          <w:sz w:val="20"/>
          <w:szCs w:val="20"/>
        </w:rPr>
        <w:t xml:space="preserve"> SI Figure S1</w:t>
      </w:r>
      <w:r w:rsidR="001B3C9B">
        <w:rPr>
          <w:rFonts w:ascii="Arial" w:hAnsi="Arial" w:cs="Arial"/>
          <w:iCs/>
          <w:sz w:val="20"/>
          <w:szCs w:val="20"/>
        </w:rPr>
        <w:t>2A</w:t>
      </w:r>
      <w:r w:rsidR="00BF4333" w:rsidRPr="00E9528B">
        <w:rPr>
          <w:rFonts w:ascii="Arial" w:hAnsi="Arial" w:cs="Arial"/>
          <w:iCs/>
          <w:sz w:val="20"/>
          <w:szCs w:val="20"/>
        </w:rPr>
        <w:t xml:space="preserve"> </w:t>
      </w:r>
      <w:r w:rsidR="00FD5134" w:rsidRPr="00E9528B">
        <w:rPr>
          <w:rFonts w:ascii="Arial" w:hAnsi="Arial" w:cs="Arial"/>
          <w:iCs/>
          <w:sz w:val="20"/>
          <w:szCs w:val="20"/>
        </w:rPr>
        <w:t xml:space="preserve">we plotted the distribution </w:t>
      </w:r>
      <w:r w:rsidR="00A14D12" w:rsidRPr="00E9528B">
        <w:rPr>
          <w:rFonts w:ascii="Arial" w:hAnsi="Arial" w:cs="Arial"/>
          <w:iCs/>
          <w:sz w:val="20"/>
          <w:szCs w:val="20"/>
        </w:rPr>
        <w:t>of</w:t>
      </w:r>
      <w:r w:rsidR="00BF4333" w:rsidRPr="00E9528B">
        <w:rPr>
          <w:rFonts w:ascii="Arial" w:hAnsi="Arial" w:cs="Arial"/>
          <w:iCs/>
          <w:sz w:val="20"/>
          <w:szCs w:val="20"/>
        </w:rPr>
        <w:t xml:space="preserve"> discharge rates at hospital</w:t>
      </w:r>
      <w:r w:rsidR="00D63546" w:rsidRPr="00E9528B">
        <w:rPr>
          <w:rFonts w:ascii="Arial" w:hAnsi="Arial" w:cs="Arial"/>
          <w:iCs/>
          <w:sz w:val="20"/>
          <w:szCs w:val="20"/>
        </w:rPr>
        <w:t xml:space="preserve"> and</w:t>
      </w:r>
      <w:r w:rsidR="00BF4333" w:rsidRPr="00E9528B">
        <w:rPr>
          <w:rFonts w:ascii="Arial" w:hAnsi="Arial" w:cs="Arial"/>
          <w:iCs/>
          <w:sz w:val="20"/>
          <w:szCs w:val="20"/>
        </w:rPr>
        <w:t xml:space="preserve"> building level and</w:t>
      </w:r>
      <w:r w:rsidR="00FD5134" w:rsidRPr="00E9528B">
        <w:rPr>
          <w:rFonts w:ascii="Arial" w:hAnsi="Arial" w:cs="Arial"/>
          <w:iCs/>
          <w:sz w:val="20"/>
          <w:szCs w:val="20"/>
        </w:rPr>
        <w:t xml:space="preserve"> in</w:t>
      </w:r>
      <w:r w:rsidR="00BF4333" w:rsidRPr="00E9528B">
        <w:rPr>
          <w:rFonts w:ascii="Arial" w:hAnsi="Arial" w:cs="Arial"/>
          <w:iCs/>
          <w:sz w:val="20"/>
          <w:szCs w:val="20"/>
        </w:rPr>
        <w:t xml:space="preserve"> SI Figure S1</w:t>
      </w:r>
      <w:r w:rsidR="001B3C9B">
        <w:rPr>
          <w:rFonts w:ascii="Arial" w:hAnsi="Arial" w:cs="Arial"/>
          <w:iCs/>
          <w:sz w:val="20"/>
          <w:szCs w:val="20"/>
        </w:rPr>
        <w:t>2B</w:t>
      </w:r>
      <w:r w:rsidR="00BF4333" w:rsidRPr="00E9528B">
        <w:rPr>
          <w:rFonts w:ascii="Arial" w:hAnsi="Arial" w:cs="Arial"/>
          <w:iCs/>
          <w:sz w:val="20"/>
          <w:szCs w:val="20"/>
        </w:rPr>
        <w:t xml:space="preserve"> </w:t>
      </w:r>
      <w:r w:rsidR="00E84773" w:rsidRPr="00E9528B">
        <w:rPr>
          <w:rFonts w:ascii="Arial" w:hAnsi="Arial" w:cs="Arial"/>
          <w:iCs/>
          <w:sz w:val="20"/>
          <w:szCs w:val="20"/>
        </w:rPr>
        <w:t>the distribution of time in hospital</w:t>
      </w:r>
      <w:r w:rsidR="00FF3509" w:rsidRPr="00E9528B">
        <w:rPr>
          <w:rFonts w:ascii="Arial" w:hAnsi="Arial" w:cs="Arial"/>
          <w:iCs/>
          <w:sz w:val="20"/>
          <w:szCs w:val="20"/>
        </w:rPr>
        <w:t xml:space="preserve"> </w:t>
      </w:r>
      <w:r w:rsidR="00A939E9" w:rsidRPr="00E9528B">
        <w:rPr>
          <w:rFonts w:ascii="Arial" w:hAnsi="Arial" w:cs="Arial"/>
          <w:iCs/>
          <w:sz w:val="20"/>
          <w:szCs w:val="20"/>
        </w:rPr>
        <w:t>obtained from the patient</w:t>
      </w:r>
      <w:r w:rsidR="00247247">
        <w:rPr>
          <w:rFonts w:ascii="Arial" w:hAnsi="Arial" w:cs="Arial"/>
          <w:iCs/>
          <w:sz w:val="20"/>
          <w:szCs w:val="20"/>
        </w:rPr>
        <w:t xml:space="preserve"> hospitalization</w:t>
      </w:r>
      <w:r w:rsidR="00A939E9" w:rsidRPr="00E9528B">
        <w:rPr>
          <w:rFonts w:ascii="Arial" w:hAnsi="Arial" w:cs="Arial"/>
          <w:iCs/>
          <w:sz w:val="20"/>
          <w:szCs w:val="20"/>
        </w:rPr>
        <w:t xml:space="preserve"> records</w:t>
      </w:r>
      <w:r w:rsidR="00FF3509" w:rsidRPr="00E9528B">
        <w:rPr>
          <w:rFonts w:ascii="Arial" w:hAnsi="Arial" w:cs="Arial"/>
          <w:iCs/>
          <w:sz w:val="20"/>
          <w:szCs w:val="20"/>
        </w:rPr>
        <w:t xml:space="preserve">, </w:t>
      </w:r>
      <w:r w:rsidR="00FF3509" w:rsidRPr="00E9528B">
        <w:rPr>
          <w:rFonts w:ascii="Arial" w:hAnsi="Arial" w:cs="Arial"/>
          <w:iCs/>
          <w:sz w:val="20"/>
          <w:szCs w:val="20"/>
        </w:rPr>
        <w:lastRenderedPageBreak/>
        <w:t>in average a person spent 3.85 days</w:t>
      </w:r>
      <w:r w:rsidR="00393C7C" w:rsidRPr="00E9528B">
        <w:rPr>
          <w:rFonts w:ascii="Arial" w:hAnsi="Arial" w:cs="Arial"/>
          <w:iCs/>
          <w:sz w:val="20"/>
          <w:szCs w:val="20"/>
        </w:rPr>
        <w:t xml:space="preserve"> in the hospital, and 3.17, 4.18, 6.22, 5.05, 1.25 and 1.85 days in Allen Hospital, Harkness Pavilion, Milstein Hospital, Mschony, Presbyterian Hospital and </w:t>
      </w:r>
      <w:r w:rsidR="00691D55" w:rsidRPr="00E9528B">
        <w:rPr>
          <w:rFonts w:ascii="Arial" w:hAnsi="Arial" w:cs="Arial"/>
          <w:iCs/>
          <w:sz w:val="20"/>
          <w:szCs w:val="20"/>
        </w:rPr>
        <w:t>R</w:t>
      </w:r>
      <w:r w:rsidR="00393C7C" w:rsidRPr="00E9528B">
        <w:rPr>
          <w:rFonts w:ascii="Arial" w:hAnsi="Arial" w:cs="Arial"/>
          <w:iCs/>
          <w:sz w:val="20"/>
          <w:szCs w:val="20"/>
        </w:rPr>
        <w:t>est respectively</w:t>
      </w:r>
      <w:r w:rsidR="00A939E9" w:rsidRPr="00E9528B">
        <w:rPr>
          <w:rFonts w:ascii="Arial" w:hAnsi="Arial" w:cs="Arial"/>
          <w:iCs/>
          <w:sz w:val="20"/>
          <w:szCs w:val="20"/>
        </w:rPr>
        <w:t>.</w:t>
      </w:r>
      <w:r w:rsidR="00935400" w:rsidRPr="00E9528B">
        <w:rPr>
          <w:rFonts w:ascii="Arial" w:hAnsi="Arial" w:cs="Arial"/>
          <w:iCs/>
          <w:sz w:val="20"/>
          <w:szCs w:val="20"/>
        </w:rPr>
        <w:t xml:space="preserve"> </w:t>
      </w:r>
      <w:r w:rsidR="009E6033" w:rsidRPr="00E9528B">
        <w:rPr>
          <w:rFonts w:ascii="Arial" w:hAnsi="Arial" w:cs="Arial"/>
          <w:iCs/>
          <w:sz w:val="20"/>
          <w:szCs w:val="20"/>
        </w:rPr>
        <w:t xml:space="preserve">There is at least one order of magnitude of difference between the discharge rate and the clearance rate </w:t>
      </w:r>
      <m:oMath>
        <m:r>
          <m:rPr>
            <m:sty m:val="p"/>
          </m:rPr>
          <w:rPr>
            <w:rFonts w:ascii="Cambria Math" w:hAnsi="Cambria Math" w:cs="Arial"/>
            <w:sz w:val="20"/>
            <w:szCs w:val="20"/>
          </w:rPr>
          <m:t>δ</m:t>
        </m:r>
        <m:r>
          <w:rPr>
            <w:rFonts w:ascii="Cambria Math" w:hAnsi="Cambria Math" w:cs="Arial"/>
            <w:sz w:val="20"/>
            <w:szCs w:val="20"/>
          </w:rPr>
          <m:t xml:space="preserve">≫ </m:t>
        </m:r>
        <m:r>
          <m:rPr>
            <m:sty m:val="p"/>
          </m:rPr>
          <w:rPr>
            <w:rFonts w:ascii="Cambria Math" w:hAnsi="Cambria Math" w:cs="Arial"/>
            <w:sz w:val="20"/>
            <w:szCs w:val="20"/>
          </w:rPr>
          <m:t>τ</m:t>
        </m:r>
      </m:oMath>
      <w:r w:rsidR="009E6033" w:rsidRPr="00E9528B">
        <w:rPr>
          <w:rFonts w:ascii="Arial" w:hAnsi="Arial" w:cs="Arial"/>
          <w:sz w:val="20"/>
          <w:szCs w:val="20"/>
        </w:rPr>
        <w:t xml:space="preserve"> and therefore </w:t>
      </w:r>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0</m:t>
            </m:r>
          </m:sub>
        </m:sSub>
        <m:r>
          <m:rPr>
            <m:sty m:val="p"/>
          </m:rPr>
          <w:rPr>
            <w:rFonts w:ascii="Cambria Math" w:hAnsi="Cambria Math" w:cs="Arial"/>
            <w:sz w:val="20"/>
            <w:szCs w:val="20"/>
          </w:rPr>
          <m:t>≈β</m:t>
        </m:r>
        <m:r>
          <m:rPr>
            <m:lit/>
          </m:rPr>
          <w:rPr>
            <w:rFonts w:ascii="Cambria Math" w:hAnsi="Cambria Math" w:cs="Arial"/>
            <w:sz w:val="20"/>
            <w:szCs w:val="20"/>
          </w:rPr>
          <m:t>/</m:t>
        </m:r>
        <m:r>
          <m:rPr>
            <m:sty m:val="p"/>
          </m:rPr>
          <w:rPr>
            <w:rFonts w:ascii="Cambria Math" w:hAnsi="Cambria Math" w:cs="Arial"/>
            <w:sz w:val="20"/>
            <w:szCs w:val="20"/>
          </w:rPr>
          <m:t>δ</m:t>
        </m:r>
      </m:oMath>
      <w:r w:rsidR="00EC034B" w:rsidRPr="00E9528B">
        <w:rPr>
          <w:rFonts w:ascii="Arial" w:hAnsi="Arial" w:cs="Arial"/>
          <w:sz w:val="20"/>
          <w:szCs w:val="20"/>
        </w:rPr>
        <w:t>.</w:t>
      </w:r>
    </w:p>
    <w:p w14:paraId="0818DC33" w14:textId="77777777" w:rsidR="00BB0B5B" w:rsidRPr="00E9528B" w:rsidRDefault="00BB0B5B" w:rsidP="00C7620C">
      <w:pPr>
        <w:jc w:val="both"/>
        <w:rPr>
          <w:rFonts w:ascii="Arial" w:hAnsi="Arial" w:cs="Arial"/>
          <w:iCs/>
          <w:sz w:val="20"/>
          <w:szCs w:val="20"/>
        </w:rPr>
      </w:pPr>
    </w:p>
    <w:p w14:paraId="78749559" w14:textId="103C3995" w:rsidR="00431A95" w:rsidRPr="00E9528B" w:rsidRDefault="00E710D8" w:rsidP="00C7620C">
      <w:pPr>
        <w:jc w:val="both"/>
        <w:rPr>
          <w:rFonts w:ascii="Arial" w:hAnsi="Arial" w:cs="Arial"/>
          <w:sz w:val="20"/>
          <w:szCs w:val="20"/>
        </w:rPr>
      </w:pPr>
      <w:r w:rsidRPr="00E9528B">
        <w:rPr>
          <w:rFonts w:ascii="Arial" w:hAnsi="Arial" w:cs="Arial"/>
          <w:iCs/>
          <w:sz w:val="20"/>
          <w:szCs w:val="20"/>
        </w:rPr>
        <w:t xml:space="preserve">The record of observed nosocomial infection (Figure 1A) is </w:t>
      </w:r>
      <w:r w:rsidR="00431A95" w:rsidRPr="00E9528B">
        <w:rPr>
          <w:rFonts w:ascii="Arial" w:hAnsi="Arial" w:cs="Arial"/>
          <w:iCs/>
          <w:sz w:val="20"/>
          <w:szCs w:val="20"/>
        </w:rPr>
        <w:t xml:space="preserve">a </w:t>
      </w:r>
      <w:r w:rsidRPr="00E9528B">
        <w:rPr>
          <w:rFonts w:ascii="Arial" w:hAnsi="Arial" w:cs="Arial"/>
          <w:iCs/>
          <w:sz w:val="20"/>
          <w:szCs w:val="20"/>
        </w:rPr>
        <w:t xml:space="preserve">stochastic realization among an ensemble of possible outcomes of an underlying stochastic process. In order to evaluate the ability of the system to infer key epidemiological parameters we studied how </w:t>
      </w:r>
      <w:r w:rsidRPr="00E9528B">
        <w:rPr>
          <w:rFonts w:ascii="Arial" w:hAnsi="Arial" w:cs="Arial"/>
          <w:iCs/>
          <w:color w:val="FF0000"/>
          <w:sz w:val="20"/>
          <w:szCs w:val="20"/>
        </w:rPr>
        <w:t xml:space="preserve">the oddness of the observation </w:t>
      </w:r>
      <w:r w:rsidRPr="00E9528B">
        <w:rPr>
          <w:rFonts w:ascii="Arial" w:hAnsi="Arial" w:cs="Arial"/>
          <w:iCs/>
          <w:color w:val="000000" w:themeColor="text1"/>
          <w:sz w:val="20"/>
          <w:szCs w:val="20"/>
        </w:rPr>
        <w:t>used to conduct inference</w:t>
      </w:r>
      <w:r w:rsidR="00431A95" w:rsidRPr="00E9528B">
        <w:rPr>
          <w:rFonts w:ascii="Arial" w:hAnsi="Arial" w:cs="Arial"/>
          <w:iCs/>
          <w:color w:val="000000" w:themeColor="text1"/>
          <w:sz w:val="20"/>
          <w:szCs w:val="20"/>
        </w:rPr>
        <w:t xml:space="preserve"> </w:t>
      </w:r>
      <w:r w:rsidR="00BC657D">
        <w:rPr>
          <w:rFonts w:ascii="Arial" w:hAnsi="Arial" w:cs="Arial"/>
          <w:iCs/>
          <w:color w:val="000000" w:themeColor="text1"/>
          <w:sz w:val="20"/>
          <w:szCs w:val="20"/>
        </w:rPr>
        <w:t>impact the estimate</w:t>
      </w:r>
      <w:r w:rsidR="000C0B30">
        <w:rPr>
          <w:rFonts w:ascii="Arial" w:hAnsi="Arial" w:cs="Arial"/>
          <w:iCs/>
          <w:color w:val="000000" w:themeColor="text1"/>
          <w:sz w:val="20"/>
          <w:szCs w:val="20"/>
        </w:rPr>
        <w:t>.</w:t>
      </w:r>
      <w:r w:rsidR="00BC657D">
        <w:rPr>
          <w:rFonts w:ascii="Arial" w:hAnsi="Arial" w:cs="Arial"/>
          <w:iCs/>
          <w:color w:val="000000" w:themeColor="text1"/>
          <w:sz w:val="20"/>
          <w:szCs w:val="20"/>
        </w:rPr>
        <w:t xml:space="preserve"> </w:t>
      </w:r>
      <w:r w:rsidR="000C0B30">
        <w:rPr>
          <w:rFonts w:ascii="Arial" w:hAnsi="Arial" w:cs="Arial"/>
          <w:iCs/>
          <w:color w:val="000000" w:themeColor="text1"/>
          <w:sz w:val="20"/>
          <w:szCs w:val="20"/>
        </w:rPr>
        <w:t xml:space="preserve">We </w:t>
      </w:r>
      <w:r w:rsidR="00431A95" w:rsidRPr="00E9528B">
        <w:rPr>
          <w:rFonts w:ascii="Arial" w:hAnsi="Arial" w:cs="Arial"/>
          <w:iCs/>
          <w:color w:val="000000" w:themeColor="text1"/>
          <w:sz w:val="20"/>
          <w:szCs w:val="20"/>
        </w:rPr>
        <w:t xml:space="preserve">demonstrated in the previous experiments it </w:t>
      </w:r>
      <w:r w:rsidR="00785998">
        <w:rPr>
          <w:rFonts w:ascii="Arial" w:hAnsi="Arial" w:cs="Arial"/>
          <w:iCs/>
          <w:color w:val="000000" w:themeColor="text1"/>
          <w:sz w:val="20"/>
          <w:szCs w:val="20"/>
        </w:rPr>
        <w:t>has an effect on</w:t>
      </w:r>
      <w:r w:rsidR="00785998" w:rsidRPr="00E9528B">
        <w:rPr>
          <w:rFonts w:ascii="Arial" w:hAnsi="Arial" w:cs="Arial"/>
          <w:iCs/>
          <w:color w:val="000000" w:themeColor="text1"/>
          <w:sz w:val="20"/>
          <w:szCs w:val="20"/>
        </w:rPr>
        <w:t xml:space="preserve"> </w:t>
      </w:r>
      <w:r w:rsidR="00431A95" w:rsidRPr="00E9528B">
        <w:rPr>
          <w:rFonts w:ascii="Arial" w:hAnsi="Arial" w:cs="Arial"/>
          <w:iCs/>
          <w:color w:val="000000" w:themeColor="text1"/>
          <w:sz w:val="20"/>
          <w:szCs w:val="20"/>
        </w:rPr>
        <w:t>the</w:t>
      </w:r>
      <w:r w:rsidR="000C0B30">
        <w:rPr>
          <w:rFonts w:ascii="Arial" w:hAnsi="Arial" w:cs="Arial"/>
          <w:iCs/>
          <w:color w:val="000000" w:themeColor="text1"/>
          <w:sz w:val="20"/>
          <w:szCs w:val="20"/>
        </w:rPr>
        <w:t xml:space="preserve"> posterior</w:t>
      </w:r>
      <w:r w:rsidR="00431A95" w:rsidRPr="00E9528B">
        <w:rPr>
          <w:rFonts w:ascii="Arial" w:hAnsi="Arial" w:cs="Arial"/>
          <w:iCs/>
          <w:color w:val="000000" w:themeColor="text1"/>
          <w:sz w:val="20"/>
          <w:szCs w:val="20"/>
        </w:rPr>
        <w:t xml:space="preserve"> inference</w:t>
      </w:r>
      <w:r w:rsidR="00785998">
        <w:rPr>
          <w:rFonts w:ascii="Arial" w:hAnsi="Arial" w:cs="Arial"/>
          <w:iCs/>
          <w:color w:val="000000" w:themeColor="text1"/>
          <w:sz w:val="20"/>
          <w:szCs w:val="20"/>
        </w:rPr>
        <w:t>s</w:t>
      </w:r>
      <w:r w:rsidR="00431A95" w:rsidRPr="00E9528B">
        <w:rPr>
          <w:rFonts w:ascii="Arial" w:hAnsi="Arial" w:cs="Arial"/>
          <w:iCs/>
          <w:color w:val="000000" w:themeColor="text1"/>
          <w:sz w:val="20"/>
          <w:szCs w:val="20"/>
        </w:rPr>
        <w:t xml:space="preserve"> of epidemiological parameters but in general good inferences are made. </w:t>
      </w:r>
      <w:r w:rsidR="005B4D08" w:rsidRPr="00E9528B">
        <w:rPr>
          <w:rFonts w:ascii="Arial" w:hAnsi="Arial" w:cs="Arial"/>
          <w:iCs/>
          <w:sz w:val="20"/>
          <w:szCs w:val="20"/>
        </w:rPr>
        <w:t xml:space="preserve">We applied the </w:t>
      </w:r>
      <w:r w:rsidR="0020667D" w:rsidRPr="00E9528B">
        <w:rPr>
          <w:rFonts w:ascii="Arial" w:hAnsi="Arial" w:cs="Arial"/>
          <w:iCs/>
          <w:sz w:val="20"/>
          <w:szCs w:val="20"/>
        </w:rPr>
        <w:t xml:space="preserve">model inferences to estimate </w:t>
      </w:r>
      <w:r w:rsidR="00940BB4" w:rsidRPr="00E9528B">
        <w:rPr>
          <w:rFonts w:ascii="Arial" w:hAnsi="Arial" w:cs="Arial"/>
          <w:iCs/>
          <w:sz w:val="20"/>
          <w:szCs w:val="20"/>
        </w:rPr>
        <w:t xml:space="preserve">the </w:t>
      </w:r>
      <w:r w:rsidR="0020667D" w:rsidRPr="00E9528B">
        <w:rPr>
          <w:rFonts w:ascii="Arial" w:hAnsi="Arial" w:cs="Arial"/>
          <w:iCs/>
          <w:sz w:val="20"/>
          <w:szCs w:val="20"/>
        </w:rPr>
        <w:t xml:space="preserve">epidemiological properties of eight co-circulating bacterial pathogens. We found </w:t>
      </w:r>
      <w:r w:rsidR="001E3CC9" w:rsidRPr="00E9528B">
        <w:rPr>
          <w:rFonts w:ascii="Arial" w:hAnsi="Arial" w:cs="Arial"/>
          <w:iCs/>
          <w:sz w:val="20"/>
          <w:szCs w:val="20"/>
        </w:rPr>
        <w:t>that</w:t>
      </w:r>
      <w:r w:rsidR="00940BB4" w:rsidRPr="00E9528B">
        <w:rPr>
          <w:rFonts w:ascii="Arial" w:hAnsi="Arial" w:cs="Arial"/>
          <w:iCs/>
          <w:sz w:val="20"/>
          <w:szCs w:val="20"/>
        </w:rPr>
        <w:t xml:space="preserve"> hospital traffic, patient contact network</w:t>
      </w:r>
      <w:r w:rsidR="00141099" w:rsidRPr="00E9528B">
        <w:rPr>
          <w:rFonts w:ascii="Arial" w:hAnsi="Arial" w:cs="Arial"/>
          <w:iCs/>
          <w:sz w:val="20"/>
          <w:szCs w:val="20"/>
        </w:rPr>
        <w:t xml:space="preserve"> and surveillance of microorganism in hospitals</w:t>
      </w:r>
      <w:r w:rsidR="00940BB4" w:rsidRPr="00E9528B">
        <w:rPr>
          <w:rFonts w:ascii="Arial" w:hAnsi="Arial" w:cs="Arial"/>
          <w:iCs/>
          <w:sz w:val="20"/>
          <w:szCs w:val="20"/>
        </w:rPr>
        <w:t xml:space="preserve"> appears to dictate the epidemiological features of most of the co-circulating bacteria. </w:t>
      </w:r>
      <w:r w:rsidR="00A766A7" w:rsidRPr="00E9528B">
        <w:rPr>
          <w:rFonts w:ascii="Arial" w:hAnsi="Arial" w:cs="Arial"/>
          <w:iCs/>
          <w:sz w:val="20"/>
          <w:szCs w:val="20"/>
        </w:rPr>
        <w:t xml:space="preserve">Mean </w:t>
      </w:r>
      <w:r w:rsidR="00935400" w:rsidRPr="00E9528B">
        <w:rPr>
          <w:rFonts w:ascii="Arial" w:hAnsi="Arial" w:cs="Arial"/>
          <w:iCs/>
          <w:sz w:val="20"/>
          <w:szCs w:val="20"/>
        </w:rPr>
        <w:t>nosocomial</w:t>
      </w:r>
      <w:r w:rsidR="00A766A7" w:rsidRPr="00E9528B">
        <w:rPr>
          <w:rFonts w:ascii="Arial" w:hAnsi="Arial" w:cs="Arial"/>
          <w:iCs/>
          <w:sz w:val="20"/>
          <w:szCs w:val="20"/>
        </w:rPr>
        <w:t xml:space="preserve"> transmission rates of all pathogens except </w:t>
      </w:r>
      <w:r w:rsidR="00A766A7" w:rsidRPr="00E9528B">
        <w:rPr>
          <w:rFonts w:ascii="Arial" w:hAnsi="Arial" w:cs="Arial"/>
          <w:i/>
          <w:sz w:val="20"/>
          <w:szCs w:val="20"/>
        </w:rPr>
        <w:t xml:space="preserve">E. coli </w:t>
      </w:r>
      <w:r w:rsidR="00A766A7" w:rsidRPr="00E9528B">
        <w:rPr>
          <w:rFonts w:ascii="Arial" w:hAnsi="Arial" w:cs="Arial"/>
          <w:iCs/>
          <w:sz w:val="20"/>
          <w:szCs w:val="20"/>
        </w:rPr>
        <w:t xml:space="preserve">and </w:t>
      </w:r>
      <w:r w:rsidR="00A766A7" w:rsidRPr="00E9528B">
        <w:rPr>
          <w:rFonts w:ascii="Arial" w:hAnsi="Arial" w:cs="Arial"/>
          <w:i/>
          <w:sz w:val="20"/>
          <w:szCs w:val="20"/>
        </w:rPr>
        <w:t xml:space="preserve">MSSA </w:t>
      </w:r>
      <w:r w:rsidR="00A766A7" w:rsidRPr="00E9528B">
        <w:rPr>
          <w:rFonts w:ascii="Arial" w:hAnsi="Arial" w:cs="Arial"/>
          <w:iCs/>
          <w:sz w:val="20"/>
          <w:szCs w:val="20"/>
        </w:rPr>
        <w:t>were consistently between 0.15 and</w:t>
      </w:r>
      <w:r w:rsidR="00935400" w:rsidRPr="00E9528B">
        <w:rPr>
          <w:rFonts w:ascii="Arial" w:hAnsi="Arial" w:cs="Arial"/>
          <w:iCs/>
          <w:sz w:val="20"/>
          <w:szCs w:val="20"/>
        </w:rPr>
        <w:t xml:space="preserve"> 0.19</w:t>
      </w:r>
      <w:r w:rsidR="00C37795" w:rsidRPr="00E9528B">
        <w:rPr>
          <w:rFonts w:ascii="Arial" w:hAnsi="Arial" w:cs="Arial"/>
          <w:iCs/>
          <w:sz w:val="20"/>
          <w:szCs w:val="20"/>
        </w:rPr>
        <w:t xml:space="preserve"> and </w:t>
      </w:r>
      <w:r w:rsidR="005161CC">
        <w:rPr>
          <w:rFonts w:ascii="Arial" w:hAnsi="Arial" w:cs="Arial"/>
          <w:iCs/>
          <w:sz w:val="20"/>
          <w:szCs w:val="20"/>
        </w:rPr>
        <w:t xml:space="preserve">the </w:t>
      </w:r>
      <w:r w:rsidR="00C37795" w:rsidRPr="00E9528B">
        <w:rPr>
          <w:rFonts w:ascii="Arial" w:hAnsi="Arial" w:cs="Arial"/>
          <w:iCs/>
          <w:sz w:val="20"/>
          <w:szCs w:val="20"/>
        </w:rPr>
        <w:t>likelihood of detection given carriage from 0.57% to 2.51%</w:t>
      </w:r>
      <w:r w:rsidR="002902C1" w:rsidRPr="00E9528B">
        <w:rPr>
          <w:rFonts w:ascii="Arial" w:hAnsi="Arial" w:cs="Arial"/>
          <w:iCs/>
          <w:sz w:val="20"/>
          <w:szCs w:val="20"/>
        </w:rPr>
        <w:t xml:space="preserve">. </w:t>
      </w:r>
      <w:r w:rsidR="006964B3" w:rsidRPr="00C21754">
        <w:rPr>
          <w:rFonts w:ascii="Arial" w:hAnsi="Arial" w:cs="Arial"/>
          <w:sz w:val="20"/>
          <w:szCs w:val="20"/>
        </w:rPr>
        <w:t xml:space="preserve">We found that while </w:t>
      </w:r>
      <w:r w:rsidR="006964B3" w:rsidRPr="00C21754">
        <w:rPr>
          <w:rFonts w:ascii="Arial" w:hAnsi="Arial" w:cs="Arial"/>
          <w:i/>
          <w:iCs/>
          <w:sz w:val="20"/>
          <w:szCs w:val="20"/>
        </w:rPr>
        <w:t>E. coli</w:t>
      </w:r>
      <w:r w:rsidR="006964B3" w:rsidRPr="00C21754">
        <w:rPr>
          <w:rFonts w:ascii="Arial" w:hAnsi="Arial" w:cs="Arial"/>
          <w:sz w:val="20"/>
          <w:szCs w:val="20"/>
        </w:rPr>
        <w:t xml:space="preserve"> has the</w:t>
      </w:r>
      <w:r w:rsidR="00FE0745" w:rsidRPr="00E9528B">
        <w:rPr>
          <w:rFonts w:ascii="Arial" w:hAnsi="Arial" w:cs="Arial"/>
          <w:sz w:val="20"/>
          <w:szCs w:val="20"/>
        </w:rPr>
        <w:t xml:space="preserve"> highest</w:t>
      </w:r>
      <w:r w:rsidR="006964B3" w:rsidRPr="00C21754">
        <w:rPr>
          <w:rFonts w:ascii="Arial" w:hAnsi="Arial" w:cs="Arial"/>
          <w:sz w:val="20"/>
          <w:szCs w:val="20"/>
        </w:rPr>
        <w:t xml:space="preserve"> </w:t>
      </w:r>
      <w:r w:rsidR="00115A29" w:rsidRPr="00E9528B">
        <w:rPr>
          <w:rFonts w:ascii="Arial" w:hAnsi="Arial" w:cs="Arial"/>
          <w:sz w:val="20"/>
          <w:szCs w:val="20"/>
        </w:rPr>
        <w:t>likelihood of detection</w:t>
      </w:r>
      <w:r w:rsidR="002902C1" w:rsidRPr="00E9528B">
        <w:rPr>
          <w:rFonts w:ascii="Arial" w:hAnsi="Arial" w:cs="Arial"/>
          <w:sz w:val="20"/>
          <w:szCs w:val="20"/>
        </w:rPr>
        <w:t xml:space="preserve"> (mean estimates from</w:t>
      </w:r>
      <w:r w:rsidR="00B975C3" w:rsidRPr="00E9528B">
        <w:rPr>
          <w:rFonts w:ascii="Arial" w:hAnsi="Arial" w:cs="Arial"/>
          <w:sz w:val="20"/>
          <w:szCs w:val="20"/>
        </w:rPr>
        <w:t xml:space="preserve"> </w:t>
      </w:r>
      <w:r w:rsidR="00FB6782" w:rsidRPr="00E9528B">
        <w:rPr>
          <w:rFonts w:ascii="Arial" w:hAnsi="Arial" w:cs="Arial"/>
          <w:sz w:val="20"/>
          <w:szCs w:val="20"/>
        </w:rPr>
        <w:t>17.31% to 18.53%</w:t>
      </w:r>
      <w:r w:rsidR="00B975C3" w:rsidRPr="00E9528B">
        <w:rPr>
          <w:rFonts w:ascii="Arial" w:hAnsi="Arial" w:cs="Arial"/>
          <w:sz w:val="20"/>
          <w:szCs w:val="20"/>
        </w:rPr>
        <w:t>)</w:t>
      </w:r>
      <w:r w:rsidR="006964B3" w:rsidRPr="00C21754">
        <w:rPr>
          <w:rFonts w:ascii="Arial" w:hAnsi="Arial" w:cs="Arial"/>
          <w:sz w:val="20"/>
          <w:szCs w:val="20"/>
        </w:rPr>
        <w:t>, it has the lowest nosocomial transmission</w:t>
      </w:r>
      <w:r w:rsidR="00395DF9" w:rsidRPr="00E9528B">
        <w:rPr>
          <w:rFonts w:ascii="Arial" w:hAnsi="Arial" w:cs="Arial"/>
          <w:sz w:val="20"/>
          <w:szCs w:val="20"/>
        </w:rPr>
        <w:t xml:space="preserve"> rate</w:t>
      </w:r>
      <w:r w:rsidR="00115A29" w:rsidRPr="00E9528B">
        <w:rPr>
          <w:rFonts w:ascii="Arial" w:hAnsi="Arial" w:cs="Arial"/>
          <w:sz w:val="20"/>
          <w:szCs w:val="20"/>
        </w:rPr>
        <w:t xml:space="preserve"> almost </w:t>
      </w:r>
      <w:r w:rsidR="002902C1" w:rsidRPr="00E9528B">
        <w:rPr>
          <w:rFonts w:ascii="Arial" w:hAnsi="Arial" w:cs="Arial"/>
          <w:sz w:val="20"/>
          <w:szCs w:val="20"/>
        </w:rPr>
        <w:t>negligible</w:t>
      </w:r>
      <w:r w:rsidR="00312E79" w:rsidRPr="00E9528B">
        <w:rPr>
          <w:rFonts w:ascii="Arial" w:hAnsi="Arial" w:cs="Arial"/>
          <w:sz w:val="20"/>
          <w:szCs w:val="20"/>
        </w:rPr>
        <w:t xml:space="preserve"> </w:t>
      </w:r>
      <w:r w:rsidR="006964B3" w:rsidRPr="00C21754">
        <w:rPr>
          <w:rFonts w:ascii="Arial" w:hAnsi="Arial" w:cs="Arial"/>
          <w:sz w:val="20"/>
          <w:szCs w:val="20"/>
        </w:rPr>
        <w:t xml:space="preserve">suggesting that most </w:t>
      </w:r>
      <w:r w:rsidR="00550CCD" w:rsidRPr="00E9528B">
        <w:rPr>
          <w:rFonts w:ascii="Arial" w:hAnsi="Arial" w:cs="Arial"/>
          <w:sz w:val="20"/>
          <w:szCs w:val="20"/>
        </w:rPr>
        <w:t>nosocomial infections</w:t>
      </w:r>
      <w:r w:rsidR="00550CCD" w:rsidRPr="00C21754">
        <w:rPr>
          <w:rFonts w:ascii="Arial" w:hAnsi="Arial" w:cs="Arial"/>
          <w:sz w:val="20"/>
          <w:szCs w:val="20"/>
        </w:rPr>
        <w:t xml:space="preserve"> </w:t>
      </w:r>
      <w:r w:rsidR="006964B3" w:rsidRPr="00C21754">
        <w:rPr>
          <w:rFonts w:ascii="Arial" w:hAnsi="Arial" w:cs="Arial"/>
          <w:sz w:val="20"/>
          <w:szCs w:val="20"/>
        </w:rPr>
        <w:t xml:space="preserve">can be associated with infections </w:t>
      </w:r>
      <w:r w:rsidR="00FC60CB" w:rsidRPr="00E9528B">
        <w:rPr>
          <w:rFonts w:ascii="Arial" w:hAnsi="Arial" w:cs="Arial"/>
          <w:sz w:val="20"/>
          <w:szCs w:val="20"/>
        </w:rPr>
        <w:t>with</w:t>
      </w:r>
      <w:r w:rsidR="006964B3" w:rsidRPr="00C21754">
        <w:rPr>
          <w:rFonts w:ascii="Arial" w:hAnsi="Arial" w:cs="Arial"/>
          <w:sz w:val="20"/>
          <w:szCs w:val="20"/>
        </w:rPr>
        <w:t xml:space="preserve"> host commensal strains that do not contribute to transmission, which has been reported empirically </w:t>
      </w:r>
      <w:r w:rsidR="006964B3"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{"citationID":"2dmm48S4","properties":{"formattedCitation":"\\super 31\\nosupersub{}","plainCitation":"31","noteIndex":0},"citationItems":[{"id":342,"uris":["http://zotero.org/users/9551388/items/E5UTJGVP"],"itemData":{"id":342,"type":"article-journal","abstract":"Background: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006964B3" w:rsidRPr="00C21754">
        <w:rPr>
          <w:rFonts w:ascii="Arial" w:hAnsi="Arial" w:cs="Arial"/>
          <w:sz w:val="20"/>
          <w:szCs w:val="20"/>
        </w:rPr>
        <w:fldChar w:fldCharType="separate"/>
      </w:r>
      <w:r w:rsidR="00DC481C" w:rsidRPr="00DC481C">
        <w:rPr>
          <w:rFonts w:ascii="Arial" w:hAnsi="Arial" w:cs="Arial"/>
          <w:sz w:val="20"/>
          <w:vertAlign w:val="superscript"/>
          <w:lang w:val="en-GB"/>
        </w:rPr>
        <w:t>31</w:t>
      </w:r>
      <w:r w:rsidR="006964B3" w:rsidRPr="00C21754">
        <w:rPr>
          <w:rFonts w:ascii="Arial" w:hAnsi="Arial" w:cs="Arial"/>
          <w:sz w:val="20"/>
          <w:szCs w:val="20"/>
        </w:rPr>
        <w:fldChar w:fldCharType="end"/>
      </w:r>
      <w:r w:rsidR="006964B3" w:rsidRPr="00C21754">
        <w:rPr>
          <w:rFonts w:ascii="Arial" w:hAnsi="Arial" w:cs="Arial"/>
          <w:sz w:val="20"/>
          <w:szCs w:val="20"/>
        </w:rPr>
        <w:t>.</w:t>
      </w:r>
    </w:p>
    <w:p w14:paraId="5DCE904F" w14:textId="77777777" w:rsidR="00431A95" w:rsidRPr="00E9528B" w:rsidRDefault="00431A95" w:rsidP="00C7620C">
      <w:pPr>
        <w:jc w:val="both"/>
        <w:rPr>
          <w:rFonts w:ascii="Arial" w:hAnsi="Arial" w:cs="Arial"/>
          <w:sz w:val="20"/>
          <w:szCs w:val="20"/>
        </w:rPr>
      </w:pPr>
    </w:p>
    <w:p w14:paraId="64CE2190" w14:textId="4689A517" w:rsidR="00325C95" w:rsidRDefault="008A35E1" w:rsidP="00C7620C">
      <w:pPr>
        <w:jc w:val="both"/>
        <w:rPr>
          <w:rFonts w:ascii="Arial" w:hAnsi="Arial" w:cs="Arial"/>
          <w:sz w:val="20"/>
          <w:szCs w:val="20"/>
        </w:rPr>
      </w:pPr>
      <w:r w:rsidRPr="00E9528B">
        <w:rPr>
          <w:rFonts w:ascii="Arial" w:hAnsi="Arial" w:cs="Arial"/>
          <w:sz w:val="20"/>
          <w:szCs w:val="20"/>
        </w:rPr>
        <w:t xml:space="preserve">We found nosocomial transmission rates </w:t>
      </w:r>
      <w:r w:rsidR="00737A08" w:rsidRPr="00E9528B">
        <w:rPr>
          <w:rFonts w:ascii="Arial" w:hAnsi="Arial" w:cs="Arial"/>
          <w:sz w:val="20"/>
          <w:szCs w:val="20"/>
        </w:rPr>
        <w:t>o</w:t>
      </w:r>
      <w:r w:rsidRPr="00E9528B">
        <w:rPr>
          <w:rFonts w:ascii="Arial" w:hAnsi="Arial" w:cs="Arial"/>
          <w:sz w:val="20"/>
          <w:szCs w:val="20"/>
        </w:rPr>
        <w:t xml:space="preserve">f </w:t>
      </w:r>
      <w:r w:rsidRPr="00E9528B">
        <w:rPr>
          <w:rFonts w:ascii="Arial" w:hAnsi="Arial" w:cs="Arial"/>
          <w:i/>
          <w:iCs/>
          <w:sz w:val="20"/>
          <w:szCs w:val="20"/>
        </w:rPr>
        <w:t>S. aureus</w:t>
      </w:r>
      <w:r w:rsidRPr="00E9528B">
        <w:rPr>
          <w:rFonts w:ascii="Arial" w:hAnsi="Arial" w:cs="Arial"/>
          <w:sz w:val="20"/>
          <w:szCs w:val="20"/>
        </w:rPr>
        <w:t xml:space="preserve"> phenotypes were different, suggesting a difference </w:t>
      </w:r>
      <w:r w:rsidR="00DE2988" w:rsidRPr="00E9528B">
        <w:rPr>
          <w:rFonts w:ascii="Arial" w:hAnsi="Arial" w:cs="Arial"/>
          <w:sz w:val="20"/>
          <w:szCs w:val="20"/>
        </w:rPr>
        <w:t>in</w:t>
      </w:r>
      <w:r w:rsidRPr="00E9528B">
        <w:rPr>
          <w:rFonts w:ascii="Arial" w:hAnsi="Arial" w:cs="Arial"/>
          <w:sz w:val="20"/>
          <w:szCs w:val="20"/>
        </w:rPr>
        <w:t xml:space="preserve"> </w:t>
      </w:r>
      <w:r w:rsidR="00124A20" w:rsidRPr="00E9528B">
        <w:rPr>
          <w:rFonts w:ascii="Arial" w:hAnsi="Arial" w:cs="Arial"/>
          <w:sz w:val="20"/>
          <w:szCs w:val="20"/>
        </w:rPr>
        <w:t xml:space="preserve">the </w:t>
      </w:r>
      <w:r w:rsidRPr="00E9528B">
        <w:rPr>
          <w:rFonts w:ascii="Arial" w:hAnsi="Arial" w:cs="Arial"/>
          <w:sz w:val="20"/>
          <w:szCs w:val="20"/>
        </w:rPr>
        <w:t xml:space="preserve">fitness of the two strains. </w:t>
      </w:r>
      <w:r w:rsidR="00393BAF" w:rsidRPr="00C21754">
        <w:rPr>
          <w:rFonts w:ascii="Arial" w:hAnsi="Arial" w:cs="Arial"/>
          <w:sz w:val="20"/>
          <w:szCs w:val="20"/>
        </w:rPr>
        <w:t xml:space="preserve">It has been </w:t>
      </w:r>
      <w:r w:rsidRPr="00E9528B">
        <w:rPr>
          <w:rFonts w:ascii="Arial" w:hAnsi="Arial" w:cs="Arial"/>
          <w:sz w:val="20"/>
          <w:szCs w:val="20"/>
        </w:rPr>
        <w:t>assumed</w:t>
      </w:r>
      <w:r w:rsidR="00B975C3" w:rsidRPr="00E9528B">
        <w:rPr>
          <w:rFonts w:ascii="Arial" w:hAnsi="Arial" w:cs="Arial"/>
          <w:sz w:val="20"/>
          <w:szCs w:val="20"/>
        </w:rPr>
        <w:t xml:space="preserve"> </w:t>
      </w:r>
      <w:r w:rsidR="00DE2988" w:rsidRPr="00E9528B">
        <w:rPr>
          <w:rFonts w:ascii="Arial" w:hAnsi="Arial" w:cs="Arial"/>
          <w:sz w:val="20"/>
          <w:szCs w:val="20"/>
        </w:rPr>
        <w:t xml:space="preserve">principally </w:t>
      </w:r>
      <w:r w:rsidR="00B975C3" w:rsidRPr="00E9528B">
        <w:rPr>
          <w:rFonts w:ascii="Arial" w:hAnsi="Arial" w:cs="Arial"/>
          <w:sz w:val="20"/>
          <w:szCs w:val="20"/>
        </w:rPr>
        <w:t>in modeling studies</w:t>
      </w:r>
      <w:r w:rsidRPr="00C21754">
        <w:rPr>
          <w:rFonts w:ascii="Arial" w:hAnsi="Arial" w:cs="Arial"/>
          <w:sz w:val="20"/>
          <w:szCs w:val="20"/>
        </w:rPr>
        <w:t xml:space="preserve"> </w:t>
      </w:r>
      <w:r w:rsidR="00393BAF" w:rsidRPr="00C21754">
        <w:rPr>
          <w:rFonts w:ascii="Arial" w:hAnsi="Arial" w:cs="Arial"/>
          <w:sz w:val="20"/>
          <w:szCs w:val="20"/>
        </w:rPr>
        <w:t xml:space="preserve">that resistance generates a decrease in fitness with respect to the sensitive strain, making it less transmissible </w:t>
      </w:r>
      <w:r w:rsidR="00393BAF"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{"citationID":"aao2384nh8","properties":{"formattedCitation":"\\super 1,5,6,8,15\\nosupersub{}","plainCitation":"1,5,6,8,15","noteIndex":0},"citationItems":[{"id":181,"uris":["http://zotero.org/users/9551388/items/HFMXTG7L"],"itemData":{"id":181,"type":"article-journal","container-title":"Emerging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00393BAF" w:rsidRPr="00C21754">
        <w:rPr>
          <w:rFonts w:ascii="Arial" w:hAnsi="Arial" w:cs="Arial"/>
          <w:sz w:val="20"/>
          <w:szCs w:val="20"/>
        </w:rPr>
        <w:fldChar w:fldCharType="separate"/>
      </w:r>
      <w:r w:rsidR="00DC481C" w:rsidRPr="00DC481C">
        <w:rPr>
          <w:rFonts w:ascii="Arial" w:hAnsi="Arial" w:cs="Arial"/>
          <w:sz w:val="20"/>
          <w:vertAlign w:val="superscript"/>
          <w:lang w:val="en-GB"/>
        </w:rPr>
        <w:t>1,5,6,8,15</w:t>
      </w:r>
      <w:r w:rsidR="00393BAF" w:rsidRPr="00C21754">
        <w:rPr>
          <w:rFonts w:ascii="Arial" w:hAnsi="Arial" w:cs="Arial"/>
          <w:sz w:val="20"/>
          <w:szCs w:val="20"/>
        </w:rPr>
        <w:fldChar w:fldCharType="end"/>
      </w:r>
      <w:r w:rsidRPr="00E9528B">
        <w:rPr>
          <w:rFonts w:ascii="Arial" w:hAnsi="Arial" w:cs="Arial"/>
          <w:sz w:val="20"/>
          <w:szCs w:val="20"/>
        </w:rPr>
        <w:t>.</w:t>
      </w:r>
      <w:r w:rsidR="00B975C3" w:rsidRPr="00E9528B">
        <w:rPr>
          <w:rFonts w:ascii="Arial" w:hAnsi="Arial" w:cs="Arial"/>
          <w:sz w:val="20"/>
          <w:szCs w:val="20"/>
        </w:rPr>
        <w:t xml:space="preserve"> </w:t>
      </w:r>
      <w:r w:rsidR="00F915B2" w:rsidRPr="00E9528B">
        <w:rPr>
          <w:rFonts w:ascii="Arial" w:hAnsi="Arial" w:cs="Arial"/>
          <w:sz w:val="20"/>
          <w:szCs w:val="20"/>
        </w:rPr>
        <w:t>The emergence</w:t>
      </w:r>
      <w:r w:rsidR="00257CB8" w:rsidRPr="00E9528B">
        <w:rPr>
          <w:rFonts w:ascii="Arial" w:hAnsi="Arial" w:cs="Arial"/>
          <w:sz w:val="20"/>
          <w:szCs w:val="20"/>
        </w:rPr>
        <w:t xml:space="preserve"> of CA</w:t>
      </w:r>
      <w:r w:rsidR="009A3A64" w:rsidRPr="00E9528B">
        <w:rPr>
          <w:rFonts w:ascii="Arial" w:hAnsi="Arial" w:cs="Arial"/>
          <w:sz w:val="20"/>
          <w:szCs w:val="20"/>
        </w:rPr>
        <w:t>-</w:t>
      </w:r>
      <w:r w:rsidR="00257CB8" w:rsidRPr="00E9528B">
        <w:rPr>
          <w:rFonts w:ascii="Arial" w:hAnsi="Arial" w:cs="Arial"/>
          <w:sz w:val="20"/>
          <w:szCs w:val="20"/>
        </w:rPr>
        <w:t xml:space="preserve">MRSA with </w:t>
      </w:r>
      <w:r w:rsidR="006C029C" w:rsidRPr="00E9528B">
        <w:rPr>
          <w:rFonts w:ascii="Arial" w:hAnsi="Arial" w:cs="Arial"/>
          <w:color w:val="FF0000"/>
          <w:sz w:val="20"/>
          <w:szCs w:val="20"/>
        </w:rPr>
        <w:t xml:space="preserve">an </w:t>
      </w:r>
      <w:r w:rsidR="00257CB8" w:rsidRPr="00E9528B">
        <w:rPr>
          <w:rFonts w:ascii="Arial" w:hAnsi="Arial" w:cs="Arial"/>
          <w:color w:val="FF0000"/>
          <w:sz w:val="20"/>
          <w:szCs w:val="20"/>
        </w:rPr>
        <w:t>equal level of resistance</w:t>
      </w:r>
      <w:r w:rsidR="00257CB8" w:rsidRPr="00E9528B">
        <w:rPr>
          <w:rFonts w:ascii="Arial" w:hAnsi="Arial" w:cs="Arial"/>
          <w:sz w:val="20"/>
          <w:szCs w:val="20"/>
        </w:rPr>
        <w:t xml:space="preserve"> </w:t>
      </w:r>
      <w:r w:rsidR="00295BCF" w:rsidRPr="00E9528B">
        <w:rPr>
          <w:rFonts w:ascii="Arial" w:hAnsi="Arial" w:cs="Arial"/>
          <w:sz w:val="20"/>
          <w:szCs w:val="20"/>
        </w:rPr>
        <w:t>as</w:t>
      </w:r>
      <w:r w:rsidR="00257CB8" w:rsidRPr="00E9528B">
        <w:rPr>
          <w:rFonts w:ascii="Arial" w:hAnsi="Arial" w:cs="Arial"/>
          <w:sz w:val="20"/>
          <w:szCs w:val="20"/>
        </w:rPr>
        <w:t xml:space="preserve"> HA-MRSA without </w:t>
      </w:r>
      <w:r w:rsidR="00F915B2" w:rsidRPr="00E9528B">
        <w:rPr>
          <w:rFonts w:ascii="Arial" w:hAnsi="Arial" w:cs="Arial"/>
          <w:sz w:val="20"/>
          <w:szCs w:val="20"/>
        </w:rPr>
        <w:t>an</w:t>
      </w:r>
      <w:r w:rsidR="00257CB8" w:rsidRPr="00E9528B">
        <w:rPr>
          <w:rFonts w:ascii="Arial" w:hAnsi="Arial" w:cs="Arial"/>
          <w:sz w:val="20"/>
          <w:szCs w:val="20"/>
        </w:rPr>
        <w:t xml:space="preserve"> observed compromise in fitness</w:t>
      </w:r>
      <w:r w:rsidR="00431A95" w:rsidRPr="00E9528B">
        <w:rPr>
          <w:rFonts w:ascii="Arial" w:hAnsi="Arial" w:cs="Arial"/>
          <w:sz w:val="20"/>
          <w:szCs w:val="20"/>
        </w:rPr>
        <w:t xml:space="preserve"> </w:t>
      </w:r>
      <w:r w:rsidR="00431A95" w:rsidRPr="00E9528B">
        <w:rPr>
          <w:rFonts w:ascii="Arial" w:hAnsi="Arial" w:cs="Arial"/>
          <w:sz w:val="20"/>
          <w:szCs w:val="20"/>
        </w:rPr>
        <w:fldChar w:fldCharType="begin"/>
      </w:r>
      <w:r w:rsidR="00DC481C">
        <w:rPr>
          <w:rFonts w:ascii="Arial" w:hAnsi="Arial" w:cs="Arial"/>
          <w:sz w:val="20"/>
          <w:szCs w:val="20"/>
        </w:rPr>
        <w:instrText xml:space="preserve"> ADDIN ZOTERO_ITEM CSL_CITATION {"citationID":"a2kv4ri2d5g","properties":{"formattedCitation":"\\super 25\\nosupersub{}","plainCitation":"25","noteIndex":0},"citationItems":[{"id":139,"uris":["http://zotero.org/users/9551388/items/8YH6PN76"],"itemData":{"id":139,"type":"article-journal","abstract":"Staphylococcus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431A95" w:rsidRPr="00E9528B">
        <w:rPr>
          <w:rFonts w:ascii="Arial" w:hAnsi="Arial" w:cs="Arial"/>
          <w:sz w:val="20"/>
          <w:szCs w:val="20"/>
        </w:rPr>
        <w:fldChar w:fldCharType="separate"/>
      </w:r>
      <w:r w:rsidR="00DC481C" w:rsidRPr="00DC481C">
        <w:rPr>
          <w:rFonts w:ascii="Arial" w:hAnsi="Arial" w:cs="Arial"/>
          <w:sz w:val="20"/>
          <w:vertAlign w:val="superscript"/>
          <w:lang w:val="en-GB"/>
        </w:rPr>
        <w:t>25</w:t>
      </w:r>
      <w:r w:rsidR="00431A95" w:rsidRPr="00E9528B">
        <w:rPr>
          <w:rFonts w:ascii="Arial" w:hAnsi="Arial" w:cs="Arial"/>
          <w:sz w:val="20"/>
          <w:szCs w:val="20"/>
        </w:rPr>
        <w:fldChar w:fldCharType="end"/>
      </w:r>
      <w:r w:rsidR="00F915B2" w:rsidRPr="00E9528B">
        <w:rPr>
          <w:rFonts w:ascii="Arial" w:hAnsi="Arial" w:cs="Arial"/>
          <w:sz w:val="20"/>
          <w:szCs w:val="20"/>
        </w:rPr>
        <w:t xml:space="preserve"> violates</w:t>
      </w:r>
      <w:r w:rsidR="00257CB8" w:rsidRPr="00E9528B">
        <w:rPr>
          <w:rFonts w:ascii="Arial" w:hAnsi="Arial" w:cs="Arial"/>
          <w:sz w:val="20"/>
          <w:szCs w:val="20"/>
        </w:rPr>
        <w:t xml:space="preserve"> this assumption. </w:t>
      </w:r>
      <w:r w:rsidR="006A74CE" w:rsidRPr="00E9528B">
        <w:rPr>
          <w:rFonts w:ascii="Arial" w:hAnsi="Arial" w:cs="Arial"/>
          <w:sz w:val="20"/>
          <w:szCs w:val="20"/>
        </w:rPr>
        <w:t xml:space="preserve">We found </w:t>
      </w:r>
      <w:r w:rsidR="006A74CE" w:rsidRPr="00E9528B">
        <w:rPr>
          <w:rFonts w:ascii="Arial" w:hAnsi="Arial" w:cs="Arial"/>
          <w:i/>
          <w:iCs/>
          <w:sz w:val="20"/>
          <w:szCs w:val="20"/>
        </w:rPr>
        <w:t xml:space="preserve">MSSA </w:t>
      </w:r>
      <w:r w:rsidR="006A74CE" w:rsidRPr="00E9528B">
        <w:rPr>
          <w:rFonts w:ascii="Arial" w:hAnsi="Arial" w:cs="Arial"/>
          <w:sz w:val="20"/>
          <w:szCs w:val="20"/>
        </w:rPr>
        <w:t>has a lower</w:t>
      </w:r>
      <w:r w:rsidR="006C029C" w:rsidRPr="00E9528B">
        <w:rPr>
          <w:rFonts w:ascii="Arial" w:hAnsi="Arial" w:cs="Arial"/>
          <w:sz w:val="20"/>
          <w:szCs w:val="20"/>
        </w:rPr>
        <w:t xml:space="preserve"> nosocomial</w:t>
      </w:r>
      <w:r w:rsidR="006A74CE" w:rsidRPr="00E9528B">
        <w:rPr>
          <w:rFonts w:ascii="Arial" w:hAnsi="Arial" w:cs="Arial"/>
          <w:sz w:val="20"/>
          <w:szCs w:val="20"/>
        </w:rPr>
        <w:t xml:space="preserve"> transmission rate than </w:t>
      </w:r>
      <w:r w:rsidR="006A74CE" w:rsidRPr="00E9528B">
        <w:rPr>
          <w:rFonts w:ascii="Arial" w:hAnsi="Arial" w:cs="Arial"/>
          <w:i/>
          <w:iCs/>
          <w:sz w:val="20"/>
          <w:szCs w:val="20"/>
        </w:rPr>
        <w:t>MRSA</w:t>
      </w:r>
      <w:r w:rsidR="006A74CE" w:rsidRPr="00E9528B">
        <w:rPr>
          <w:rFonts w:ascii="Arial" w:hAnsi="Arial" w:cs="Arial"/>
          <w:sz w:val="20"/>
          <w:szCs w:val="20"/>
        </w:rPr>
        <w:t>.</w:t>
      </w:r>
      <w:r w:rsidR="00DC7335" w:rsidRPr="00E9528B">
        <w:rPr>
          <w:rFonts w:ascii="Arial" w:hAnsi="Arial" w:cs="Arial"/>
          <w:sz w:val="20"/>
          <w:szCs w:val="20"/>
        </w:rPr>
        <w:t xml:space="preserve"> </w:t>
      </w:r>
      <w:r w:rsidR="00C000F7" w:rsidRPr="00E9528B">
        <w:rPr>
          <w:rFonts w:ascii="Arial" w:hAnsi="Arial" w:cs="Arial"/>
          <w:sz w:val="20"/>
          <w:szCs w:val="20"/>
        </w:rPr>
        <w:t>A</w:t>
      </w:r>
      <w:r w:rsidR="00FE24B5" w:rsidRPr="00E9528B">
        <w:rPr>
          <w:rFonts w:ascii="Arial" w:hAnsi="Arial" w:cs="Arial"/>
          <w:sz w:val="20"/>
          <w:szCs w:val="20"/>
        </w:rPr>
        <w:t xml:space="preserve"> simple model of </w:t>
      </w:r>
      <w:r w:rsidR="004A40F1" w:rsidRPr="00E9528B">
        <w:rPr>
          <w:rFonts w:ascii="Arial" w:hAnsi="Arial" w:cs="Arial"/>
          <w:sz w:val="20"/>
          <w:szCs w:val="20"/>
        </w:rPr>
        <w:t>competition between resistant and sensitive strains</w:t>
      </w:r>
      <w:r w:rsidR="00FE24B5" w:rsidRPr="00E9528B">
        <w:rPr>
          <w:rFonts w:ascii="Arial" w:hAnsi="Arial" w:cs="Arial"/>
          <w:sz w:val="20"/>
          <w:szCs w:val="20"/>
        </w:rPr>
        <w:t xml:space="preserve"> </w:t>
      </w:r>
      <w:r w:rsidR="004A40F1" w:rsidRPr="00E9528B">
        <w:rPr>
          <w:rFonts w:ascii="Arial" w:hAnsi="Arial" w:cs="Arial"/>
          <w:sz w:val="20"/>
          <w:szCs w:val="20"/>
        </w:rPr>
        <w:t xml:space="preserve">would predict that as the ratio between nosocomial transmissions between strains </w:t>
      </w:r>
      <m:oMath>
        <m:sSub>
          <m:sSubPr>
            <m:ctrlPr>
              <w:rPr>
                <w:rFonts w:ascii="Cambria Math" w:hAnsi="Cambria Math" w:cs="Arial"/>
                <w:i/>
                <w:sz w:val="20"/>
                <w:szCs w:val="20"/>
              </w:rPr>
            </m:ctrlPr>
          </m:sSubPr>
          <m:e>
            <m:r>
              <m:rPr>
                <m:sty m:val="p"/>
              </m:rPr>
              <w:rPr>
                <w:rFonts w:ascii="Cambria Math" w:hAnsi="Cambria Math" w:cs="Arial"/>
                <w:sz w:val="20"/>
                <w:szCs w:val="20"/>
              </w:rPr>
              <m:t>β</m:t>
            </m:r>
            <m:ctrlPr>
              <w:rPr>
                <w:rFonts w:ascii="Cambria Math" w:hAnsi="Cambria Math" w:cs="Arial"/>
                <w:sz w:val="20"/>
                <w:szCs w:val="20"/>
              </w:rPr>
            </m:ctrlPr>
          </m:e>
          <m:sub>
            <m:r>
              <w:rPr>
                <w:rFonts w:ascii="Cambria Math" w:hAnsi="Cambria Math" w:cs="Arial"/>
                <w:sz w:val="20"/>
                <w:szCs w:val="20"/>
              </w:rPr>
              <m:t>R</m:t>
            </m:r>
          </m:sub>
        </m:sSub>
        <m:r>
          <m:rPr>
            <m:lit/>
          </m:rPr>
          <w:rPr>
            <w:rFonts w:ascii="Cambria Math" w:hAnsi="Cambria Math" w:cs="Arial"/>
            <w:sz w:val="20"/>
            <w:szCs w:val="20"/>
          </w:rPr>
          <m:t>/</m:t>
        </m:r>
        <m:sSub>
          <m:sSubPr>
            <m:ctrlPr>
              <w:rPr>
                <w:rFonts w:ascii="Cambria Math" w:hAnsi="Cambria Math" w:cs="Arial"/>
                <w:i/>
                <w:sz w:val="20"/>
                <w:szCs w:val="20"/>
              </w:rPr>
            </m:ctrlPr>
          </m:sSubPr>
          <m:e>
            <m:r>
              <m:rPr>
                <m:sty m:val="p"/>
              </m:rPr>
              <w:rPr>
                <w:rFonts w:ascii="Cambria Math" w:hAnsi="Cambria Math" w:cs="Arial"/>
                <w:sz w:val="20"/>
                <w:szCs w:val="20"/>
              </w:rPr>
              <m:t>β</m:t>
            </m:r>
            <m:ctrlPr>
              <w:rPr>
                <w:rFonts w:ascii="Cambria Math" w:hAnsi="Cambria Math" w:cs="Arial"/>
                <w:sz w:val="20"/>
                <w:szCs w:val="20"/>
              </w:rPr>
            </m:ctrlPr>
          </m:e>
          <m:sub>
            <m:r>
              <w:rPr>
                <w:rFonts w:ascii="Cambria Math" w:hAnsi="Cambria Math" w:cs="Arial"/>
                <w:sz w:val="20"/>
                <w:szCs w:val="20"/>
              </w:rPr>
              <m:t>S</m:t>
            </m:r>
          </m:sub>
        </m:sSub>
        <m:r>
          <w:rPr>
            <w:rFonts w:ascii="Cambria Math" w:hAnsi="Cambria Math" w:cs="Arial"/>
            <w:sz w:val="20"/>
            <w:szCs w:val="20"/>
          </w:rPr>
          <m:t>&gt;1</m:t>
        </m:r>
      </m:oMath>
      <w:r w:rsidR="004A40F1" w:rsidRPr="00E9528B">
        <w:rPr>
          <w:rFonts w:ascii="Arial" w:hAnsi="Arial" w:cs="Arial"/>
          <w:sz w:val="20"/>
          <w:szCs w:val="20"/>
        </w:rPr>
        <w:t xml:space="preserve"> the resistant strain should outcompete the sensitive strains</w:t>
      </w:r>
      <w:r w:rsidR="008B6FE5">
        <w:rPr>
          <w:rFonts w:ascii="Arial" w:hAnsi="Arial" w:cs="Arial"/>
          <w:sz w:val="20"/>
          <w:szCs w:val="20"/>
        </w:rPr>
        <w:t xml:space="preserve"> ('competitive exclusion')</w:t>
      </w:r>
      <w:r w:rsidR="004A40F1" w:rsidRPr="00E9528B">
        <w:rPr>
          <w:rFonts w:ascii="Arial" w:hAnsi="Arial" w:cs="Arial"/>
          <w:sz w:val="20"/>
          <w:szCs w:val="20"/>
        </w:rPr>
        <w:t xml:space="preserve"> </w:t>
      </w:r>
      <w:r w:rsidR="004A40F1" w:rsidRPr="00E9528B">
        <w:rPr>
          <w:rFonts w:ascii="Arial" w:hAnsi="Arial" w:cs="Arial"/>
          <w:sz w:val="20"/>
          <w:szCs w:val="20"/>
        </w:rPr>
        <w:fldChar w:fldCharType="begin"/>
      </w:r>
      <w:r w:rsidR="00DC481C">
        <w:rPr>
          <w:rFonts w:ascii="Arial" w:hAnsi="Arial" w:cs="Arial"/>
          <w:sz w:val="20"/>
          <w:szCs w:val="20"/>
        </w:rPr>
        <w:instrText xml:space="preserve"> ADDIN ZOTERO_ITEM CSL_CITATION {"citationID":"a25hskcn6vm","properties":{"formattedCitation":"\\super 18,32\\nosupersub{}","plainCitation":"18,32","noteIndex":0},"citationItems":[{"id":911,"uris":["http://zotero.org/users/9551388/items/AHEYRW7U"],"itemData":{"id":911,"type":"article-journal","abstract":"Antibiotic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w:instrText>
      </w:r>
      <w:r w:rsidR="00DC481C">
        <w:rPr>
          <w:rFonts w:ascii="Cambria Math" w:hAnsi="Cambria Math" w:cs="Cambria Math"/>
          <w:sz w:val="20"/>
          <w:szCs w:val="20"/>
        </w:rPr>
        <w:instrText>ﬀ</w:instrText>
      </w:r>
      <w:r w:rsidR="00DC481C">
        <w:rPr>
          <w:rFonts w:ascii="Arial" w:hAnsi="Arial" w:cs="Arial"/>
          <w:sz w:val="20"/>
          <w:szCs w:val="20"/>
        </w:rPr>
        <w:instrText>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w:instrText>
      </w:r>
      <w:r w:rsidR="00DC481C">
        <w:rPr>
          <w:rFonts w:ascii="Cambria Math" w:hAnsi="Cambria Math" w:cs="Cambria Math"/>
          <w:sz w:val="20"/>
          <w:szCs w:val="20"/>
        </w:rPr>
        <w:instrText>ﬀ</w:instrText>
      </w:r>
      <w:r w:rsidR="00DC481C">
        <w:rPr>
          <w:rFonts w:ascii="Arial" w:hAnsi="Arial" w:cs="Arial"/>
          <w:sz w:val="20"/>
          <w:szCs w:val="20"/>
        </w:rPr>
        <w:instrText xml:space="preserve">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id":180,"uris":["http://zotero.org/users/9551388/items/STY87FAQ"],"itemData":{"id":180,"type":"article-journal","container-title":"Proceedings of the National Academy of Sciences","DOI":"10.1073/pnas.97.4.1938","ISSN":"0027-8424, 1091-6490","issue":"4","journalAbbreviation":"Proceedings of the National Academy of Sciences","language":"en","page":"1938-1943","source":"DOI.org (Crossref)","title":"The epidemiology of antibiotic resistance in hospitals: Paradoxes and prescriptions","title-short":"The epidemiology of antibiotic resistance in hospitals","volume":"97","author":[{"family":"Lipsitch","given":"M."},{"family":"Bergstrom","given":"C. T."},{"family":"Levin","given":"B. R."}],"issued":{"date-parts":[["2000",2,15]]}}}],"schema":"https://github.com/citation-style-language/schema/raw/master/csl-citation.json"} </w:instrText>
      </w:r>
      <w:r w:rsidR="004A40F1" w:rsidRPr="00E9528B">
        <w:rPr>
          <w:rFonts w:ascii="Arial" w:hAnsi="Arial" w:cs="Arial"/>
          <w:sz w:val="20"/>
          <w:szCs w:val="20"/>
        </w:rPr>
        <w:fldChar w:fldCharType="separate"/>
      </w:r>
      <w:r w:rsidR="00DC481C" w:rsidRPr="00DC481C">
        <w:rPr>
          <w:rFonts w:ascii="Arial" w:hAnsi="Arial" w:cs="Arial"/>
          <w:sz w:val="20"/>
          <w:vertAlign w:val="superscript"/>
          <w:lang w:val="en-GB"/>
        </w:rPr>
        <w:t>18,32</w:t>
      </w:r>
      <w:r w:rsidR="004A40F1" w:rsidRPr="00E9528B">
        <w:rPr>
          <w:rFonts w:ascii="Arial" w:hAnsi="Arial" w:cs="Arial"/>
          <w:sz w:val="20"/>
          <w:szCs w:val="20"/>
        </w:rPr>
        <w:fldChar w:fldCharType="end"/>
      </w:r>
      <w:r w:rsidR="004A40F1" w:rsidRPr="00E9528B">
        <w:rPr>
          <w:rFonts w:ascii="Arial" w:hAnsi="Arial" w:cs="Arial"/>
          <w:sz w:val="20"/>
          <w:szCs w:val="20"/>
        </w:rPr>
        <w:t xml:space="preserve"> that is not the case observed empirically (Figure 1A). </w:t>
      </w:r>
      <w:r w:rsidR="00FB2B69" w:rsidRPr="00E9528B">
        <w:rPr>
          <w:rFonts w:ascii="Arial" w:hAnsi="Arial" w:cs="Arial"/>
          <w:sz w:val="20"/>
          <w:szCs w:val="20"/>
        </w:rPr>
        <w:t xml:space="preserve">Split </w:t>
      </w:r>
      <w:r w:rsidR="001A188A" w:rsidRPr="00E9528B">
        <w:rPr>
          <w:rFonts w:ascii="Arial" w:hAnsi="Arial" w:cs="Arial"/>
          <w:sz w:val="20"/>
          <w:szCs w:val="20"/>
        </w:rPr>
        <w:t>into</w:t>
      </w:r>
      <w:r w:rsidR="00312E79" w:rsidRPr="00E9528B">
        <w:rPr>
          <w:rFonts w:ascii="Arial" w:hAnsi="Arial" w:cs="Arial"/>
          <w:sz w:val="20"/>
          <w:szCs w:val="20"/>
        </w:rPr>
        <w:t xml:space="preserve"> resistant and sensitive phenotypes could possibly be the most important </w:t>
      </w:r>
      <w:r w:rsidR="0044635E" w:rsidRPr="00E9528B">
        <w:rPr>
          <w:rFonts w:ascii="Arial" w:hAnsi="Arial" w:cs="Arial"/>
          <w:sz w:val="20"/>
          <w:szCs w:val="20"/>
        </w:rPr>
        <w:t xml:space="preserve">categorization </w:t>
      </w:r>
      <w:r w:rsidR="007D795E" w:rsidRPr="00E9528B">
        <w:rPr>
          <w:rFonts w:ascii="Arial" w:hAnsi="Arial" w:cs="Arial"/>
          <w:sz w:val="20"/>
          <w:szCs w:val="20"/>
        </w:rPr>
        <w:t xml:space="preserve">clinically </w:t>
      </w:r>
      <w:r w:rsidR="007D795E" w:rsidRPr="00E9528B">
        <w:rPr>
          <w:rFonts w:ascii="Arial" w:hAnsi="Arial" w:cs="Arial"/>
          <w:sz w:val="20"/>
          <w:szCs w:val="20"/>
        </w:rPr>
        <w:fldChar w:fldCharType="begin"/>
      </w:r>
      <w:r w:rsidR="00DC481C">
        <w:rPr>
          <w:rFonts w:ascii="Arial" w:hAnsi="Arial" w:cs="Arial"/>
          <w:sz w:val="20"/>
          <w:szCs w:val="20"/>
        </w:rPr>
        <w:instrText xml:space="preserve"> ADDIN ZOTERO_ITEM CSL_CITATION {"citationID":"akbe095sbm","properties":{"formattedCitation":"\\super 33\\nosupersub{}","plainCitation":"33","noteIndex":0},"citationItems":[{"id":913,"uris":["http://zotero.org/users/9551388/items/PMZ2MPLE"],"itemData":{"id":913,"type":"report","abstract":"Antimicrobial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7D795E" w:rsidRPr="00E9528B">
        <w:rPr>
          <w:rFonts w:ascii="Arial" w:hAnsi="Arial" w:cs="Arial"/>
          <w:sz w:val="20"/>
          <w:szCs w:val="20"/>
        </w:rPr>
        <w:fldChar w:fldCharType="separate"/>
      </w:r>
      <w:r w:rsidR="00DC481C" w:rsidRPr="00DC481C">
        <w:rPr>
          <w:rFonts w:ascii="Arial" w:hAnsi="Arial" w:cs="Arial"/>
          <w:sz w:val="20"/>
          <w:vertAlign w:val="superscript"/>
          <w:lang w:val="en-GB"/>
        </w:rPr>
        <w:t>33</w:t>
      </w:r>
      <w:r w:rsidR="007D795E" w:rsidRPr="00E9528B">
        <w:rPr>
          <w:rFonts w:ascii="Arial" w:hAnsi="Arial" w:cs="Arial"/>
          <w:sz w:val="20"/>
          <w:szCs w:val="20"/>
        </w:rPr>
        <w:fldChar w:fldCharType="end"/>
      </w:r>
      <w:r w:rsidR="007D795E" w:rsidRPr="00E9528B">
        <w:rPr>
          <w:rFonts w:ascii="Arial" w:hAnsi="Arial" w:cs="Arial"/>
          <w:sz w:val="20"/>
          <w:szCs w:val="20"/>
        </w:rPr>
        <w:t xml:space="preserve"> </w:t>
      </w:r>
      <w:r w:rsidR="006E40E7" w:rsidRPr="00E9528B">
        <w:rPr>
          <w:rFonts w:ascii="Arial" w:hAnsi="Arial" w:cs="Arial"/>
          <w:sz w:val="20"/>
          <w:szCs w:val="20"/>
        </w:rPr>
        <w:t xml:space="preserve">however </w:t>
      </w:r>
      <w:r w:rsidR="00257CB8" w:rsidRPr="00E9528B">
        <w:rPr>
          <w:rFonts w:ascii="Arial" w:hAnsi="Arial" w:cs="Arial"/>
          <w:sz w:val="20"/>
          <w:szCs w:val="20"/>
        </w:rPr>
        <w:t xml:space="preserve">is agnostic to the </w:t>
      </w:r>
      <w:r w:rsidR="001A188A" w:rsidRPr="00E9528B">
        <w:rPr>
          <w:rFonts w:ascii="Arial" w:hAnsi="Arial" w:cs="Arial"/>
          <w:sz w:val="20"/>
          <w:szCs w:val="20"/>
        </w:rPr>
        <w:t xml:space="preserve">number </w:t>
      </w:r>
      <w:r w:rsidR="00257CB8" w:rsidRPr="00E9528B">
        <w:rPr>
          <w:rFonts w:ascii="Arial" w:hAnsi="Arial" w:cs="Arial"/>
          <w:sz w:val="20"/>
          <w:szCs w:val="20"/>
        </w:rPr>
        <w:t>of resistant genes carried by each. W</w:t>
      </w:r>
      <w:r w:rsidR="00F915B2" w:rsidRPr="00E9528B">
        <w:rPr>
          <w:rFonts w:ascii="Arial" w:hAnsi="Arial" w:cs="Arial"/>
          <w:sz w:val="20"/>
          <w:szCs w:val="20"/>
        </w:rPr>
        <w:t>ithin</w:t>
      </w:r>
      <w:r w:rsidR="0044635E" w:rsidRPr="00E9528B">
        <w:rPr>
          <w:rFonts w:ascii="Arial" w:hAnsi="Arial" w:cs="Arial"/>
          <w:sz w:val="20"/>
          <w:szCs w:val="20"/>
        </w:rPr>
        <w:t>-host dynamics</w:t>
      </w:r>
      <w:r w:rsidR="007D795E" w:rsidRPr="00E9528B">
        <w:rPr>
          <w:rFonts w:ascii="Arial" w:hAnsi="Arial" w:cs="Arial"/>
          <w:sz w:val="20"/>
          <w:szCs w:val="20"/>
        </w:rPr>
        <w:t xml:space="preserve"> between these two</w:t>
      </w:r>
      <w:r w:rsidR="0044635E" w:rsidRPr="00E9528B">
        <w:rPr>
          <w:rFonts w:ascii="Arial" w:hAnsi="Arial" w:cs="Arial"/>
          <w:sz w:val="20"/>
          <w:szCs w:val="20"/>
        </w:rPr>
        <w:t xml:space="preserve"> </w:t>
      </w:r>
      <w:r w:rsidR="0044635E" w:rsidRPr="00E9528B">
        <w:rPr>
          <w:rFonts w:ascii="Arial" w:hAnsi="Arial" w:cs="Arial"/>
          <w:sz w:val="20"/>
          <w:szCs w:val="20"/>
        </w:rPr>
        <w:fldChar w:fldCharType="begin"/>
      </w:r>
      <w:r w:rsidR="00DC481C">
        <w:rPr>
          <w:rFonts w:ascii="Arial" w:hAnsi="Arial" w:cs="Arial"/>
          <w:sz w:val="20"/>
          <w:szCs w:val="20"/>
        </w:rPr>
        <w:instrText xml:space="preserve"> ADDIN ZOTERO_ITEM CSL_CITATION {"citationID":"a1q9g37vr4p","properties":{"formattedCitation":"\\super 5,33\\nosupersub{}","plainCitation":"5,33","noteIndex":0},"citationItems":[{"id":747,"uris":["http://zotero.org/users/9551388/items/YBLDRK39"],"itemData":{"id":747,"type":"article-journal","container-title":"Nature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44635E" w:rsidRPr="00E9528B">
        <w:rPr>
          <w:rFonts w:ascii="Arial" w:hAnsi="Arial" w:cs="Arial"/>
          <w:sz w:val="20"/>
          <w:szCs w:val="20"/>
        </w:rPr>
        <w:fldChar w:fldCharType="separate"/>
      </w:r>
      <w:r w:rsidR="00DC481C" w:rsidRPr="00DC481C">
        <w:rPr>
          <w:rFonts w:ascii="Arial" w:hAnsi="Arial" w:cs="Arial"/>
          <w:sz w:val="20"/>
          <w:vertAlign w:val="superscript"/>
          <w:lang w:val="en-GB"/>
        </w:rPr>
        <w:t>5,33</w:t>
      </w:r>
      <w:r w:rsidR="0044635E" w:rsidRPr="00E9528B">
        <w:rPr>
          <w:rFonts w:ascii="Arial" w:hAnsi="Arial" w:cs="Arial"/>
          <w:sz w:val="20"/>
          <w:szCs w:val="20"/>
        </w:rPr>
        <w:fldChar w:fldCharType="end"/>
      </w:r>
      <w:r w:rsidR="0044635E" w:rsidRPr="00E9528B">
        <w:rPr>
          <w:rFonts w:ascii="Arial" w:hAnsi="Arial" w:cs="Arial"/>
          <w:sz w:val="20"/>
          <w:szCs w:val="20"/>
        </w:rPr>
        <w:t xml:space="preserve"> </w:t>
      </w:r>
      <w:r w:rsidR="003E54B9" w:rsidRPr="00E9528B">
        <w:rPr>
          <w:rFonts w:ascii="Arial" w:hAnsi="Arial" w:cs="Arial"/>
          <w:sz w:val="20"/>
          <w:szCs w:val="20"/>
        </w:rPr>
        <w:t>including an accurate representation of the levels of resistance in each</w:t>
      </w:r>
      <w:r w:rsidR="00D8200A" w:rsidRPr="00E9528B">
        <w:rPr>
          <w:rFonts w:ascii="Arial" w:hAnsi="Arial" w:cs="Arial"/>
          <w:sz w:val="20"/>
          <w:szCs w:val="20"/>
        </w:rPr>
        <w:t>, loss and gain of resistance</w:t>
      </w:r>
      <w:r w:rsidR="003D466F" w:rsidRPr="00E9528B">
        <w:rPr>
          <w:rFonts w:ascii="Arial" w:hAnsi="Arial" w:cs="Arial"/>
          <w:sz w:val="20"/>
          <w:szCs w:val="20"/>
        </w:rPr>
        <w:t xml:space="preserve"> genes</w:t>
      </w:r>
      <w:r w:rsidR="00D8200A" w:rsidRPr="00E9528B">
        <w:rPr>
          <w:rFonts w:ascii="Arial" w:hAnsi="Arial" w:cs="Arial"/>
          <w:sz w:val="20"/>
          <w:szCs w:val="20"/>
        </w:rPr>
        <w:t xml:space="preserve"> through means of HGT</w:t>
      </w:r>
      <w:r w:rsidR="00A51ACB">
        <w:rPr>
          <w:rFonts w:ascii="Arial" w:hAnsi="Arial" w:cs="Arial"/>
          <w:sz w:val="20"/>
          <w:szCs w:val="20"/>
        </w:rPr>
        <w:t xml:space="preserve"> </w:t>
      </w:r>
      <w:r w:rsidR="00A51ACB">
        <w:rPr>
          <w:rFonts w:ascii="Arial" w:hAnsi="Arial" w:cs="Arial"/>
          <w:sz w:val="20"/>
          <w:szCs w:val="20"/>
        </w:rPr>
        <w:fldChar w:fldCharType="begin"/>
      </w:r>
      <w:r w:rsidR="00DC481C">
        <w:rPr>
          <w:rFonts w:ascii="Arial" w:hAnsi="Arial" w:cs="Arial"/>
          <w:sz w:val="20"/>
          <w:szCs w:val="20"/>
        </w:rPr>
        <w:instrText xml:space="preserve"> ADDIN ZOTERO_ITEM CSL_CITATION {"citationID":"a202ni27mkg","properties":{"formattedCitation":"\\super 14\\nosupersub{}","plainCitation":"14","noteIndex":0},"citationItems":[{"id":528,"uris":["http://zotero.org/users/9551388/items/VJGS9T7B"],"itemData":{"id":528,"type":"article-journal","abstract":"The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A51ACB">
        <w:rPr>
          <w:rFonts w:ascii="Arial" w:hAnsi="Arial" w:cs="Arial"/>
          <w:sz w:val="20"/>
          <w:szCs w:val="20"/>
        </w:rPr>
        <w:fldChar w:fldCharType="separate"/>
      </w:r>
      <w:r w:rsidR="00DC481C" w:rsidRPr="00DC481C">
        <w:rPr>
          <w:rFonts w:ascii="Arial" w:hAnsi="Arial" w:cs="Arial"/>
          <w:sz w:val="20"/>
          <w:vertAlign w:val="superscript"/>
          <w:lang w:val="en-GB"/>
        </w:rPr>
        <w:t>14</w:t>
      </w:r>
      <w:r w:rsidR="00A51ACB">
        <w:rPr>
          <w:rFonts w:ascii="Arial" w:hAnsi="Arial" w:cs="Arial"/>
          <w:sz w:val="20"/>
          <w:szCs w:val="20"/>
        </w:rPr>
        <w:fldChar w:fldCharType="end"/>
      </w:r>
      <w:r w:rsidR="00D8200A" w:rsidRPr="00E9528B">
        <w:rPr>
          <w:rFonts w:ascii="Arial" w:hAnsi="Arial" w:cs="Arial"/>
          <w:sz w:val="20"/>
          <w:szCs w:val="20"/>
        </w:rPr>
        <w:t>,</w:t>
      </w:r>
      <w:r w:rsidR="003E54B9" w:rsidRPr="00E9528B">
        <w:rPr>
          <w:rFonts w:ascii="Arial" w:hAnsi="Arial" w:cs="Arial"/>
          <w:sz w:val="20"/>
          <w:szCs w:val="20"/>
        </w:rPr>
        <w:t xml:space="preserve"> </w:t>
      </w:r>
      <w:r w:rsidR="007D795E" w:rsidRPr="00E9528B">
        <w:rPr>
          <w:rFonts w:ascii="Arial" w:hAnsi="Arial" w:cs="Arial"/>
          <w:sz w:val="20"/>
          <w:szCs w:val="20"/>
        </w:rPr>
        <w:t xml:space="preserve">and </w:t>
      </w:r>
      <w:r w:rsidR="0044635E" w:rsidRPr="00E9528B">
        <w:rPr>
          <w:rFonts w:ascii="Arial" w:hAnsi="Arial" w:cs="Arial"/>
          <w:sz w:val="20"/>
          <w:szCs w:val="20"/>
        </w:rPr>
        <w:t>interactions</w:t>
      </w:r>
      <w:r w:rsidR="001E43B2" w:rsidRPr="00E9528B">
        <w:rPr>
          <w:rFonts w:ascii="Arial" w:hAnsi="Arial" w:cs="Arial"/>
          <w:sz w:val="20"/>
          <w:szCs w:val="20"/>
        </w:rPr>
        <w:t xml:space="preserve"> between CA-MRSA and HA-MRSA strains </w:t>
      </w:r>
      <w:r w:rsidR="001E43B2" w:rsidRPr="00E9528B">
        <w:rPr>
          <w:rFonts w:ascii="Arial" w:hAnsi="Arial" w:cs="Arial"/>
          <w:sz w:val="20"/>
          <w:szCs w:val="20"/>
        </w:rPr>
        <w:fldChar w:fldCharType="begin"/>
      </w:r>
      <w:r w:rsidR="00DC481C">
        <w:rPr>
          <w:rFonts w:ascii="Arial" w:hAnsi="Arial" w:cs="Arial"/>
          <w:sz w:val="20"/>
          <w:szCs w:val="20"/>
        </w:rPr>
        <w:instrText xml:space="preserve"> ADDIN ZOTERO_ITEM CSL_CITATION {"citationID":"a226ur6fpff","properties":{"formattedCitation":"\\super 8,25\\nosupersub{}","plainCitation":"8,25","noteIndex":0},"citationItems":[{"id":909,"uris":["http://zotero.org/users/9551388/items/92WNR89D"],"itemData":{"id":909,"type":"article-journal","abstract":"Methicillin-resistant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1E43B2" w:rsidRPr="00E9528B">
        <w:rPr>
          <w:rFonts w:ascii="Arial" w:hAnsi="Arial" w:cs="Arial"/>
          <w:sz w:val="20"/>
          <w:szCs w:val="20"/>
        </w:rPr>
        <w:fldChar w:fldCharType="separate"/>
      </w:r>
      <w:r w:rsidR="00DC481C" w:rsidRPr="00DC481C">
        <w:rPr>
          <w:rFonts w:ascii="Arial" w:hAnsi="Arial" w:cs="Arial"/>
          <w:sz w:val="20"/>
          <w:vertAlign w:val="superscript"/>
          <w:lang w:val="en-GB"/>
        </w:rPr>
        <w:t>8,25</w:t>
      </w:r>
      <w:r w:rsidR="001E43B2" w:rsidRPr="00E9528B">
        <w:rPr>
          <w:rFonts w:ascii="Arial" w:hAnsi="Arial" w:cs="Arial"/>
          <w:sz w:val="20"/>
          <w:szCs w:val="20"/>
        </w:rPr>
        <w:fldChar w:fldCharType="end"/>
      </w:r>
      <w:r w:rsidR="001E43B2" w:rsidRPr="00E9528B">
        <w:rPr>
          <w:rFonts w:ascii="Arial" w:hAnsi="Arial" w:cs="Arial"/>
          <w:sz w:val="20"/>
          <w:szCs w:val="20"/>
        </w:rPr>
        <w:t xml:space="preserve"> </w:t>
      </w:r>
      <w:r w:rsidR="008D505D" w:rsidRPr="00E9528B">
        <w:rPr>
          <w:rFonts w:ascii="Arial" w:hAnsi="Arial" w:cs="Arial"/>
          <w:sz w:val="20"/>
          <w:szCs w:val="20"/>
        </w:rPr>
        <w:t>intertwined by the</w:t>
      </w:r>
      <w:r w:rsidR="004131D5" w:rsidRPr="00E9528B">
        <w:rPr>
          <w:rFonts w:ascii="Arial" w:hAnsi="Arial" w:cs="Arial"/>
          <w:sz w:val="20"/>
          <w:szCs w:val="20"/>
        </w:rPr>
        <w:t xml:space="preserve"> fast</w:t>
      </w:r>
      <w:r w:rsidR="008D505D" w:rsidRPr="00E9528B">
        <w:rPr>
          <w:rFonts w:ascii="Arial" w:hAnsi="Arial" w:cs="Arial"/>
          <w:sz w:val="20"/>
          <w:szCs w:val="20"/>
        </w:rPr>
        <w:t xml:space="preserve"> dynamical</w:t>
      </w:r>
      <w:r w:rsidR="006432F1" w:rsidRPr="00E9528B">
        <w:rPr>
          <w:rFonts w:ascii="Arial" w:hAnsi="Arial" w:cs="Arial"/>
          <w:sz w:val="20"/>
          <w:szCs w:val="20"/>
        </w:rPr>
        <w:t xml:space="preserve"> nature</w:t>
      </w:r>
      <w:r w:rsidR="008D505D" w:rsidRPr="00E9528B">
        <w:rPr>
          <w:rFonts w:ascii="Arial" w:hAnsi="Arial" w:cs="Arial"/>
          <w:sz w:val="20"/>
          <w:szCs w:val="20"/>
        </w:rPr>
        <w:t xml:space="preserve"> of hospital traffic </w:t>
      </w:r>
      <w:r w:rsidR="0044635E" w:rsidRPr="00E9528B">
        <w:rPr>
          <w:rFonts w:ascii="Arial" w:hAnsi="Arial" w:cs="Arial"/>
          <w:sz w:val="20"/>
          <w:szCs w:val="20"/>
        </w:rPr>
        <w:t xml:space="preserve">could help to </w:t>
      </w:r>
      <w:r w:rsidR="00A546E9" w:rsidRPr="00E9528B">
        <w:rPr>
          <w:rFonts w:ascii="Arial" w:hAnsi="Arial" w:cs="Arial"/>
          <w:sz w:val="20"/>
          <w:szCs w:val="20"/>
        </w:rPr>
        <w:t>understand</w:t>
      </w:r>
      <w:r w:rsidR="0044635E" w:rsidRPr="00E9528B">
        <w:rPr>
          <w:rFonts w:ascii="Arial" w:hAnsi="Arial" w:cs="Arial"/>
          <w:sz w:val="20"/>
          <w:szCs w:val="20"/>
        </w:rPr>
        <w:t xml:space="preserve"> estimated differences in the nosocomial transmission rates</w:t>
      </w:r>
      <w:r w:rsidR="00325C95">
        <w:rPr>
          <w:rFonts w:ascii="Arial" w:hAnsi="Arial" w:cs="Arial"/>
          <w:sz w:val="20"/>
          <w:szCs w:val="20"/>
        </w:rPr>
        <w:t>.</w:t>
      </w:r>
    </w:p>
    <w:p w14:paraId="649E54D2" w14:textId="77777777" w:rsidR="00325C95" w:rsidRDefault="00325C95" w:rsidP="00C7620C">
      <w:pPr>
        <w:jc w:val="both"/>
        <w:rPr>
          <w:rFonts w:ascii="Arial" w:hAnsi="Arial" w:cs="Arial"/>
          <w:sz w:val="20"/>
          <w:szCs w:val="20"/>
        </w:rPr>
      </w:pPr>
    </w:p>
    <w:p w14:paraId="3647D1E6" w14:textId="23846110" w:rsidR="00310818" w:rsidRPr="00E9528B" w:rsidRDefault="00325C95" w:rsidP="00C7620C">
      <w:pPr>
        <w:jc w:val="both"/>
        <w:rPr>
          <w:rFonts w:ascii="Arial" w:hAnsi="Arial" w:cs="Arial"/>
          <w:sz w:val="20"/>
          <w:szCs w:val="20"/>
        </w:rPr>
      </w:pPr>
      <w:r>
        <w:rPr>
          <w:rFonts w:ascii="Arial" w:hAnsi="Arial" w:cs="Arial"/>
          <w:sz w:val="20"/>
          <w:szCs w:val="20"/>
        </w:rPr>
        <w:t>U</w:t>
      </w:r>
      <w:r w:rsidR="0044635E" w:rsidRPr="00E9528B">
        <w:rPr>
          <w:rFonts w:ascii="Arial" w:hAnsi="Arial" w:cs="Arial"/>
          <w:sz w:val="20"/>
          <w:szCs w:val="20"/>
        </w:rPr>
        <w:t xml:space="preserve">ltimately </w:t>
      </w:r>
      <w:r>
        <w:rPr>
          <w:rFonts w:ascii="Arial" w:hAnsi="Arial" w:cs="Arial"/>
          <w:sz w:val="20"/>
          <w:szCs w:val="20"/>
        </w:rPr>
        <w:t xml:space="preserve">considering and </w:t>
      </w:r>
      <w:r w:rsidR="00D70F89">
        <w:rPr>
          <w:rFonts w:ascii="Arial" w:hAnsi="Arial" w:cs="Arial"/>
          <w:sz w:val="20"/>
          <w:szCs w:val="20"/>
        </w:rPr>
        <w:t>modeling</w:t>
      </w:r>
      <w:r>
        <w:rPr>
          <w:rFonts w:ascii="Arial" w:hAnsi="Arial" w:cs="Arial"/>
          <w:sz w:val="20"/>
          <w:szCs w:val="20"/>
        </w:rPr>
        <w:t xml:space="preserve"> all </w:t>
      </w:r>
      <w:r w:rsidR="00D70F89">
        <w:rPr>
          <w:rFonts w:ascii="Arial" w:hAnsi="Arial" w:cs="Arial"/>
          <w:sz w:val="20"/>
          <w:szCs w:val="20"/>
        </w:rPr>
        <w:t>these</w:t>
      </w:r>
      <w:r>
        <w:rPr>
          <w:rFonts w:ascii="Arial" w:hAnsi="Arial" w:cs="Arial"/>
          <w:sz w:val="20"/>
          <w:szCs w:val="20"/>
        </w:rPr>
        <w:t xml:space="preserve"> processes </w:t>
      </w:r>
      <w:r w:rsidR="00A51ACB">
        <w:rPr>
          <w:rFonts w:ascii="Arial" w:hAnsi="Arial" w:cs="Arial"/>
          <w:sz w:val="20"/>
          <w:szCs w:val="20"/>
        </w:rPr>
        <w:t>could lead to more specified models and provide an accurate understanding</w:t>
      </w:r>
      <w:r w:rsidR="0044635E" w:rsidRPr="00E9528B">
        <w:rPr>
          <w:rFonts w:ascii="Arial" w:hAnsi="Arial" w:cs="Arial"/>
          <w:sz w:val="20"/>
          <w:szCs w:val="20"/>
        </w:rPr>
        <w:t xml:space="preserve"> of the process</w:t>
      </w:r>
      <w:r w:rsidR="00FF33DF" w:rsidRPr="00E9528B">
        <w:rPr>
          <w:rFonts w:ascii="Arial" w:hAnsi="Arial" w:cs="Arial"/>
          <w:sz w:val="20"/>
          <w:szCs w:val="20"/>
        </w:rPr>
        <w:t>es</w:t>
      </w:r>
      <w:r w:rsidR="0044635E" w:rsidRPr="00E9528B">
        <w:rPr>
          <w:rFonts w:ascii="Arial" w:hAnsi="Arial" w:cs="Arial"/>
          <w:sz w:val="20"/>
          <w:szCs w:val="20"/>
        </w:rPr>
        <w:t xml:space="preserve"> shaping the </w:t>
      </w:r>
      <w:r w:rsidR="007D795E" w:rsidRPr="00E9528B">
        <w:rPr>
          <w:rFonts w:ascii="Arial" w:hAnsi="Arial" w:cs="Arial"/>
          <w:sz w:val="20"/>
          <w:szCs w:val="20"/>
        </w:rPr>
        <w:t>co-existence</w:t>
      </w:r>
      <w:r w:rsidR="0044635E" w:rsidRPr="00E9528B">
        <w:rPr>
          <w:rFonts w:ascii="Arial" w:hAnsi="Arial" w:cs="Arial"/>
          <w:sz w:val="20"/>
          <w:szCs w:val="20"/>
        </w:rPr>
        <w:t xml:space="preserve"> of </w:t>
      </w:r>
      <w:r w:rsidR="0044635E" w:rsidRPr="00E9528B">
        <w:rPr>
          <w:rFonts w:ascii="Arial" w:hAnsi="Arial" w:cs="Arial"/>
          <w:i/>
          <w:iCs/>
          <w:sz w:val="20"/>
          <w:szCs w:val="20"/>
        </w:rPr>
        <w:t xml:space="preserve">S. aureus </w:t>
      </w:r>
      <w:r w:rsidR="0044635E" w:rsidRPr="00E9528B">
        <w:rPr>
          <w:rFonts w:ascii="Arial" w:hAnsi="Arial" w:cs="Arial"/>
          <w:sz w:val="20"/>
          <w:szCs w:val="20"/>
        </w:rPr>
        <w:t xml:space="preserve">strains in the hospital. </w:t>
      </w:r>
      <w:r w:rsidR="001B68A9">
        <w:rPr>
          <w:rFonts w:ascii="Arial" w:hAnsi="Arial" w:cs="Arial"/>
          <w:sz w:val="20"/>
          <w:szCs w:val="20"/>
        </w:rPr>
        <w:t>Finally</w:t>
      </w:r>
      <w:r w:rsidR="004F79D6">
        <w:rPr>
          <w:rFonts w:ascii="Arial" w:hAnsi="Arial" w:cs="Arial"/>
          <w:sz w:val="20"/>
          <w:szCs w:val="20"/>
        </w:rPr>
        <w:t>,</w:t>
      </w:r>
      <w:r w:rsidR="001B68A9">
        <w:rPr>
          <w:rFonts w:ascii="Arial" w:hAnsi="Arial" w:cs="Arial"/>
          <w:sz w:val="20"/>
          <w:szCs w:val="20"/>
        </w:rPr>
        <w:t xml:space="preserve"> between species </w:t>
      </w:r>
      <w:r w:rsidR="005161CC">
        <w:rPr>
          <w:rFonts w:ascii="Arial" w:hAnsi="Arial" w:cs="Arial"/>
          <w:sz w:val="20"/>
          <w:szCs w:val="20"/>
        </w:rPr>
        <w:t>competition</w:t>
      </w:r>
      <w:r w:rsidR="001B68A9">
        <w:rPr>
          <w:rFonts w:ascii="Arial" w:hAnsi="Arial" w:cs="Arial"/>
          <w:sz w:val="20"/>
          <w:szCs w:val="20"/>
        </w:rPr>
        <w:t xml:space="preserve"> could also be important, </w:t>
      </w:r>
      <w:r w:rsidR="00312E79" w:rsidRPr="00E9528B">
        <w:rPr>
          <w:rFonts w:ascii="Arial" w:hAnsi="Arial" w:cs="Arial"/>
          <w:i/>
          <w:iCs/>
          <w:sz w:val="20"/>
          <w:szCs w:val="20"/>
        </w:rPr>
        <w:t xml:space="preserve">S. aureus </w:t>
      </w:r>
      <w:r w:rsidR="00312E79" w:rsidRPr="00E9528B">
        <w:rPr>
          <w:rFonts w:ascii="Arial" w:hAnsi="Arial" w:cs="Arial"/>
          <w:sz w:val="20"/>
          <w:szCs w:val="20"/>
        </w:rPr>
        <w:t xml:space="preserve">and </w:t>
      </w:r>
      <w:r w:rsidR="00312E79" w:rsidRPr="00E9528B">
        <w:rPr>
          <w:rFonts w:ascii="Arial" w:hAnsi="Arial" w:cs="Arial"/>
          <w:i/>
          <w:iCs/>
          <w:sz w:val="20"/>
          <w:szCs w:val="20"/>
        </w:rPr>
        <w:t>S. epidermis</w:t>
      </w:r>
      <w:r w:rsidR="00312E79" w:rsidRPr="00E9528B">
        <w:rPr>
          <w:rFonts w:ascii="Arial" w:hAnsi="Arial" w:cs="Arial"/>
          <w:sz w:val="20"/>
          <w:szCs w:val="20"/>
        </w:rPr>
        <w:t xml:space="preserve"> inhabit the nasal nares as commensal, </w:t>
      </w:r>
      <w:r w:rsidR="000D437F" w:rsidRPr="00E9528B">
        <w:rPr>
          <w:rFonts w:ascii="Arial" w:hAnsi="Arial" w:cs="Arial"/>
          <w:sz w:val="20"/>
          <w:szCs w:val="20"/>
        </w:rPr>
        <w:t>these</w:t>
      </w:r>
      <w:r w:rsidR="00312E79" w:rsidRPr="00E9528B">
        <w:rPr>
          <w:rFonts w:ascii="Arial" w:hAnsi="Arial" w:cs="Arial"/>
          <w:sz w:val="20"/>
          <w:szCs w:val="20"/>
        </w:rPr>
        <w:t xml:space="preserve"> </w:t>
      </w:r>
      <w:r w:rsidR="005161CC">
        <w:rPr>
          <w:rFonts w:ascii="Arial" w:hAnsi="Arial" w:cs="Arial"/>
          <w:sz w:val="20"/>
          <w:szCs w:val="20"/>
        </w:rPr>
        <w:t>overlap</w:t>
      </w:r>
      <w:r w:rsidR="00312E79" w:rsidRPr="00E9528B">
        <w:rPr>
          <w:rFonts w:ascii="Arial" w:hAnsi="Arial" w:cs="Arial"/>
          <w:sz w:val="20"/>
          <w:szCs w:val="20"/>
        </w:rPr>
        <w:t xml:space="preserve"> in </w:t>
      </w:r>
      <w:r w:rsidR="00A24B9F" w:rsidRPr="00E9528B">
        <w:rPr>
          <w:rFonts w:ascii="Arial" w:hAnsi="Arial" w:cs="Arial"/>
          <w:sz w:val="20"/>
          <w:szCs w:val="20"/>
        </w:rPr>
        <w:t>their</w:t>
      </w:r>
      <w:r w:rsidR="00312E79" w:rsidRPr="00E9528B">
        <w:rPr>
          <w:rFonts w:ascii="Arial" w:hAnsi="Arial" w:cs="Arial"/>
          <w:sz w:val="20"/>
          <w:szCs w:val="20"/>
        </w:rPr>
        <w:t xml:space="preserve"> ecological niche</w:t>
      </w:r>
      <w:r w:rsidR="000D437F" w:rsidRPr="00E9528B">
        <w:rPr>
          <w:rFonts w:ascii="Arial" w:hAnsi="Arial" w:cs="Arial"/>
          <w:sz w:val="20"/>
          <w:szCs w:val="20"/>
        </w:rPr>
        <w:t xml:space="preserve"> </w:t>
      </w:r>
      <w:r w:rsidR="009C385A" w:rsidRPr="00E9528B">
        <w:rPr>
          <w:rFonts w:ascii="Arial" w:hAnsi="Arial" w:cs="Arial"/>
          <w:sz w:val="20"/>
          <w:szCs w:val="20"/>
        </w:rPr>
        <w:t>pr</w:t>
      </w:r>
      <w:r w:rsidR="00C000F7" w:rsidRPr="00E9528B">
        <w:rPr>
          <w:rFonts w:ascii="Arial" w:hAnsi="Arial" w:cs="Arial"/>
          <w:sz w:val="20"/>
          <w:szCs w:val="20"/>
        </w:rPr>
        <w:t xml:space="preserve">oduce negative feedback between </w:t>
      </w:r>
      <w:r w:rsidR="000D437F" w:rsidRPr="00E9528B">
        <w:rPr>
          <w:rFonts w:ascii="Arial" w:hAnsi="Arial" w:cs="Arial"/>
          <w:sz w:val="20"/>
          <w:szCs w:val="20"/>
        </w:rPr>
        <w:t xml:space="preserve">the </w:t>
      </w:r>
      <w:r w:rsidR="00C000F7" w:rsidRPr="00E9528B">
        <w:rPr>
          <w:rFonts w:ascii="Arial" w:hAnsi="Arial" w:cs="Arial"/>
          <w:sz w:val="20"/>
          <w:szCs w:val="20"/>
        </w:rPr>
        <w:t xml:space="preserve">population </w:t>
      </w:r>
      <w:r w:rsidR="000D437F" w:rsidRPr="00E9528B">
        <w:rPr>
          <w:rFonts w:ascii="Arial" w:hAnsi="Arial" w:cs="Arial"/>
          <w:sz w:val="20"/>
          <w:szCs w:val="20"/>
        </w:rPr>
        <w:t>dynamics within the host</w:t>
      </w:r>
      <w:r w:rsidR="007B3C15" w:rsidRPr="00E9528B">
        <w:rPr>
          <w:rFonts w:ascii="Arial" w:hAnsi="Arial" w:cs="Arial"/>
          <w:sz w:val="20"/>
          <w:szCs w:val="20"/>
        </w:rPr>
        <w:t xml:space="preserve"> </w:t>
      </w:r>
      <w:r w:rsidR="00C000F7" w:rsidRPr="00E9528B">
        <w:rPr>
          <w:rFonts w:ascii="Arial" w:hAnsi="Arial" w:cs="Arial"/>
          <w:sz w:val="20"/>
          <w:szCs w:val="20"/>
        </w:rPr>
        <w:t>of both species</w:t>
      </w:r>
      <w:r w:rsidR="00F2285F">
        <w:rPr>
          <w:rFonts w:ascii="Arial" w:hAnsi="Arial" w:cs="Arial"/>
          <w:sz w:val="20"/>
          <w:szCs w:val="20"/>
        </w:rPr>
        <w:t xml:space="preserve"> </w:t>
      </w:r>
      <w:r w:rsidR="00F2285F" w:rsidRPr="00E9528B">
        <w:rPr>
          <w:rFonts w:ascii="Arial" w:hAnsi="Arial" w:cs="Arial"/>
          <w:sz w:val="20"/>
          <w:szCs w:val="20"/>
        </w:rPr>
        <w:t>('competitive release')</w:t>
      </w:r>
      <w:r w:rsidR="00EF0CD4" w:rsidRPr="00E9528B">
        <w:rPr>
          <w:rFonts w:ascii="Arial" w:hAnsi="Arial" w:cs="Arial"/>
          <w:sz w:val="20"/>
          <w:szCs w:val="20"/>
        </w:rPr>
        <w:t xml:space="preserve"> </w:t>
      </w:r>
      <w:r w:rsidR="00EF0CD4" w:rsidRPr="00AA1B68">
        <w:rPr>
          <w:rFonts w:ascii="Arial" w:hAnsi="Arial" w:cs="Arial"/>
          <w:color w:val="FF0000"/>
          <w:sz w:val="20"/>
          <w:szCs w:val="20"/>
        </w:rPr>
        <w:t>(cite)</w:t>
      </w:r>
      <w:r w:rsidR="000D437F" w:rsidRPr="00AA1B68">
        <w:rPr>
          <w:rFonts w:ascii="Arial" w:hAnsi="Arial" w:cs="Arial"/>
          <w:color w:val="FF0000"/>
          <w:sz w:val="20"/>
          <w:szCs w:val="20"/>
        </w:rPr>
        <w:t xml:space="preserve"> </w:t>
      </w:r>
      <w:r w:rsidR="000D437F" w:rsidRPr="00E9528B">
        <w:rPr>
          <w:rFonts w:ascii="Arial" w:hAnsi="Arial" w:cs="Arial"/>
          <w:sz w:val="20"/>
          <w:szCs w:val="20"/>
        </w:rPr>
        <w:t xml:space="preserve">and possibly ramify up to </w:t>
      </w:r>
      <w:r w:rsidR="005B0D5F" w:rsidRPr="00E9528B">
        <w:rPr>
          <w:rFonts w:ascii="Arial" w:hAnsi="Arial" w:cs="Arial"/>
          <w:sz w:val="20"/>
          <w:szCs w:val="20"/>
        </w:rPr>
        <w:t>hospital-level</w:t>
      </w:r>
      <w:r w:rsidR="000D437F" w:rsidRPr="00E9528B">
        <w:rPr>
          <w:rFonts w:ascii="Arial" w:hAnsi="Arial" w:cs="Arial"/>
          <w:sz w:val="20"/>
          <w:szCs w:val="20"/>
        </w:rPr>
        <w:t xml:space="preserve"> dynamics of these two</w:t>
      </w:r>
      <w:r w:rsidR="00C000F7" w:rsidRPr="00E9528B">
        <w:rPr>
          <w:rFonts w:ascii="Arial" w:hAnsi="Arial" w:cs="Arial"/>
          <w:sz w:val="20"/>
          <w:szCs w:val="20"/>
        </w:rPr>
        <w:t>.</w:t>
      </w:r>
      <w:r w:rsidR="00A1133E">
        <w:rPr>
          <w:rFonts w:ascii="Arial" w:hAnsi="Arial" w:cs="Arial"/>
          <w:sz w:val="20"/>
          <w:szCs w:val="20"/>
        </w:rPr>
        <w:t xml:space="preserve"> </w:t>
      </w:r>
      <w:r w:rsidR="006F7537">
        <w:rPr>
          <w:rFonts w:ascii="Arial" w:hAnsi="Arial" w:cs="Arial"/>
          <w:sz w:val="20"/>
          <w:szCs w:val="20"/>
        </w:rPr>
        <w:t>P</w:t>
      </w:r>
      <w:r w:rsidR="00C125D9" w:rsidRPr="00E9528B">
        <w:rPr>
          <w:rFonts w:ascii="Arial" w:hAnsi="Arial" w:cs="Arial"/>
          <w:sz w:val="20"/>
          <w:szCs w:val="20"/>
        </w:rPr>
        <w:t xml:space="preserve">olymicrobial </w:t>
      </w:r>
      <w:r w:rsidR="00310818" w:rsidRPr="00E9528B">
        <w:rPr>
          <w:rFonts w:ascii="Arial" w:hAnsi="Arial" w:cs="Arial"/>
          <w:sz w:val="20"/>
          <w:szCs w:val="20"/>
        </w:rPr>
        <w:t xml:space="preserve">infections with </w:t>
      </w:r>
      <w:r w:rsidR="00310818" w:rsidRPr="00E9528B">
        <w:rPr>
          <w:rFonts w:ascii="Arial" w:hAnsi="Arial" w:cs="Arial"/>
          <w:i/>
          <w:sz w:val="20"/>
          <w:szCs w:val="20"/>
        </w:rPr>
        <w:t xml:space="preserve">P. aeruginosa </w:t>
      </w:r>
      <w:r w:rsidR="00310818" w:rsidRPr="00E9528B">
        <w:rPr>
          <w:rFonts w:ascii="Arial" w:hAnsi="Arial" w:cs="Arial"/>
          <w:iCs/>
          <w:sz w:val="20"/>
          <w:szCs w:val="20"/>
        </w:rPr>
        <w:t xml:space="preserve">and </w:t>
      </w:r>
      <w:r w:rsidR="00310818" w:rsidRPr="00E9528B">
        <w:rPr>
          <w:rFonts w:ascii="Arial" w:hAnsi="Arial" w:cs="Arial"/>
          <w:i/>
          <w:sz w:val="20"/>
          <w:szCs w:val="20"/>
        </w:rPr>
        <w:t xml:space="preserve">S. aureus </w:t>
      </w:r>
      <w:r w:rsidR="00310818" w:rsidRPr="00E9528B">
        <w:rPr>
          <w:rFonts w:ascii="Arial" w:hAnsi="Arial" w:cs="Arial"/>
          <w:iCs/>
          <w:sz w:val="20"/>
          <w:szCs w:val="20"/>
        </w:rPr>
        <w:t xml:space="preserve">are considered to be harmful to their host resulting in </w:t>
      </w:r>
      <w:r w:rsidR="005A469C" w:rsidRPr="00E9528B">
        <w:rPr>
          <w:rFonts w:ascii="Arial" w:hAnsi="Arial" w:cs="Arial"/>
          <w:iCs/>
          <w:sz w:val="20"/>
          <w:szCs w:val="20"/>
        </w:rPr>
        <w:t>worst healthcare outcomes</w:t>
      </w:r>
      <w:r w:rsidR="00BF7CF5" w:rsidRPr="00E9528B">
        <w:rPr>
          <w:rFonts w:ascii="Arial" w:hAnsi="Arial" w:cs="Arial"/>
          <w:iCs/>
          <w:sz w:val="20"/>
          <w:szCs w:val="20"/>
        </w:rPr>
        <w:t>.</w:t>
      </w:r>
      <w:r w:rsidR="00310818" w:rsidRPr="00E9528B">
        <w:rPr>
          <w:rFonts w:ascii="Arial" w:hAnsi="Arial" w:cs="Arial"/>
          <w:iCs/>
          <w:sz w:val="20"/>
          <w:szCs w:val="20"/>
        </w:rPr>
        <w:t xml:space="preserve"> </w:t>
      </w:r>
      <w:r w:rsidR="00BF7CF5" w:rsidRPr="00E9528B">
        <w:rPr>
          <w:rFonts w:ascii="Arial" w:hAnsi="Arial" w:cs="Arial"/>
          <w:iCs/>
          <w:sz w:val="20"/>
          <w:szCs w:val="20"/>
        </w:rPr>
        <w:t xml:space="preserve">In turn, </w:t>
      </w:r>
      <w:r w:rsidR="00310818" w:rsidRPr="00E9528B">
        <w:rPr>
          <w:rFonts w:ascii="Arial" w:hAnsi="Arial" w:cs="Arial"/>
          <w:i/>
          <w:sz w:val="20"/>
          <w:szCs w:val="20"/>
        </w:rPr>
        <w:t xml:space="preserve">in-vitro </w:t>
      </w:r>
      <w:r w:rsidR="00310818" w:rsidRPr="00E9528B">
        <w:rPr>
          <w:rFonts w:ascii="Arial" w:hAnsi="Arial" w:cs="Arial"/>
          <w:iCs/>
          <w:sz w:val="20"/>
          <w:szCs w:val="20"/>
        </w:rPr>
        <w:t>experiments have shown t</w:t>
      </w:r>
      <w:r w:rsidR="005A469C" w:rsidRPr="00E9528B">
        <w:rPr>
          <w:rFonts w:ascii="Arial" w:hAnsi="Arial" w:cs="Arial"/>
          <w:iCs/>
          <w:sz w:val="20"/>
          <w:szCs w:val="20"/>
        </w:rPr>
        <w:t xml:space="preserve">hat </w:t>
      </w:r>
      <w:r w:rsidR="005A469C" w:rsidRPr="00E9528B">
        <w:rPr>
          <w:rFonts w:ascii="Arial" w:hAnsi="Arial" w:cs="Arial"/>
          <w:i/>
          <w:sz w:val="20"/>
          <w:szCs w:val="20"/>
        </w:rPr>
        <w:t xml:space="preserve">P. aeruginosa </w:t>
      </w:r>
      <w:r w:rsidR="005A469C" w:rsidRPr="00E9528B">
        <w:rPr>
          <w:rFonts w:ascii="Arial" w:hAnsi="Arial" w:cs="Arial"/>
          <w:iCs/>
          <w:sz w:val="20"/>
          <w:szCs w:val="20"/>
        </w:rPr>
        <w:t xml:space="preserve">outcompetes </w:t>
      </w:r>
      <w:r w:rsidR="005A469C" w:rsidRPr="00E9528B">
        <w:rPr>
          <w:rFonts w:ascii="Arial" w:hAnsi="Arial" w:cs="Arial"/>
          <w:i/>
          <w:sz w:val="20"/>
          <w:szCs w:val="20"/>
        </w:rPr>
        <w:t xml:space="preserve">S. aureus </w:t>
      </w:r>
      <w:r w:rsidR="00BF7CF5" w:rsidRPr="00E9528B">
        <w:rPr>
          <w:rFonts w:ascii="Arial" w:hAnsi="Arial" w:cs="Arial"/>
          <w:iCs/>
          <w:sz w:val="20"/>
          <w:szCs w:val="20"/>
        </w:rPr>
        <w:t>possibly modulating</w:t>
      </w:r>
      <w:r w:rsidR="00E710D8" w:rsidRPr="00E9528B">
        <w:rPr>
          <w:rFonts w:ascii="Arial" w:hAnsi="Arial" w:cs="Arial"/>
          <w:iCs/>
          <w:sz w:val="20"/>
          <w:szCs w:val="20"/>
        </w:rPr>
        <w:t xml:space="preserve"> </w:t>
      </w:r>
      <w:r w:rsidR="001C4A9E" w:rsidRPr="00E9528B">
        <w:rPr>
          <w:rFonts w:ascii="Arial" w:hAnsi="Arial" w:cs="Arial"/>
          <w:iCs/>
          <w:sz w:val="20"/>
          <w:szCs w:val="20"/>
        </w:rPr>
        <w:t xml:space="preserve">the </w:t>
      </w:r>
      <w:r w:rsidR="00E710D8" w:rsidRPr="00E9528B">
        <w:rPr>
          <w:rFonts w:ascii="Arial" w:hAnsi="Arial" w:cs="Arial"/>
          <w:iCs/>
          <w:sz w:val="20"/>
          <w:szCs w:val="20"/>
        </w:rPr>
        <w:t>individual</w:t>
      </w:r>
      <w:r w:rsidR="00BF7CF5" w:rsidRPr="00E9528B">
        <w:rPr>
          <w:rFonts w:ascii="Arial" w:hAnsi="Arial" w:cs="Arial"/>
          <w:iCs/>
          <w:sz w:val="20"/>
          <w:szCs w:val="20"/>
        </w:rPr>
        <w:t xml:space="preserve"> risk of contagion as well as</w:t>
      </w:r>
      <w:r w:rsidR="00E710D8" w:rsidRPr="00E9528B">
        <w:rPr>
          <w:rFonts w:ascii="Arial" w:hAnsi="Arial" w:cs="Arial"/>
          <w:iCs/>
          <w:sz w:val="20"/>
          <w:szCs w:val="20"/>
        </w:rPr>
        <w:t xml:space="preserve"> </w:t>
      </w:r>
      <w:r w:rsidR="005E275F" w:rsidRPr="00E9528B">
        <w:rPr>
          <w:rFonts w:ascii="Arial" w:hAnsi="Arial" w:cs="Arial"/>
          <w:iCs/>
          <w:sz w:val="20"/>
          <w:szCs w:val="20"/>
        </w:rPr>
        <w:t>hospital-level</w:t>
      </w:r>
      <w:r w:rsidR="005A469C" w:rsidRPr="00E9528B">
        <w:rPr>
          <w:rFonts w:ascii="Arial" w:hAnsi="Arial" w:cs="Arial"/>
          <w:iCs/>
          <w:sz w:val="20"/>
          <w:szCs w:val="20"/>
        </w:rPr>
        <w:t xml:space="preserve"> observed carriage of each</w:t>
      </w:r>
      <w:r w:rsidR="00D358B8" w:rsidRPr="00E9528B">
        <w:rPr>
          <w:rFonts w:ascii="Arial" w:hAnsi="Arial" w:cs="Arial"/>
          <w:iCs/>
          <w:sz w:val="20"/>
          <w:szCs w:val="20"/>
        </w:rPr>
        <w:t xml:space="preserve"> </w:t>
      </w:r>
      <w:r w:rsidR="00D358B8" w:rsidRPr="00E9528B">
        <w:rPr>
          <w:rFonts w:ascii="Arial" w:hAnsi="Arial" w:cs="Arial"/>
          <w:iCs/>
          <w:sz w:val="20"/>
          <w:szCs w:val="20"/>
        </w:rPr>
        <w:fldChar w:fldCharType="begin"/>
      </w:r>
      <w:r w:rsidR="00DC481C">
        <w:rPr>
          <w:rFonts w:ascii="Arial" w:hAnsi="Arial" w:cs="Arial"/>
          <w:iCs/>
          <w:sz w:val="20"/>
          <w:szCs w:val="20"/>
        </w:rPr>
        <w:instrText xml:space="preserve"> ADDIN ZOTERO_ITEM CSL_CITATION {"citationID":"a2f493rof21","properties":{"formattedCitation":"\\super 34\\nosupersub{}","plainCitation":"34","noteIndex":0},"citationItems":[{"id":1004,"uris":["http://zotero.org/users/9551388/items/MTH44DGM"],"itemData":{"id":1004,"type":"article-journal","abstract":"The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w:instrText>
      </w:r>
      <w:r w:rsidR="00DC481C">
        <w:rPr>
          <w:rFonts w:ascii="Cambria Math" w:hAnsi="Cambria Math" w:cs="Cambria Math"/>
          <w:iCs/>
          <w:sz w:val="20"/>
          <w:szCs w:val="20"/>
        </w:rPr>
        <w:instrText>ﬀ</w:instrText>
      </w:r>
      <w:r w:rsidR="00DC481C">
        <w:rPr>
          <w:rFonts w:ascii="Arial" w:hAnsi="Arial" w:cs="Arial"/>
          <w:iCs/>
          <w:sz w:val="20"/>
          <w:szCs w:val="20"/>
        </w:rPr>
        <w:instrText xml:space="preserve">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A."}],"issued":{"date-parts":[["2021",11,16]]}}}],"schema":"https://github.com/citation-style-language/schema/raw/master/csl-citation.json"} </w:instrText>
      </w:r>
      <w:r w:rsidR="00D358B8" w:rsidRPr="00E9528B">
        <w:rPr>
          <w:rFonts w:ascii="Arial" w:hAnsi="Arial" w:cs="Arial"/>
          <w:iCs/>
          <w:sz w:val="20"/>
          <w:szCs w:val="20"/>
        </w:rPr>
        <w:fldChar w:fldCharType="separate"/>
      </w:r>
      <w:r w:rsidR="00DC481C" w:rsidRPr="00DC481C">
        <w:rPr>
          <w:rFonts w:ascii="Arial" w:hAnsi="Arial" w:cs="Arial"/>
          <w:sz w:val="20"/>
          <w:vertAlign w:val="superscript"/>
          <w:lang w:val="en-GB"/>
        </w:rPr>
        <w:t>34</w:t>
      </w:r>
      <w:r w:rsidR="00D358B8" w:rsidRPr="00E9528B">
        <w:rPr>
          <w:rFonts w:ascii="Arial" w:hAnsi="Arial" w:cs="Arial"/>
          <w:iCs/>
          <w:sz w:val="20"/>
          <w:szCs w:val="20"/>
        </w:rPr>
        <w:fldChar w:fldCharType="end"/>
      </w:r>
      <w:r w:rsidR="005A469C" w:rsidRPr="00E9528B">
        <w:rPr>
          <w:rFonts w:ascii="Arial" w:hAnsi="Arial" w:cs="Arial"/>
          <w:iCs/>
          <w:sz w:val="20"/>
          <w:szCs w:val="20"/>
        </w:rPr>
        <w:t>.</w:t>
      </w:r>
    </w:p>
    <w:p w14:paraId="1EBDA633" w14:textId="77777777" w:rsidR="00312E79" w:rsidRPr="00E9528B" w:rsidRDefault="00312E79" w:rsidP="00C7620C">
      <w:pPr>
        <w:jc w:val="both"/>
        <w:rPr>
          <w:rFonts w:ascii="Arial" w:hAnsi="Arial" w:cs="Arial"/>
          <w:i/>
          <w:iCs/>
          <w:sz w:val="20"/>
          <w:szCs w:val="20"/>
        </w:rPr>
      </w:pPr>
    </w:p>
    <w:p w14:paraId="56C9C439" w14:textId="554455BD" w:rsidR="003F5FC6" w:rsidRPr="00E9528B" w:rsidRDefault="00AB617B" w:rsidP="00C7620C">
      <w:pPr>
        <w:jc w:val="both"/>
        <w:rPr>
          <w:rFonts w:ascii="Arial" w:hAnsi="Arial" w:cs="Arial"/>
          <w:color w:val="000000"/>
          <w:sz w:val="20"/>
          <w:szCs w:val="20"/>
        </w:rPr>
      </w:pPr>
      <w:r w:rsidRPr="00E9528B">
        <w:rPr>
          <w:rFonts w:ascii="Arial" w:hAnsi="Arial" w:cs="Arial"/>
          <w:sz w:val="20"/>
          <w:szCs w:val="20"/>
        </w:rPr>
        <w:t xml:space="preserve">We used an individual-based computational model to enrich the dynamical representation of patient movement across the hospital network using patient </w:t>
      </w:r>
      <w:r w:rsidR="003A264D">
        <w:rPr>
          <w:rFonts w:ascii="Arial" w:hAnsi="Arial" w:cs="Arial"/>
          <w:sz w:val="20"/>
          <w:szCs w:val="20"/>
        </w:rPr>
        <w:t>hospitali</w:t>
      </w:r>
      <w:r w:rsidR="00E25EE8">
        <w:rPr>
          <w:rFonts w:ascii="Arial" w:hAnsi="Arial" w:cs="Arial"/>
          <w:sz w:val="20"/>
          <w:szCs w:val="20"/>
        </w:rPr>
        <w:t>z</w:t>
      </w:r>
      <w:r w:rsidR="003A264D">
        <w:rPr>
          <w:rFonts w:ascii="Arial" w:hAnsi="Arial" w:cs="Arial"/>
          <w:sz w:val="20"/>
          <w:szCs w:val="20"/>
        </w:rPr>
        <w:t xml:space="preserve">ation </w:t>
      </w:r>
      <w:r w:rsidRPr="00E9528B">
        <w:rPr>
          <w:rFonts w:ascii="Arial" w:hAnsi="Arial" w:cs="Arial"/>
          <w:sz w:val="20"/>
          <w:szCs w:val="20"/>
        </w:rPr>
        <w:t>records in a major New York City hospital network</w:t>
      </w:r>
      <w:r w:rsidR="00B86790">
        <w:rPr>
          <w:rFonts w:ascii="Arial" w:hAnsi="Arial" w:cs="Arial"/>
          <w:sz w:val="20"/>
          <w:szCs w:val="20"/>
        </w:rPr>
        <w:t xml:space="preserve">. We </w:t>
      </w:r>
      <w:r w:rsidR="00CE3848" w:rsidRPr="00E9528B">
        <w:rPr>
          <w:rFonts w:ascii="Arial" w:hAnsi="Arial" w:cs="Arial"/>
          <w:color w:val="000000"/>
          <w:sz w:val="20"/>
          <w:szCs w:val="20"/>
        </w:rPr>
        <w:t>were able to accurately reproduce the observed data across the hospital and building level</w:t>
      </w:r>
      <w:r w:rsidR="00C67248" w:rsidRPr="00E9528B">
        <w:rPr>
          <w:rFonts w:ascii="Arial" w:hAnsi="Arial" w:cs="Arial"/>
          <w:color w:val="000000"/>
          <w:sz w:val="20"/>
          <w:szCs w:val="20"/>
        </w:rPr>
        <w:t>s.</w:t>
      </w:r>
      <w:r w:rsidR="00A560D8" w:rsidRPr="00E9528B">
        <w:rPr>
          <w:rFonts w:ascii="Arial" w:hAnsi="Arial" w:cs="Arial"/>
          <w:color w:val="000000"/>
          <w:sz w:val="20"/>
          <w:szCs w:val="20"/>
        </w:rPr>
        <w:t xml:space="preserve"> </w:t>
      </w:r>
      <w:r w:rsidR="003F5FC6" w:rsidRPr="00E9528B">
        <w:rPr>
          <w:rFonts w:ascii="Arial" w:hAnsi="Arial" w:cs="Arial"/>
          <w:color w:val="000000"/>
          <w:sz w:val="20"/>
          <w:szCs w:val="20"/>
        </w:rPr>
        <w:t xml:space="preserve">Our model </w:t>
      </w:r>
      <w:r w:rsidR="000A02ED" w:rsidRPr="00E9528B">
        <w:rPr>
          <w:rFonts w:ascii="Arial" w:hAnsi="Arial" w:cs="Arial"/>
          <w:color w:val="000000"/>
          <w:sz w:val="20"/>
          <w:szCs w:val="20"/>
        </w:rPr>
        <w:t>ab</w:t>
      </w:r>
      <w:r w:rsidR="00626F39" w:rsidRPr="00E9528B">
        <w:rPr>
          <w:rFonts w:ascii="Arial" w:hAnsi="Arial" w:cs="Arial"/>
          <w:color w:val="000000"/>
          <w:sz w:val="20"/>
          <w:szCs w:val="20"/>
        </w:rPr>
        <w:t>so</w:t>
      </w:r>
      <w:r w:rsidR="000A02ED" w:rsidRPr="00E9528B">
        <w:rPr>
          <w:rFonts w:ascii="Arial" w:hAnsi="Arial" w:cs="Arial"/>
          <w:color w:val="000000"/>
          <w:sz w:val="20"/>
          <w:szCs w:val="20"/>
        </w:rPr>
        <w:t xml:space="preserve">rbs </w:t>
      </w:r>
      <w:r w:rsidR="003F5FC6" w:rsidRPr="00E9528B">
        <w:rPr>
          <w:rFonts w:ascii="Arial" w:hAnsi="Arial" w:cs="Arial"/>
          <w:color w:val="000000"/>
          <w:sz w:val="20"/>
          <w:szCs w:val="20"/>
        </w:rPr>
        <w:t>both direct</w:t>
      </w:r>
      <w:r w:rsidR="0059018B" w:rsidRPr="00E9528B">
        <w:rPr>
          <w:rFonts w:ascii="Arial" w:hAnsi="Arial" w:cs="Arial"/>
          <w:color w:val="000000"/>
          <w:sz w:val="20"/>
          <w:szCs w:val="20"/>
        </w:rPr>
        <w:t xml:space="preserve"> </w:t>
      </w:r>
      <w:r w:rsidR="003F5FC6" w:rsidRPr="00E9528B">
        <w:rPr>
          <w:rFonts w:ascii="Arial" w:hAnsi="Arial" w:cs="Arial"/>
          <w:color w:val="000000"/>
          <w:sz w:val="20"/>
          <w:szCs w:val="20"/>
        </w:rPr>
        <w:t xml:space="preserve">and indirect modes of transmission </w:t>
      </w:r>
      <w:r w:rsidR="00A142FF" w:rsidRPr="00E9528B">
        <w:rPr>
          <w:rFonts w:ascii="Arial" w:hAnsi="Arial" w:cs="Arial"/>
          <w:color w:val="000000"/>
          <w:sz w:val="20"/>
          <w:szCs w:val="20"/>
        </w:rPr>
        <w:t xml:space="preserve">in </w:t>
      </w:r>
      <w:r w:rsidR="00EF0CD4" w:rsidRPr="00E9528B">
        <w:rPr>
          <w:rFonts w:ascii="Arial" w:hAnsi="Arial" w:cs="Arial"/>
          <w:color w:val="000000"/>
          <w:sz w:val="20"/>
          <w:szCs w:val="20"/>
        </w:rPr>
        <w:t>the</w:t>
      </w:r>
      <w:r w:rsidR="003F5FC6" w:rsidRPr="00E9528B">
        <w:rPr>
          <w:rFonts w:ascii="Arial" w:hAnsi="Arial" w:cs="Arial"/>
          <w:color w:val="000000"/>
          <w:sz w:val="20"/>
          <w:szCs w:val="20"/>
        </w:rPr>
        <w:t xml:space="preserve"> same </w:t>
      </w:r>
      <w:r w:rsidR="009B5F2B" w:rsidRPr="00E9528B">
        <w:rPr>
          <w:rFonts w:ascii="Arial" w:hAnsi="Arial" w:cs="Arial"/>
          <w:color w:val="000000"/>
          <w:sz w:val="20"/>
          <w:szCs w:val="20"/>
        </w:rPr>
        <w:t>par</w:t>
      </w:r>
      <w:r w:rsidR="00D46826" w:rsidRPr="00E9528B">
        <w:rPr>
          <w:rFonts w:ascii="Arial" w:hAnsi="Arial" w:cs="Arial"/>
          <w:color w:val="000000"/>
          <w:sz w:val="20"/>
          <w:szCs w:val="20"/>
        </w:rPr>
        <w:t>a</w:t>
      </w:r>
      <w:r w:rsidR="009B5F2B" w:rsidRPr="00E9528B">
        <w:rPr>
          <w:rFonts w:ascii="Arial" w:hAnsi="Arial" w:cs="Arial"/>
          <w:color w:val="000000"/>
          <w:sz w:val="20"/>
          <w:szCs w:val="20"/>
        </w:rPr>
        <w:t>meter</w:t>
      </w:r>
      <w:r w:rsidR="0086126A" w:rsidRPr="00E9528B">
        <w:rPr>
          <w:rFonts w:ascii="Arial" w:hAnsi="Arial" w:cs="Arial"/>
          <w:color w:val="000000"/>
          <w:sz w:val="20"/>
          <w:szCs w:val="20"/>
        </w:rPr>
        <w:t xml:space="preserve"> </w:t>
      </w:r>
      <m:oMath>
        <m:r>
          <m:rPr>
            <m:sty m:val="p"/>
          </m:rPr>
          <w:rPr>
            <w:rFonts w:ascii="Cambria Math" w:hAnsi="Cambria Math" w:cs="Arial"/>
            <w:color w:val="000000"/>
            <w:sz w:val="20"/>
            <w:szCs w:val="20"/>
          </w:rPr>
          <m:t>β</m:t>
        </m:r>
      </m:oMath>
      <w:r w:rsidR="0052181A" w:rsidRPr="00E9528B">
        <w:rPr>
          <w:rFonts w:ascii="Arial" w:hAnsi="Arial" w:cs="Arial"/>
          <w:color w:val="000000"/>
          <w:sz w:val="20"/>
          <w:szCs w:val="20"/>
        </w:rPr>
        <w:t>.</w:t>
      </w:r>
      <w:r w:rsidR="0059018B" w:rsidRPr="00E9528B">
        <w:rPr>
          <w:rFonts w:ascii="Arial" w:hAnsi="Arial" w:cs="Arial"/>
          <w:color w:val="000000"/>
          <w:sz w:val="20"/>
          <w:szCs w:val="20"/>
        </w:rPr>
        <w:t xml:space="preserve"> </w:t>
      </w:r>
      <w:r w:rsidR="00B64D61" w:rsidRPr="00E9528B">
        <w:rPr>
          <w:rFonts w:ascii="Arial" w:hAnsi="Arial" w:cs="Arial"/>
          <w:color w:val="000000"/>
          <w:sz w:val="20"/>
          <w:szCs w:val="20"/>
        </w:rPr>
        <w:t>Fast dynamics of patient traffic</w:t>
      </w:r>
      <w:r w:rsidR="00325C95">
        <w:rPr>
          <w:rFonts w:ascii="Arial" w:hAnsi="Arial" w:cs="Arial"/>
          <w:color w:val="000000"/>
          <w:sz w:val="20"/>
          <w:szCs w:val="20"/>
        </w:rPr>
        <w:t>,</w:t>
      </w:r>
      <w:r w:rsidR="0075718C">
        <w:rPr>
          <w:rFonts w:ascii="Arial" w:hAnsi="Arial" w:cs="Arial"/>
          <w:color w:val="000000"/>
          <w:sz w:val="20"/>
          <w:szCs w:val="20"/>
        </w:rPr>
        <w:t xml:space="preserve"> </w:t>
      </w:r>
      <w:r w:rsidR="00325C95">
        <w:rPr>
          <w:rFonts w:ascii="Arial" w:hAnsi="Arial" w:cs="Arial"/>
          <w:color w:val="000000"/>
          <w:sz w:val="20"/>
          <w:szCs w:val="20"/>
        </w:rPr>
        <w:t>from daily to weekly timescales,</w:t>
      </w:r>
      <w:r w:rsidR="00B64D61" w:rsidRPr="00E9528B">
        <w:rPr>
          <w:rFonts w:ascii="Arial" w:hAnsi="Arial" w:cs="Arial"/>
          <w:color w:val="000000"/>
          <w:sz w:val="20"/>
          <w:szCs w:val="20"/>
        </w:rPr>
        <w:t xml:space="preserve"> points to transmission possibly dominated by indirect modes of transmission</w:t>
      </w:r>
      <w:r w:rsidR="000A36EF" w:rsidRPr="00E9528B">
        <w:rPr>
          <w:rFonts w:ascii="Arial" w:hAnsi="Arial" w:cs="Arial"/>
          <w:color w:val="000000"/>
          <w:sz w:val="20"/>
          <w:szCs w:val="20"/>
        </w:rPr>
        <w:t>, that do not depend on host-to-host contact</w:t>
      </w:r>
      <w:r w:rsidR="00BD44BB" w:rsidRPr="00E9528B">
        <w:rPr>
          <w:rFonts w:ascii="Arial" w:hAnsi="Arial" w:cs="Arial"/>
          <w:color w:val="000000"/>
          <w:sz w:val="20"/>
          <w:szCs w:val="20"/>
        </w:rPr>
        <w:t xml:space="preserve">, especially environmental or fomite as well as </w:t>
      </w:r>
      <w:r w:rsidR="006527D9" w:rsidRPr="00E9528B">
        <w:rPr>
          <w:rFonts w:ascii="Arial" w:hAnsi="Arial" w:cs="Arial"/>
          <w:color w:val="000000"/>
          <w:sz w:val="20"/>
          <w:szCs w:val="20"/>
        </w:rPr>
        <w:t>HCW-mediated</w:t>
      </w:r>
      <w:r w:rsidR="00893506" w:rsidRPr="00E9528B">
        <w:rPr>
          <w:rFonts w:ascii="Arial" w:hAnsi="Arial" w:cs="Arial"/>
          <w:color w:val="000000"/>
          <w:sz w:val="20"/>
          <w:szCs w:val="20"/>
        </w:rPr>
        <w:t xml:space="preserve"> transmission</w:t>
      </w:r>
      <w:r w:rsidR="00325168" w:rsidRPr="00E9528B">
        <w:rPr>
          <w:rFonts w:ascii="Arial" w:hAnsi="Arial" w:cs="Arial"/>
          <w:color w:val="000000"/>
          <w:sz w:val="20"/>
          <w:szCs w:val="20"/>
        </w:rPr>
        <w:t xml:space="preserve"> </w:t>
      </w:r>
      <w:r w:rsidR="00325168" w:rsidRPr="00E9528B">
        <w:rPr>
          <w:rFonts w:ascii="Arial" w:hAnsi="Arial" w:cs="Arial"/>
          <w:color w:val="000000"/>
          <w:sz w:val="20"/>
          <w:szCs w:val="20"/>
        </w:rPr>
        <w:fldChar w:fldCharType="begin"/>
      </w:r>
      <w:r w:rsidR="00DC481C">
        <w:rPr>
          <w:rFonts w:ascii="Arial" w:hAnsi="Arial" w:cs="Arial"/>
          <w:color w:val="000000"/>
          <w:sz w:val="20"/>
          <w:szCs w:val="20"/>
        </w:rPr>
        <w:instrText xml:space="preserve"> ADDIN ZOTERO_ITEM CSL_CITATION {"citationID":"amgg15nv6h","properties":{"formattedCitation":"\\super 4,35\\uc0\\u8211{}40\\nosupersub{}","plainCitation":"4,35–40","noteIndex":0},"citationItems":[{"id":1001,"uris":["http://zotero.org/users/9551388/items/52HNSCQV"],"itemData":{"id":1001,"type":"article-journal","abstract":"Hospital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00325168" w:rsidRPr="00E9528B">
        <w:rPr>
          <w:rFonts w:ascii="Arial" w:hAnsi="Arial" w:cs="Arial"/>
          <w:color w:val="000000"/>
          <w:sz w:val="20"/>
          <w:szCs w:val="20"/>
        </w:rPr>
        <w:fldChar w:fldCharType="separate"/>
      </w:r>
      <w:r w:rsidR="00DC481C" w:rsidRPr="00DC481C">
        <w:rPr>
          <w:rFonts w:ascii="Arial" w:hAnsi="Arial" w:cs="Arial"/>
          <w:color w:val="000000"/>
          <w:sz w:val="20"/>
          <w:vertAlign w:val="superscript"/>
          <w:lang w:val="en-GB"/>
        </w:rPr>
        <w:t>4,35–40</w:t>
      </w:r>
      <w:r w:rsidR="00325168" w:rsidRPr="00E9528B">
        <w:rPr>
          <w:rFonts w:ascii="Arial" w:hAnsi="Arial" w:cs="Arial"/>
          <w:color w:val="000000"/>
          <w:sz w:val="20"/>
          <w:szCs w:val="20"/>
        </w:rPr>
        <w:fldChar w:fldCharType="end"/>
      </w:r>
      <w:r w:rsidR="00B64D61" w:rsidRPr="00E9528B">
        <w:rPr>
          <w:rFonts w:ascii="Arial" w:hAnsi="Arial" w:cs="Arial"/>
          <w:color w:val="000000"/>
          <w:sz w:val="20"/>
          <w:szCs w:val="20"/>
        </w:rPr>
        <w:t>. In fact, the Center for Disease Control</w:t>
      </w:r>
      <w:r w:rsidR="004131D5" w:rsidRPr="00E9528B">
        <w:rPr>
          <w:rFonts w:ascii="Arial" w:hAnsi="Arial" w:cs="Arial"/>
          <w:color w:val="000000"/>
          <w:sz w:val="20"/>
          <w:szCs w:val="20"/>
        </w:rPr>
        <w:t xml:space="preserve"> and Prevention</w:t>
      </w:r>
      <w:r w:rsidR="00B64D61" w:rsidRPr="00E9528B">
        <w:rPr>
          <w:rFonts w:ascii="Arial" w:hAnsi="Arial" w:cs="Arial"/>
          <w:color w:val="000000"/>
          <w:sz w:val="20"/>
          <w:szCs w:val="20"/>
        </w:rPr>
        <w:t xml:space="preserve"> (CDC) healthcare infection control</w:t>
      </w:r>
      <w:r w:rsidR="00FF0C0F" w:rsidRPr="00E9528B">
        <w:rPr>
          <w:rFonts w:ascii="Arial" w:hAnsi="Arial" w:cs="Arial"/>
          <w:color w:val="000000"/>
          <w:sz w:val="20"/>
          <w:szCs w:val="20"/>
        </w:rPr>
        <w:t xml:space="preserve"> webpage</w:t>
      </w:r>
      <w:r w:rsidR="00B64D61" w:rsidRPr="00E9528B">
        <w:rPr>
          <w:rFonts w:ascii="Arial" w:hAnsi="Arial" w:cs="Arial"/>
          <w:color w:val="000000"/>
          <w:sz w:val="20"/>
          <w:szCs w:val="20"/>
        </w:rPr>
        <w:t xml:space="preserve"> </w:t>
      </w:r>
      <w:r w:rsidR="00BD44BB" w:rsidRPr="00E9528B">
        <w:rPr>
          <w:rFonts w:ascii="Arial" w:hAnsi="Arial" w:cs="Arial"/>
          <w:color w:val="000000"/>
          <w:sz w:val="20"/>
          <w:szCs w:val="20"/>
        </w:rPr>
        <w:fldChar w:fldCharType="begin"/>
      </w:r>
      <w:r w:rsidR="00DC481C">
        <w:rPr>
          <w:rFonts w:ascii="Arial" w:hAnsi="Arial" w:cs="Arial"/>
          <w:color w:val="000000"/>
          <w:sz w:val="20"/>
          <w:szCs w:val="20"/>
        </w:rPr>
        <w:instrText xml:space="preserve"> ADDIN ZOTERO_ITEM CSL_CITATION {"citationID":"an84kklceq","properties":{"formattedCitation":"\\super 41,42\\nosupersub{}","plainCitation":"41,42","noteIndex":0},"citationItems":[{"id":990,"uris":["http://zotero.org/users/9551388/items/CLQ26GN5"],"itemData":{"id":990,"type":"webpage","title":"Learn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00BD44BB" w:rsidRPr="00E9528B">
        <w:rPr>
          <w:rFonts w:ascii="Arial" w:hAnsi="Arial" w:cs="Arial"/>
          <w:color w:val="000000"/>
          <w:sz w:val="20"/>
          <w:szCs w:val="20"/>
        </w:rPr>
        <w:fldChar w:fldCharType="separate"/>
      </w:r>
      <w:r w:rsidR="00DC481C" w:rsidRPr="00DC481C">
        <w:rPr>
          <w:rFonts w:ascii="Arial" w:hAnsi="Arial" w:cs="Arial"/>
          <w:color w:val="000000"/>
          <w:sz w:val="20"/>
          <w:vertAlign w:val="superscript"/>
          <w:lang w:val="en-GB"/>
        </w:rPr>
        <w:t>41,42</w:t>
      </w:r>
      <w:r w:rsidR="00BD44BB" w:rsidRPr="00E9528B">
        <w:rPr>
          <w:rFonts w:ascii="Arial" w:hAnsi="Arial" w:cs="Arial"/>
          <w:color w:val="000000"/>
          <w:sz w:val="20"/>
          <w:szCs w:val="20"/>
        </w:rPr>
        <w:fldChar w:fldCharType="end"/>
      </w:r>
      <w:r w:rsidR="00BD44BB" w:rsidRPr="00E9528B">
        <w:rPr>
          <w:rFonts w:ascii="Arial" w:hAnsi="Arial" w:cs="Arial"/>
          <w:color w:val="000000"/>
          <w:sz w:val="20"/>
          <w:szCs w:val="20"/>
        </w:rPr>
        <w:t xml:space="preserve"> </w:t>
      </w:r>
      <w:r w:rsidR="00A142FF" w:rsidRPr="00E9528B">
        <w:rPr>
          <w:rFonts w:ascii="Arial" w:hAnsi="Arial" w:cs="Arial"/>
          <w:color w:val="000000"/>
          <w:sz w:val="20"/>
          <w:szCs w:val="20"/>
        </w:rPr>
        <w:t xml:space="preserve">highlights the </w:t>
      </w:r>
      <w:r w:rsidR="00A142FF" w:rsidRPr="00E9528B">
        <w:rPr>
          <w:rFonts w:ascii="Arial" w:hAnsi="Arial" w:cs="Arial"/>
          <w:color w:val="000000"/>
          <w:sz w:val="20"/>
          <w:szCs w:val="20"/>
        </w:rPr>
        <w:lastRenderedPageBreak/>
        <w:t>environment</w:t>
      </w:r>
      <w:r w:rsidR="00BE5EB3" w:rsidRPr="00E9528B">
        <w:rPr>
          <w:rFonts w:ascii="Arial" w:hAnsi="Arial" w:cs="Arial"/>
          <w:color w:val="000000"/>
          <w:sz w:val="20"/>
          <w:szCs w:val="20"/>
        </w:rPr>
        <w:t xml:space="preserve">, </w:t>
      </w:r>
      <w:r w:rsidR="00A142FF" w:rsidRPr="00E9528B">
        <w:rPr>
          <w:rFonts w:ascii="Arial" w:hAnsi="Arial" w:cs="Arial"/>
          <w:color w:val="000000"/>
          <w:sz w:val="20"/>
          <w:szCs w:val="20"/>
        </w:rPr>
        <w:t>surfaces and devices</w:t>
      </w:r>
      <w:r w:rsidR="00BE5EB3" w:rsidRPr="00E9528B">
        <w:rPr>
          <w:rFonts w:ascii="Arial" w:hAnsi="Arial" w:cs="Arial"/>
          <w:color w:val="000000"/>
          <w:sz w:val="20"/>
          <w:szCs w:val="20"/>
        </w:rPr>
        <w:t>,</w:t>
      </w:r>
      <w:r w:rsidR="00A142FF" w:rsidRPr="00E9528B">
        <w:rPr>
          <w:rFonts w:ascii="Arial" w:hAnsi="Arial" w:cs="Arial"/>
          <w:color w:val="000000"/>
          <w:sz w:val="20"/>
          <w:szCs w:val="20"/>
        </w:rPr>
        <w:t xml:space="preserve"> as a common reservoir of </w:t>
      </w:r>
      <w:r w:rsidR="00BE5EB3" w:rsidRPr="00E9528B">
        <w:rPr>
          <w:rFonts w:ascii="Arial" w:hAnsi="Arial" w:cs="Arial"/>
          <w:color w:val="000000"/>
          <w:sz w:val="20"/>
          <w:szCs w:val="20"/>
        </w:rPr>
        <w:t xml:space="preserve">germs </w:t>
      </w:r>
      <w:r w:rsidR="00A142FF" w:rsidRPr="00E9528B">
        <w:rPr>
          <w:rFonts w:ascii="Arial" w:hAnsi="Arial" w:cs="Arial"/>
          <w:color w:val="000000"/>
          <w:sz w:val="20"/>
          <w:szCs w:val="20"/>
        </w:rPr>
        <w:t>in healthcare places</w:t>
      </w:r>
      <w:r w:rsidR="00515766" w:rsidRPr="00E9528B">
        <w:rPr>
          <w:rFonts w:ascii="Arial" w:hAnsi="Arial" w:cs="Arial"/>
          <w:color w:val="000000"/>
          <w:sz w:val="20"/>
          <w:szCs w:val="20"/>
        </w:rPr>
        <w:t xml:space="preserve"> </w:t>
      </w:r>
      <w:r w:rsidR="004F5453" w:rsidRPr="00E9528B">
        <w:rPr>
          <w:rFonts w:ascii="Arial" w:hAnsi="Arial" w:cs="Arial"/>
          <w:color w:val="000000"/>
          <w:sz w:val="20"/>
          <w:szCs w:val="20"/>
        </w:rPr>
        <w:t>and hand washing, cleaning</w:t>
      </w:r>
      <w:r w:rsidR="00B86790">
        <w:rPr>
          <w:rFonts w:ascii="Arial" w:hAnsi="Arial" w:cs="Arial"/>
          <w:color w:val="000000"/>
          <w:sz w:val="20"/>
          <w:szCs w:val="20"/>
        </w:rPr>
        <w:t>.</w:t>
      </w:r>
      <w:r w:rsidR="004F5453" w:rsidRPr="00E9528B">
        <w:rPr>
          <w:rFonts w:ascii="Arial" w:hAnsi="Arial" w:cs="Arial"/>
          <w:color w:val="000000"/>
          <w:sz w:val="20"/>
          <w:szCs w:val="20"/>
        </w:rPr>
        <w:t xml:space="preserve"> </w:t>
      </w:r>
      <w:r w:rsidR="00C6038F" w:rsidRPr="00E9528B">
        <w:rPr>
          <w:rFonts w:ascii="Arial" w:hAnsi="Arial" w:cs="Arial"/>
          <w:color w:val="000000"/>
          <w:sz w:val="20"/>
          <w:szCs w:val="20"/>
        </w:rPr>
        <w:t xml:space="preserve">How </w:t>
      </w:r>
      <w:r w:rsidR="008B4389" w:rsidRPr="00E9528B">
        <w:rPr>
          <w:rFonts w:ascii="Arial" w:hAnsi="Arial" w:cs="Arial"/>
          <w:color w:val="000000"/>
          <w:sz w:val="20"/>
          <w:szCs w:val="20"/>
        </w:rPr>
        <w:t xml:space="preserve">does </w:t>
      </w:r>
      <w:r w:rsidR="0093787C" w:rsidRPr="00E9528B">
        <w:rPr>
          <w:rFonts w:ascii="Arial" w:hAnsi="Arial" w:cs="Arial"/>
          <w:color w:val="000000"/>
          <w:sz w:val="20"/>
          <w:szCs w:val="20"/>
        </w:rPr>
        <w:t xml:space="preserve">fomite </w:t>
      </w:r>
      <w:r w:rsidR="008E17C6" w:rsidRPr="00E9528B">
        <w:rPr>
          <w:rFonts w:ascii="Arial" w:hAnsi="Arial" w:cs="Arial"/>
          <w:color w:val="000000"/>
          <w:sz w:val="20"/>
          <w:szCs w:val="20"/>
        </w:rPr>
        <w:t>transmission impact</w:t>
      </w:r>
      <w:r w:rsidR="0093787C" w:rsidRPr="00E9528B">
        <w:rPr>
          <w:rFonts w:ascii="Arial" w:hAnsi="Arial" w:cs="Arial"/>
          <w:color w:val="000000"/>
          <w:sz w:val="20"/>
          <w:szCs w:val="20"/>
        </w:rPr>
        <w:t xml:space="preserve"> </w:t>
      </w:r>
      <w:r w:rsidR="00E851B7">
        <w:rPr>
          <w:rFonts w:ascii="Arial" w:hAnsi="Arial" w:cs="Arial"/>
          <w:color w:val="000000"/>
          <w:sz w:val="20"/>
          <w:szCs w:val="20"/>
        </w:rPr>
        <w:t>the force of infection</w:t>
      </w:r>
      <w:r w:rsidR="004131D5" w:rsidRPr="00E9528B">
        <w:rPr>
          <w:rFonts w:ascii="Arial" w:hAnsi="Arial" w:cs="Arial"/>
          <w:color w:val="000000"/>
          <w:sz w:val="20"/>
          <w:szCs w:val="20"/>
        </w:rPr>
        <w:t>?</w:t>
      </w:r>
      <w:r w:rsidR="0093787C" w:rsidRPr="00E9528B">
        <w:rPr>
          <w:rFonts w:ascii="Arial" w:hAnsi="Arial" w:cs="Arial"/>
          <w:color w:val="000000"/>
          <w:sz w:val="20"/>
          <w:szCs w:val="20"/>
        </w:rPr>
        <w:t xml:space="preserve"> (</w:t>
      </w:r>
      <w:r w:rsidR="004131D5" w:rsidRPr="00E9528B">
        <w:rPr>
          <w:rFonts w:ascii="Arial" w:hAnsi="Arial" w:cs="Arial"/>
          <w:color w:val="000000"/>
          <w:sz w:val="20"/>
          <w:szCs w:val="20"/>
        </w:rPr>
        <w:t>linearly</w:t>
      </w:r>
      <w:r w:rsidR="0093787C" w:rsidRPr="00E9528B">
        <w:rPr>
          <w:rFonts w:ascii="Arial" w:hAnsi="Arial" w:cs="Arial"/>
          <w:color w:val="000000"/>
          <w:sz w:val="20"/>
          <w:szCs w:val="20"/>
        </w:rPr>
        <w:t xml:space="preserve"> or non-</w:t>
      </w:r>
      <w:r w:rsidR="004131D5" w:rsidRPr="00E9528B">
        <w:rPr>
          <w:rFonts w:ascii="Arial" w:hAnsi="Arial" w:cs="Arial"/>
          <w:color w:val="000000"/>
          <w:sz w:val="20"/>
          <w:szCs w:val="20"/>
        </w:rPr>
        <w:t>linearly</w:t>
      </w:r>
      <w:r w:rsidR="0093787C" w:rsidRPr="00E9528B">
        <w:rPr>
          <w:rFonts w:ascii="Arial" w:hAnsi="Arial" w:cs="Arial"/>
          <w:color w:val="000000"/>
          <w:sz w:val="20"/>
          <w:szCs w:val="20"/>
        </w:rPr>
        <w:t>) and the timescales of bacterial clearance</w:t>
      </w:r>
      <w:r w:rsidR="000222BC" w:rsidRPr="00E9528B">
        <w:rPr>
          <w:rFonts w:ascii="Arial" w:hAnsi="Arial" w:cs="Arial"/>
          <w:color w:val="000000"/>
          <w:sz w:val="20"/>
          <w:szCs w:val="20"/>
        </w:rPr>
        <w:t xml:space="preserve"> rate</w:t>
      </w:r>
      <w:r w:rsidR="00553BFC" w:rsidRPr="00E9528B">
        <w:rPr>
          <w:rFonts w:ascii="Arial" w:hAnsi="Arial" w:cs="Arial"/>
          <w:color w:val="000000"/>
          <w:sz w:val="20"/>
          <w:szCs w:val="20"/>
        </w:rPr>
        <w:t>s</w:t>
      </w:r>
      <w:r w:rsidR="000930AB" w:rsidRPr="00E9528B">
        <w:rPr>
          <w:rFonts w:ascii="Arial" w:hAnsi="Arial" w:cs="Arial"/>
          <w:color w:val="000000"/>
          <w:sz w:val="20"/>
          <w:szCs w:val="20"/>
        </w:rPr>
        <w:t xml:space="preserve"> (survival times)</w:t>
      </w:r>
      <w:r w:rsidR="0093787C" w:rsidRPr="00E9528B">
        <w:rPr>
          <w:rFonts w:ascii="Arial" w:hAnsi="Arial" w:cs="Arial"/>
          <w:color w:val="000000"/>
          <w:sz w:val="20"/>
          <w:szCs w:val="20"/>
        </w:rPr>
        <w:t xml:space="preserve"> </w:t>
      </w:r>
      <w:r w:rsidR="008B4389" w:rsidRPr="00E9528B">
        <w:rPr>
          <w:rFonts w:ascii="Arial" w:hAnsi="Arial" w:cs="Arial"/>
          <w:color w:val="000000"/>
          <w:sz w:val="20"/>
          <w:szCs w:val="20"/>
        </w:rPr>
        <w:t>in</w:t>
      </w:r>
      <w:r w:rsidR="0093787C" w:rsidRPr="00E9528B">
        <w:rPr>
          <w:rFonts w:ascii="Arial" w:hAnsi="Arial" w:cs="Arial"/>
          <w:color w:val="000000"/>
          <w:sz w:val="20"/>
          <w:szCs w:val="20"/>
        </w:rPr>
        <w:t xml:space="preserve"> </w:t>
      </w:r>
      <w:r w:rsidR="00152CF3" w:rsidRPr="00E9528B">
        <w:rPr>
          <w:rFonts w:ascii="Arial" w:hAnsi="Arial" w:cs="Arial"/>
          <w:color w:val="000000"/>
          <w:sz w:val="20"/>
          <w:szCs w:val="20"/>
        </w:rPr>
        <w:t xml:space="preserve">the environment </w:t>
      </w:r>
      <w:r w:rsidR="008B4389" w:rsidRPr="00E9528B">
        <w:rPr>
          <w:rFonts w:ascii="Arial" w:hAnsi="Arial" w:cs="Arial"/>
          <w:color w:val="000000"/>
          <w:sz w:val="20"/>
          <w:szCs w:val="20"/>
        </w:rPr>
        <w:t>will also be relevant</w:t>
      </w:r>
      <w:r w:rsidR="008E6C66">
        <w:rPr>
          <w:rFonts w:ascii="Arial" w:hAnsi="Arial" w:cs="Arial"/>
          <w:color w:val="000000"/>
          <w:sz w:val="20"/>
          <w:szCs w:val="20"/>
        </w:rPr>
        <w:t xml:space="preserve"> </w:t>
      </w:r>
      <w:r w:rsidR="00A51F6D">
        <w:rPr>
          <w:rFonts w:ascii="Arial" w:hAnsi="Arial" w:cs="Arial"/>
          <w:color w:val="000000"/>
          <w:sz w:val="20"/>
          <w:szCs w:val="20"/>
        </w:rPr>
        <w:t>questions</w:t>
      </w:r>
      <w:r w:rsidR="008B4389" w:rsidRPr="00E9528B">
        <w:rPr>
          <w:rFonts w:ascii="Arial" w:hAnsi="Arial" w:cs="Arial"/>
          <w:color w:val="000000"/>
          <w:sz w:val="20"/>
          <w:szCs w:val="20"/>
        </w:rPr>
        <w:t xml:space="preserve">. </w:t>
      </w:r>
      <w:r w:rsidR="003F5FC6" w:rsidRPr="00C21754">
        <w:rPr>
          <w:rFonts w:ascii="Arial" w:hAnsi="Arial" w:cs="Arial"/>
          <w:color w:val="000000"/>
          <w:sz w:val="20"/>
          <w:szCs w:val="20"/>
        </w:rPr>
        <w:t xml:space="preserve">Other limitations of the current </w:t>
      </w:r>
      <w:r w:rsidR="00901819" w:rsidRPr="00E9528B">
        <w:rPr>
          <w:rFonts w:ascii="Arial" w:hAnsi="Arial" w:cs="Arial"/>
          <w:color w:val="000000"/>
          <w:sz w:val="20"/>
          <w:szCs w:val="20"/>
        </w:rPr>
        <w:t>study</w:t>
      </w:r>
      <w:r w:rsidR="00901819" w:rsidRPr="00C21754">
        <w:rPr>
          <w:rFonts w:ascii="Arial" w:hAnsi="Arial" w:cs="Arial"/>
          <w:color w:val="000000"/>
          <w:sz w:val="20"/>
          <w:szCs w:val="20"/>
        </w:rPr>
        <w:t xml:space="preserve"> </w:t>
      </w:r>
      <w:r w:rsidR="003F5FC6" w:rsidRPr="00C21754">
        <w:rPr>
          <w:rFonts w:ascii="Arial" w:hAnsi="Arial" w:cs="Arial"/>
          <w:color w:val="000000"/>
          <w:sz w:val="20"/>
          <w:szCs w:val="20"/>
        </w:rPr>
        <w:t xml:space="preserve">include the absence of information on </w:t>
      </w:r>
      <w:r w:rsidR="0059018B" w:rsidRPr="00E9528B">
        <w:rPr>
          <w:rFonts w:ascii="Arial" w:hAnsi="Arial" w:cs="Arial"/>
          <w:color w:val="000000"/>
          <w:sz w:val="20"/>
          <w:szCs w:val="20"/>
        </w:rPr>
        <w:t xml:space="preserve">the </w:t>
      </w:r>
      <w:r w:rsidR="003F5FC6" w:rsidRPr="00C21754">
        <w:rPr>
          <w:rFonts w:ascii="Arial" w:hAnsi="Arial" w:cs="Arial"/>
          <w:color w:val="000000"/>
          <w:sz w:val="20"/>
          <w:szCs w:val="20"/>
        </w:rPr>
        <w:t>demographics</w:t>
      </w:r>
      <w:r w:rsidR="00D46826" w:rsidRPr="00E9528B">
        <w:rPr>
          <w:rFonts w:ascii="Arial" w:hAnsi="Arial" w:cs="Arial"/>
          <w:color w:val="000000"/>
          <w:sz w:val="20"/>
          <w:szCs w:val="20"/>
        </w:rPr>
        <w:t xml:space="preserve">, </w:t>
      </w:r>
      <w:r w:rsidR="003F5FC6" w:rsidRPr="00C21754">
        <w:rPr>
          <w:rFonts w:ascii="Arial" w:hAnsi="Arial" w:cs="Arial"/>
          <w:color w:val="000000"/>
          <w:sz w:val="20"/>
          <w:szCs w:val="20"/>
        </w:rPr>
        <w:t>age profiles</w:t>
      </w:r>
      <w:r w:rsidR="00D46826" w:rsidRPr="00E9528B">
        <w:rPr>
          <w:rFonts w:ascii="Arial" w:hAnsi="Arial" w:cs="Arial"/>
          <w:color w:val="000000"/>
          <w:sz w:val="20"/>
          <w:szCs w:val="20"/>
        </w:rPr>
        <w:t xml:space="preserve"> and co-morbidities</w:t>
      </w:r>
      <w:r w:rsidR="003F5FC6" w:rsidRPr="00C21754">
        <w:rPr>
          <w:rFonts w:ascii="Arial" w:hAnsi="Arial" w:cs="Arial"/>
          <w:color w:val="000000"/>
          <w:sz w:val="20"/>
          <w:szCs w:val="20"/>
        </w:rPr>
        <w:t xml:space="preserve"> of patients </w:t>
      </w:r>
      <w:r w:rsidR="004131D5" w:rsidRPr="00E9528B">
        <w:rPr>
          <w:rFonts w:ascii="Arial" w:hAnsi="Arial" w:cs="Arial"/>
          <w:color w:val="000000"/>
          <w:sz w:val="20"/>
          <w:szCs w:val="20"/>
        </w:rPr>
        <w:t>in</w:t>
      </w:r>
      <w:r w:rsidR="003F5FC6" w:rsidRPr="00C21754">
        <w:rPr>
          <w:rFonts w:ascii="Arial" w:hAnsi="Arial" w:cs="Arial"/>
          <w:color w:val="000000"/>
          <w:sz w:val="20"/>
          <w:szCs w:val="20"/>
        </w:rPr>
        <w:t xml:space="preserve"> the hospital network</w:t>
      </w:r>
      <w:r w:rsidR="0059018B" w:rsidRPr="00E9528B">
        <w:rPr>
          <w:rFonts w:ascii="Arial" w:hAnsi="Arial" w:cs="Arial"/>
          <w:color w:val="000000"/>
          <w:sz w:val="20"/>
          <w:szCs w:val="20"/>
        </w:rPr>
        <w:t xml:space="preserve"> that </w:t>
      </w:r>
      <w:r w:rsidR="00B37828" w:rsidRPr="00E9528B">
        <w:rPr>
          <w:rFonts w:ascii="Arial" w:hAnsi="Arial" w:cs="Arial"/>
          <w:color w:val="000000"/>
          <w:sz w:val="20"/>
          <w:szCs w:val="20"/>
        </w:rPr>
        <w:t>are</w:t>
      </w:r>
      <w:r w:rsidR="0059018B" w:rsidRPr="00E9528B">
        <w:rPr>
          <w:rFonts w:ascii="Arial" w:hAnsi="Arial" w:cs="Arial"/>
          <w:color w:val="000000"/>
          <w:sz w:val="20"/>
          <w:szCs w:val="20"/>
        </w:rPr>
        <w:t xml:space="preserve"> known to have </w:t>
      </w:r>
      <w:r w:rsidR="00120F2F" w:rsidRPr="00E9528B">
        <w:rPr>
          <w:rFonts w:ascii="Arial" w:hAnsi="Arial" w:cs="Arial"/>
          <w:color w:val="000000"/>
          <w:sz w:val="20"/>
          <w:szCs w:val="20"/>
        </w:rPr>
        <w:t>differential</w:t>
      </w:r>
      <w:r w:rsidR="0059018B" w:rsidRPr="00E9528B">
        <w:rPr>
          <w:rFonts w:ascii="Arial" w:hAnsi="Arial" w:cs="Arial"/>
          <w:color w:val="000000"/>
          <w:sz w:val="20"/>
          <w:szCs w:val="20"/>
        </w:rPr>
        <w:t xml:space="preserve"> susceptibility to bacterial acquisition</w:t>
      </w:r>
      <w:r w:rsidR="00A4017E" w:rsidRPr="00E9528B">
        <w:rPr>
          <w:rFonts w:ascii="Arial" w:hAnsi="Arial" w:cs="Arial"/>
          <w:color w:val="000000"/>
          <w:sz w:val="20"/>
          <w:szCs w:val="20"/>
        </w:rPr>
        <w:t xml:space="preserve"> and infection</w:t>
      </w:r>
      <w:r w:rsidR="00901819" w:rsidRPr="00E9528B">
        <w:rPr>
          <w:rFonts w:ascii="Arial" w:hAnsi="Arial" w:cs="Arial"/>
          <w:color w:val="000000"/>
          <w:sz w:val="20"/>
          <w:szCs w:val="20"/>
        </w:rPr>
        <w:t xml:space="preserve"> </w:t>
      </w:r>
      <w:r w:rsidR="005D103C">
        <w:rPr>
          <w:rFonts w:ascii="Arial" w:hAnsi="Arial" w:cs="Arial"/>
          <w:color w:val="000000"/>
          <w:sz w:val="20"/>
          <w:szCs w:val="20"/>
        </w:rPr>
        <w:fldChar w:fldCharType="begin"/>
      </w:r>
      <w:r w:rsidR="00DC481C">
        <w:rPr>
          <w:rFonts w:ascii="Arial" w:hAnsi="Arial" w:cs="Arial"/>
          <w:color w:val="000000"/>
          <w:sz w:val="20"/>
          <w:szCs w:val="20"/>
        </w:rPr>
        <w:instrText xml:space="preserve"> ADDIN ZOTERO_ITEM CSL_CITATION {"citationID":"ac1eqsu8n3","properties":{"formattedCitation":"\\super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D103C">
        <w:rPr>
          <w:rFonts w:ascii="Arial" w:hAnsi="Arial" w:cs="Arial"/>
          <w:color w:val="000000"/>
          <w:sz w:val="20"/>
          <w:szCs w:val="20"/>
        </w:rPr>
        <w:fldChar w:fldCharType="separate"/>
      </w:r>
      <w:r w:rsidR="00DC481C" w:rsidRPr="00DC481C">
        <w:rPr>
          <w:rFonts w:ascii="Arial" w:hAnsi="Arial" w:cs="Arial"/>
          <w:color w:val="000000"/>
          <w:sz w:val="20"/>
          <w:vertAlign w:val="superscript"/>
          <w:lang w:val="en-GB"/>
        </w:rPr>
        <w:t>1</w:t>
      </w:r>
      <w:r w:rsidR="005D103C">
        <w:rPr>
          <w:rFonts w:ascii="Arial" w:hAnsi="Arial" w:cs="Arial"/>
          <w:color w:val="000000"/>
          <w:sz w:val="20"/>
          <w:szCs w:val="20"/>
        </w:rPr>
        <w:fldChar w:fldCharType="end"/>
      </w:r>
      <w:r w:rsidR="00901819" w:rsidRPr="00E9528B">
        <w:rPr>
          <w:rFonts w:ascii="Arial" w:hAnsi="Arial" w:cs="Arial"/>
          <w:color w:val="FF0000"/>
          <w:sz w:val="20"/>
          <w:szCs w:val="20"/>
        </w:rPr>
        <w:t>(cite)</w:t>
      </w:r>
      <w:r w:rsidR="003F5FC6" w:rsidRPr="00C21754">
        <w:rPr>
          <w:rFonts w:ascii="Arial" w:hAnsi="Arial" w:cs="Arial"/>
          <w:color w:val="000000"/>
          <w:sz w:val="20"/>
          <w:szCs w:val="20"/>
        </w:rPr>
        <w:t>, which we therefore do not model.</w:t>
      </w:r>
    </w:p>
    <w:p w14:paraId="4AB7E454" w14:textId="77777777" w:rsidR="005F52AE" w:rsidRPr="00C21754" w:rsidRDefault="005F52AE" w:rsidP="00C7620C">
      <w:pPr>
        <w:jc w:val="both"/>
      </w:pPr>
    </w:p>
    <w:p w14:paraId="36E04416" w14:textId="2A18F616" w:rsidR="00980C22" w:rsidRPr="00C21754" w:rsidRDefault="005E4095" w:rsidP="00C7620C">
      <w:pPr>
        <w:jc w:val="both"/>
        <w:rPr>
          <w:rFonts w:ascii="Arial" w:hAnsi="Arial" w:cs="Arial"/>
          <w:bCs/>
          <w:color w:val="000000"/>
          <w:sz w:val="20"/>
          <w:szCs w:val="20"/>
        </w:rPr>
      </w:pPr>
      <w:r w:rsidRPr="00C21754">
        <w:rPr>
          <w:rFonts w:ascii="Arial" w:hAnsi="Arial" w:cs="Arial"/>
          <w:bCs/>
          <w:color w:val="000000"/>
          <w:sz w:val="20"/>
          <w:szCs w:val="20"/>
        </w:rPr>
        <w:t xml:space="preserve">Further, the current work exploits the availability of individual-level patient records to estimate the transmission properties of pathogenic </w:t>
      </w:r>
      <w:r w:rsidR="00852DE7" w:rsidRPr="00E9528B">
        <w:rPr>
          <w:rFonts w:ascii="Arial" w:hAnsi="Arial" w:cs="Arial"/>
          <w:bCs/>
          <w:color w:val="000000"/>
          <w:sz w:val="20"/>
          <w:szCs w:val="20"/>
        </w:rPr>
        <w:t>bacteria in hospital settings</w:t>
      </w:r>
      <w:r w:rsidRPr="00C21754">
        <w:rPr>
          <w:rFonts w:ascii="Arial" w:hAnsi="Arial" w:cs="Arial"/>
          <w:bCs/>
          <w:color w:val="000000"/>
          <w:sz w:val="20"/>
          <w:szCs w:val="20"/>
        </w:rPr>
        <w:t xml:space="preserve">. Individual-level data and models can be employed in future research to understand the impact of individual-level interventions </w:t>
      </w:r>
      <w:r w:rsidR="00671489" w:rsidRPr="00C21754">
        <w:rPr>
          <w:rFonts w:ascii="Arial" w:hAnsi="Arial" w:cs="Arial"/>
          <w:bCs/>
          <w:color w:val="000000"/>
          <w:sz w:val="20"/>
          <w:szCs w:val="20"/>
        </w:rPr>
        <w:t>o</w:t>
      </w:r>
      <w:r w:rsidRPr="00C21754">
        <w:rPr>
          <w:rFonts w:ascii="Arial" w:hAnsi="Arial" w:cs="Arial"/>
          <w:bCs/>
          <w:color w:val="000000"/>
          <w:sz w:val="20"/>
          <w:szCs w:val="20"/>
        </w:rPr>
        <w:t>n disease contro</w:t>
      </w:r>
      <w:r w:rsidR="004131D5" w:rsidRPr="00E9528B">
        <w:rPr>
          <w:rFonts w:ascii="Arial" w:hAnsi="Arial" w:cs="Arial"/>
          <w:bCs/>
          <w:color w:val="000000"/>
          <w:sz w:val="20"/>
          <w:szCs w:val="20"/>
        </w:rPr>
        <w:t xml:space="preserve">l, as </w:t>
      </w:r>
      <w:r w:rsidR="00B86790" w:rsidRPr="00E9528B">
        <w:rPr>
          <w:rFonts w:ascii="Arial" w:hAnsi="Arial" w:cs="Arial"/>
          <w:color w:val="000000"/>
          <w:sz w:val="20"/>
          <w:szCs w:val="20"/>
        </w:rPr>
        <w:t>disinfection of shared medical devices to diminish the risk of contagion</w:t>
      </w:r>
      <w:r w:rsidR="00B86790">
        <w:rPr>
          <w:rFonts w:ascii="Arial" w:hAnsi="Arial" w:cs="Arial"/>
          <w:color w:val="000000"/>
          <w:sz w:val="20"/>
          <w:szCs w:val="20"/>
        </w:rPr>
        <w:t xml:space="preserve"> (CDC recommendations)</w:t>
      </w:r>
      <w:r w:rsidR="00B86790" w:rsidRPr="00E9528B">
        <w:rPr>
          <w:rFonts w:ascii="Arial" w:hAnsi="Arial" w:cs="Arial"/>
          <w:color w:val="000000"/>
          <w:sz w:val="20"/>
          <w:szCs w:val="20"/>
        </w:rPr>
        <w:t>.</w:t>
      </w:r>
      <w:r w:rsidRPr="00C21754">
        <w:rPr>
          <w:rFonts w:ascii="Arial" w:hAnsi="Arial" w:cs="Arial"/>
          <w:bCs/>
          <w:color w:val="000000"/>
          <w:sz w:val="20"/>
          <w:szCs w:val="20"/>
        </w:rPr>
        <w:t xml:space="preserve"> An</w:t>
      </w:r>
      <w:r w:rsidR="009038CB">
        <w:rPr>
          <w:rFonts w:ascii="Arial" w:hAnsi="Arial" w:cs="Arial"/>
          <w:bCs/>
          <w:color w:val="000000"/>
          <w:sz w:val="20"/>
          <w:szCs w:val="20"/>
        </w:rPr>
        <w:t>other</w:t>
      </w:r>
      <w:r w:rsidRPr="00C21754">
        <w:rPr>
          <w:rFonts w:ascii="Arial" w:hAnsi="Arial" w:cs="Arial"/>
          <w:bCs/>
          <w:color w:val="000000"/>
          <w:sz w:val="20"/>
          <w:szCs w:val="20"/>
        </w:rPr>
        <w:t xml:space="preserve"> example might be to test counterfactual scenarios of individual-level interventions that replace infections caused by resistant strains with infections caused by sensitive strains in order to quantify the impact of resistance at the hospital level </w:t>
      </w:r>
      <w:r w:rsidRPr="00C21754">
        <w:rPr>
          <w:rFonts w:ascii="Arial" w:hAnsi="Arial" w:cs="Arial"/>
          <w:bCs/>
          <w:color w:val="000000"/>
          <w:sz w:val="20"/>
          <w:szCs w:val="20"/>
        </w:rPr>
        <w:fldChar w:fldCharType="begin"/>
      </w:r>
      <w:r w:rsidR="00013879" w:rsidRPr="00C21754">
        <w:rPr>
          <w:rFonts w:ascii="Arial" w:hAnsi="Arial" w:cs="Arial"/>
          <w:bCs/>
          <w:color w:val="000000"/>
          <w:sz w:val="20"/>
          <w:szCs w:val="20"/>
        </w:rPr>
        <w:instrText xml:space="preserve"> ADDIN ZOTERO_ITEM CSL_CITATION {"citationID":"iwew3amw","properties":{"formattedCitation":"\\super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Pr="00C21754">
        <w:rPr>
          <w:rFonts w:ascii="Arial" w:hAnsi="Arial" w:cs="Arial"/>
          <w:bCs/>
          <w:color w:val="000000"/>
          <w:sz w:val="20"/>
          <w:szCs w:val="20"/>
        </w:rPr>
        <w:fldChar w:fldCharType="separate"/>
      </w:r>
      <w:r w:rsidR="00013879" w:rsidRPr="00C21754">
        <w:rPr>
          <w:rFonts w:ascii="Arial" w:hAnsi="Arial" w:cs="Arial"/>
          <w:color w:val="000000"/>
          <w:sz w:val="20"/>
          <w:vertAlign w:val="superscript"/>
        </w:rPr>
        <w:t>1</w:t>
      </w:r>
      <w:r w:rsidRPr="00C21754">
        <w:rPr>
          <w:rFonts w:ascii="Arial" w:hAnsi="Arial" w:cs="Arial"/>
          <w:bCs/>
          <w:color w:val="000000"/>
          <w:sz w:val="20"/>
          <w:szCs w:val="20"/>
        </w:rPr>
        <w:fldChar w:fldCharType="end"/>
      </w:r>
      <w:r w:rsidRPr="00C21754">
        <w:rPr>
          <w:rFonts w:ascii="Arial" w:hAnsi="Arial" w:cs="Arial"/>
          <w:bCs/>
          <w:color w:val="000000"/>
          <w:sz w:val="20"/>
          <w:szCs w:val="20"/>
        </w:rPr>
        <w:t>.</w:t>
      </w:r>
    </w:p>
    <w:p w14:paraId="3C6E6ABF" w14:textId="77777777" w:rsidR="00D66A10" w:rsidRPr="00C21754" w:rsidRDefault="00D66A10" w:rsidP="00C7620C">
      <w:pPr>
        <w:jc w:val="both"/>
        <w:rPr>
          <w:rFonts w:ascii="Arial" w:hAnsi="Arial" w:cs="Arial"/>
          <w:b/>
          <w:color w:val="000000"/>
          <w:sz w:val="20"/>
          <w:szCs w:val="20"/>
        </w:rPr>
      </w:pPr>
    </w:p>
    <w:p w14:paraId="3C2712AB" w14:textId="61C17006"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Materials and Methods</w:t>
      </w:r>
    </w:p>
    <w:p w14:paraId="5F7FE042" w14:textId="03CFBD2F" w:rsidR="00FE7BE0" w:rsidRPr="00C21754" w:rsidRDefault="00F22241" w:rsidP="00C7620C">
      <w:pPr>
        <w:pStyle w:val="Heading3"/>
        <w:spacing w:line="240" w:lineRule="auto"/>
        <w:jc w:val="both"/>
        <w:rPr>
          <w:lang w:val="en-US"/>
        </w:rPr>
      </w:pPr>
      <w:r w:rsidRPr="00E9528B">
        <w:rPr>
          <w:i/>
          <w:iCs/>
          <w:sz w:val="20"/>
          <w:szCs w:val="20"/>
          <w:lang w:val="en-US"/>
        </w:rPr>
        <w:t>Overview</w:t>
      </w:r>
    </w:p>
    <w:p w14:paraId="251F7609" w14:textId="1630D4C8" w:rsidR="00E97C56" w:rsidRPr="00C21754" w:rsidRDefault="00F22241" w:rsidP="00C7620C">
      <w:pPr>
        <w:keepNext/>
        <w:jc w:val="both"/>
        <w:rPr>
          <w:rFonts w:ascii="Arial" w:hAnsi="Arial" w:cs="Arial"/>
          <w:sz w:val="20"/>
          <w:szCs w:val="20"/>
        </w:rPr>
      </w:pPr>
      <w:r w:rsidRPr="00C21754">
        <w:rPr>
          <w:rFonts w:ascii="Arial" w:hAnsi="Arial" w:cs="Arial"/>
          <w:sz w:val="20"/>
          <w:szCs w:val="20"/>
        </w:rPr>
        <w:t xml:space="preserve">To estimate key epidemiological characteristics of </w:t>
      </w:r>
      <w:r w:rsidR="00B14453">
        <w:rPr>
          <w:rFonts w:ascii="Arial" w:hAnsi="Arial" w:cs="Arial"/>
          <w:sz w:val="20"/>
          <w:szCs w:val="20"/>
        </w:rPr>
        <w:t>bacterial pathogens</w:t>
      </w:r>
      <w:r w:rsidRPr="00C21754">
        <w:rPr>
          <w:rFonts w:ascii="Arial" w:hAnsi="Arial" w:cs="Arial"/>
          <w:sz w:val="20"/>
          <w:szCs w:val="20"/>
        </w:rPr>
        <w:t xml:space="preserve">, we developed an ABM to simulate the dynamics of these organisms in hospital settings. The model was informed by patient hospitalization and </w:t>
      </w:r>
      <w:r w:rsidR="00565B52">
        <w:rPr>
          <w:rFonts w:ascii="Arial" w:hAnsi="Arial" w:cs="Arial"/>
          <w:sz w:val="20"/>
          <w:szCs w:val="20"/>
        </w:rPr>
        <w:t xml:space="preserve">clinical </w:t>
      </w:r>
      <w:r w:rsidRPr="00C21754">
        <w:rPr>
          <w:rFonts w:ascii="Arial" w:hAnsi="Arial" w:cs="Arial"/>
          <w:sz w:val="20"/>
          <w:szCs w:val="20"/>
        </w:rPr>
        <w:t xml:space="preserve">culture data from electronic healthcare records collected between February 1 2020 and February 28 2021. We coupled the ABM with a Bayesian inference algorithm and, using simulated </w:t>
      </w:r>
      <w:r w:rsidR="001C5427">
        <w:rPr>
          <w:rFonts w:ascii="Arial" w:hAnsi="Arial" w:cs="Arial"/>
          <w:sz w:val="20"/>
          <w:szCs w:val="20"/>
        </w:rPr>
        <w:t>nosocomial infection data</w:t>
      </w:r>
      <w:r w:rsidRPr="00C21754">
        <w:rPr>
          <w:rFonts w:ascii="Arial" w:hAnsi="Arial" w:cs="Arial"/>
          <w:sz w:val="20"/>
          <w:szCs w:val="20"/>
        </w:rPr>
        <w:t xml:space="preserve">, validated the ability of this </w:t>
      </w:r>
      <w:r w:rsidR="00ED48AD" w:rsidRPr="00C21754">
        <w:rPr>
          <w:rFonts w:ascii="Arial" w:hAnsi="Arial" w:cs="Arial"/>
          <w:sz w:val="20"/>
          <w:szCs w:val="20"/>
        </w:rPr>
        <w:t>ABM inference</w:t>
      </w:r>
      <w:r w:rsidRPr="00C21754">
        <w:rPr>
          <w:rFonts w:ascii="Arial" w:hAnsi="Arial" w:cs="Arial"/>
          <w:sz w:val="20"/>
          <w:szCs w:val="20"/>
        </w:rPr>
        <w:t xml:space="preserve"> system to identify </w:t>
      </w:r>
      <w:r w:rsidR="00CE43AB">
        <w:rPr>
          <w:rFonts w:ascii="Arial" w:hAnsi="Arial" w:cs="Arial"/>
          <w:sz w:val="20"/>
          <w:szCs w:val="20"/>
        </w:rPr>
        <w:t>likelihood</w:t>
      </w:r>
      <w:r w:rsidR="00A66B94">
        <w:rPr>
          <w:rFonts w:ascii="Arial" w:hAnsi="Arial" w:cs="Arial"/>
          <w:sz w:val="20"/>
          <w:szCs w:val="20"/>
        </w:rPr>
        <w:t xml:space="preserve"> of detection</w:t>
      </w:r>
      <w:r w:rsidR="00A66B94" w:rsidRPr="00C21754">
        <w:rPr>
          <w:rFonts w:ascii="Arial" w:hAnsi="Arial" w:cs="Arial"/>
          <w:sz w:val="20"/>
          <w:szCs w:val="20"/>
        </w:rPr>
        <w:t xml:space="preserve"> </w:t>
      </w:r>
      <w:r w:rsidRPr="00C21754">
        <w:rPr>
          <w:rFonts w:ascii="Arial" w:hAnsi="Arial" w:cs="Arial"/>
          <w:sz w:val="20"/>
          <w:szCs w:val="20"/>
        </w:rPr>
        <w:t xml:space="preserve">and nosocomial transmission rates. </w:t>
      </w:r>
      <w:r w:rsidR="00E97C56" w:rsidRPr="00C21754">
        <w:rPr>
          <w:rFonts w:ascii="Arial" w:hAnsi="Arial" w:cs="Arial"/>
          <w:sz w:val="20"/>
          <w:szCs w:val="20"/>
        </w:rPr>
        <w:t xml:space="preserve">The process model, as is an ABM, tracks the state of patients at daily time scales. Patients were either susceptible to colonization or carriers with a microorganism (See </w:t>
      </w:r>
      <w:r w:rsidR="00E97C56" w:rsidRPr="00C21754">
        <w:rPr>
          <w:rFonts w:ascii="Arial" w:hAnsi="Arial" w:cs="Arial"/>
          <w:i/>
          <w:iCs/>
          <w:sz w:val="20"/>
          <w:szCs w:val="20"/>
        </w:rPr>
        <w:t xml:space="preserve">The transmission model </w:t>
      </w:r>
      <w:r w:rsidR="00E97C56" w:rsidRPr="00C21754">
        <w:rPr>
          <w:rFonts w:ascii="Arial" w:hAnsi="Arial" w:cs="Arial"/>
          <w:sz w:val="20"/>
          <w:szCs w:val="20"/>
        </w:rPr>
        <w:t xml:space="preserve">in Methods). The observational model designed at the individual level allows us to map from the carriers to detected individuals via a simulated </w:t>
      </w:r>
      <w:r w:rsidR="00E97C56" w:rsidRPr="00E9528B">
        <w:rPr>
          <w:rFonts w:ascii="Arial" w:hAnsi="Arial" w:cs="Arial"/>
          <w:sz w:val="20"/>
          <w:szCs w:val="20"/>
        </w:rPr>
        <w:t xml:space="preserve">clinical </w:t>
      </w:r>
      <w:r w:rsidR="00E97C56" w:rsidRPr="00C21754">
        <w:rPr>
          <w:rFonts w:ascii="Arial" w:hAnsi="Arial" w:cs="Arial"/>
          <w:sz w:val="20"/>
          <w:szCs w:val="20"/>
        </w:rPr>
        <w:t xml:space="preserve">culture. We parametrize the patient observational model with a likelihood of detection given carriage upon testing - </w:t>
      </w:r>
      <m:oMath>
        <m:r>
          <m:rPr>
            <m:sty m:val="p"/>
          </m:rPr>
          <w:rPr>
            <w:rFonts w:ascii="Cambria Math" w:hAnsi="Cambria Math" w:cs="Arial"/>
            <w:sz w:val="20"/>
            <w:szCs w:val="20"/>
          </w:rPr>
          <m:t>ρ</m:t>
        </m:r>
      </m:oMath>
      <w:r w:rsidR="00E97C56" w:rsidRPr="00C21754">
        <w:rPr>
          <w:rFonts w:ascii="Arial" w:eastAsiaTheme="minorEastAsia" w:hAnsi="Arial" w:cs="Arial"/>
          <w:sz w:val="20"/>
          <w:szCs w:val="20"/>
        </w:rPr>
        <w:t xml:space="preserve"> (See </w:t>
      </w:r>
      <w:r w:rsidR="00E97C56" w:rsidRPr="00C21754">
        <w:rPr>
          <w:rFonts w:ascii="Arial" w:eastAsiaTheme="minorEastAsia" w:hAnsi="Arial" w:cs="Arial"/>
          <w:i/>
          <w:iCs/>
          <w:sz w:val="20"/>
          <w:szCs w:val="20"/>
        </w:rPr>
        <w:t xml:space="preserve">The individual observational model </w:t>
      </w:r>
      <w:r w:rsidR="00E97C56" w:rsidRPr="00C21754">
        <w:rPr>
          <w:rFonts w:ascii="Arial" w:eastAsiaTheme="minorEastAsia" w:hAnsi="Arial" w:cs="Arial"/>
          <w:sz w:val="20"/>
          <w:szCs w:val="20"/>
        </w:rPr>
        <w:t>in</w:t>
      </w:r>
      <w:r w:rsidR="00E97C56" w:rsidRPr="00C21754">
        <w:rPr>
          <w:rFonts w:ascii="Arial" w:eastAsiaTheme="minorEastAsia" w:hAnsi="Arial" w:cs="Arial"/>
          <w:i/>
          <w:iCs/>
          <w:sz w:val="20"/>
          <w:szCs w:val="20"/>
        </w:rPr>
        <w:t xml:space="preserve"> </w:t>
      </w:r>
      <w:r w:rsidR="00E97C56" w:rsidRPr="00C21754">
        <w:rPr>
          <w:rFonts w:ascii="Arial" w:eastAsiaTheme="minorEastAsia" w:hAnsi="Arial" w:cs="Arial"/>
          <w:sz w:val="20"/>
          <w:szCs w:val="20"/>
        </w:rPr>
        <w:t>Methods). Data assimilation is conducted at the building level therefore we consistently aggregate simulated patient detections at this scale.</w:t>
      </w:r>
      <w:r w:rsidR="00487107">
        <w:rPr>
          <w:rFonts w:ascii="Arial" w:hAnsi="Arial" w:cs="Arial"/>
          <w:sz w:val="20"/>
          <w:szCs w:val="20"/>
        </w:rPr>
        <w:t xml:space="preserve"> </w:t>
      </w:r>
      <w:r w:rsidRPr="00C21754">
        <w:rPr>
          <w:rFonts w:ascii="Arial" w:hAnsi="Arial" w:cs="Arial"/>
          <w:sz w:val="20"/>
          <w:szCs w:val="20"/>
        </w:rPr>
        <w:t xml:space="preserve">We then assimilated the </w:t>
      </w:r>
      <w:r w:rsidR="005A6CC3">
        <w:rPr>
          <w:rFonts w:ascii="Arial" w:hAnsi="Arial" w:cs="Arial"/>
          <w:sz w:val="20"/>
          <w:szCs w:val="20"/>
        </w:rPr>
        <w:t>clinical culture</w:t>
      </w:r>
      <w:r w:rsidRPr="00C21754">
        <w:rPr>
          <w:rFonts w:ascii="Arial" w:hAnsi="Arial" w:cs="Arial"/>
          <w:sz w:val="20"/>
          <w:szCs w:val="20"/>
        </w:rPr>
        <w:t xml:space="preserve"> data and estimated the </w:t>
      </w:r>
      <w:r w:rsidR="00903E92">
        <w:rPr>
          <w:rFonts w:ascii="Arial" w:hAnsi="Arial" w:cs="Arial"/>
          <w:sz w:val="20"/>
          <w:szCs w:val="20"/>
        </w:rPr>
        <w:t>effective sensitivity</w:t>
      </w:r>
      <w:r w:rsidR="00903E92" w:rsidRPr="00C21754">
        <w:rPr>
          <w:rFonts w:ascii="Arial" w:hAnsi="Arial" w:cs="Arial"/>
          <w:sz w:val="20"/>
          <w:szCs w:val="20"/>
        </w:rPr>
        <w:t xml:space="preserve"> </w:t>
      </w:r>
      <w:r w:rsidRPr="00C21754">
        <w:rPr>
          <w:rFonts w:ascii="Arial" w:hAnsi="Arial" w:cs="Arial"/>
          <w:sz w:val="20"/>
          <w:szCs w:val="20"/>
        </w:rPr>
        <w:t xml:space="preserve">and nosocomial transmission rates for eight co-circulating </w:t>
      </w:r>
      <w:r w:rsidR="00F85EF1">
        <w:rPr>
          <w:rFonts w:ascii="Arial" w:hAnsi="Arial" w:cs="Arial"/>
          <w:sz w:val="20"/>
          <w:szCs w:val="20"/>
        </w:rPr>
        <w:t>bacterial pathogens</w:t>
      </w:r>
      <w:r w:rsidRPr="00C21754">
        <w:rPr>
          <w:rFonts w:ascii="Arial" w:hAnsi="Arial" w:cs="Arial"/>
          <w:sz w:val="20"/>
          <w:szCs w:val="20"/>
        </w:rPr>
        <w:t xml:space="preserve">. Using these estimated parameters and the ABM, we were able to reproduce the time series of positive cases for </w:t>
      </w:r>
      <w:r w:rsidR="00595116">
        <w:rPr>
          <w:rFonts w:ascii="Arial" w:hAnsi="Arial" w:cs="Arial"/>
          <w:sz w:val="20"/>
          <w:szCs w:val="20"/>
        </w:rPr>
        <w:t xml:space="preserve">five major buildings in the hospital network and the aggregation of </w:t>
      </w:r>
      <w:r w:rsidR="00903E92">
        <w:rPr>
          <w:rFonts w:ascii="Arial" w:hAnsi="Arial" w:cs="Arial"/>
          <w:sz w:val="20"/>
          <w:szCs w:val="20"/>
        </w:rPr>
        <w:t>all the other</w:t>
      </w:r>
      <w:r w:rsidR="006C3F8D">
        <w:rPr>
          <w:rFonts w:ascii="Arial" w:hAnsi="Arial" w:cs="Arial"/>
          <w:sz w:val="20"/>
          <w:szCs w:val="20"/>
        </w:rPr>
        <w:t xml:space="preserve"> </w:t>
      </w:r>
      <w:r w:rsidR="00595116">
        <w:rPr>
          <w:rFonts w:ascii="Arial" w:hAnsi="Arial" w:cs="Arial"/>
          <w:sz w:val="20"/>
          <w:szCs w:val="20"/>
        </w:rPr>
        <w:t>ward</w:t>
      </w:r>
      <w:r w:rsidR="00903E92">
        <w:rPr>
          <w:rFonts w:ascii="Arial" w:hAnsi="Arial" w:cs="Arial"/>
          <w:sz w:val="20"/>
          <w:szCs w:val="20"/>
        </w:rPr>
        <w:t>s</w:t>
      </w:r>
      <w:r w:rsidR="00595116">
        <w:rPr>
          <w:rFonts w:ascii="Arial" w:hAnsi="Arial" w:cs="Arial"/>
          <w:sz w:val="20"/>
          <w:szCs w:val="20"/>
        </w:rPr>
        <w:t xml:space="preserve"> in a </w:t>
      </w:r>
      <w:r w:rsidR="005615AF">
        <w:rPr>
          <w:rFonts w:ascii="Arial" w:hAnsi="Arial" w:cs="Arial"/>
          <w:sz w:val="20"/>
          <w:szCs w:val="20"/>
        </w:rPr>
        <w:t>fictitious</w:t>
      </w:r>
      <w:r w:rsidR="00595116">
        <w:rPr>
          <w:rFonts w:ascii="Arial" w:hAnsi="Arial" w:cs="Arial"/>
          <w:sz w:val="20"/>
          <w:szCs w:val="20"/>
        </w:rPr>
        <w:t xml:space="preserve"> </w:t>
      </w:r>
      <w:r w:rsidR="005615AF">
        <w:rPr>
          <w:rFonts w:ascii="Arial" w:hAnsi="Arial" w:cs="Arial"/>
          <w:sz w:val="20"/>
          <w:szCs w:val="20"/>
        </w:rPr>
        <w:t xml:space="preserve">unit </w:t>
      </w:r>
      <w:r w:rsidR="00595116">
        <w:rPr>
          <w:rFonts w:ascii="Arial" w:hAnsi="Arial" w:cs="Arial"/>
          <w:sz w:val="20"/>
          <w:szCs w:val="20"/>
        </w:rPr>
        <w:t>'Rest'</w:t>
      </w:r>
      <w:r w:rsidRPr="00C21754">
        <w:rPr>
          <w:rFonts w:ascii="Arial" w:hAnsi="Arial" w:cs="Arial"/>
          <w:sz w:val="20"/>
          <w:szCs w:val="20"/>
        </w:rPr>
        <w:t xml:space="preserve">. The estimated </w:t>
      </w:r>
      <w:r w:rsidR="00903E92">
        <w:rPr>
          <w:rFonts w:ascii="Arial" w:hAnsi="Arial" w:cs="Arial"/>
          <w:sz w:val="20"/>
          <w:szCs w:val="20"/>
        </w:rPr>
        <w:t xml:space="preserve">effective sensitivity </w:t>
      </w:r>
      <w:r w:rsidRPr="00C21754">
        <w:rPr>
          <w:rFonts w:ascii="Arial" w:hAnsi="Arial" w:cs="Arial"/>
          <w:sz w:val="20"/>
          <w:szCs w:val="20"/>
        </w:rPr>
        <w:t xml:space="preserve">and nosocomial transmission rates were compared for the eight </w:t>
      </w:r>
      <w:r w:rsidR="005A6CC3">
        <w:rPr>
          <w:rFonts w:ascii="Arial" w:hAnsi="Arial" w:cs="Arial"/>
          <w:sz w:val="20"/>
          <w:szCs w:val="20"/>
        </w:rPr>
        <w:t>pathogens</w:t>
      </w:r>
      <w:r w:rsidRPr="00C21754">
        <w:rPr>
          <w:rFonts w:ascii="Arial" w:hAnsi="Arial" w:cs="Arial"/>
          <w:sz w:val="20"/>
          <w:szCs w:val="20"/>
        </w:rPr>
        <w:t>.</w:t>
      </w:r>
    </w:p>
    <w:p w14:paraId="73C76528" w14:textId="77777777"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Data</w:t>
      </w:r>
    </w:p>
    <w:p w14:paraId="375639E9" w14:textId="16AE0ED4" w:rsidR="00F22241" w:rsidRPr="00C21754" w:rsidRDefault="00F22241" w:rsidP="00C7620C">
      <w:pPr>
        <w:jc w:val="both"/>
        <w:rPr>
          <w:rFonts w:ascii="Arial" w:hAnsi="Arial" w:cs="Arial"/>
          <w:sz w:val="20"/>
          <w:szCs w:val="20"/>
        </w:rPr>
      </w:pPr>
      <w:r w:rsidRPr="00C21754">
        <w:rPr>
          <w:rFonts w:ascii="Arial" w:hAnsi="Arial" w:cs="Arial"/>
          <w:sz w:val="20"/>
          <w:szCs w:val="20"/>
        </w:rPr>
        <w:t xml:space="preserve">Data for this study derives from 3 hospitals of a </w:t>
      </w:r>
      <w:r w:rsidRPr="00C21754">
        <w:rPr>
          <w:rFonts w:ascii="Arial" w:eastAsia="SimSun" w:hAnsi="Arial" w:cs="Arial"/>
          <w:color w:val="000000"/>
          <w:sz w:val="20"/>
          <w:szCs w:val="20"/>
        </w:rPr>
        <w:t xml:space="preserve">Northern Manhattan Hospital System, including a quaternary care center, pediatric hospital, and community </w:t>
      </w:r>
      <w:r w:rsidRPr="00C21754">
        <w:rPr>
          <w:rFonts w:ascii="Arial" w:hAnsi="Arial" w:cs="Arial"/>
          <w:sz w:val="20"/>
          <w:szCs w:val="20"/>
        </w:rPr>
        <w:t>hospital. The hospitals contain 22</w:t>
      </w:r>
      <w:r w:rsidR="001A44B7" w:rsidRPr="00E9528B">
        <w:rPr>
          <w:rFonts w:ascii="Arial" w:hAnsi="Arial" w:cs="Arial"/>
          <w:sz w:val="20"/>
          <w:szCs w:val="20"/>
        </w:rPr>
        <w:t>1</w:t>
      </w:r>
      <w:r w:rsidRPr="00C21754">
        <w:rPr>
          <w:rFonts w:ascii="Arial" w:hAnsi="Arial" w:cs="Arial"/>
          <w:sz w:val="20"/>
          <w:szCs w:val="20"/>
        </w:rPr>
        <w:t xml:space="preserve"> wards of different types including emergency, infusion, cardiology, pediatrics, etc. Hospitalization and </w:t>
      </w:r>
      <w:r w:rsidR="00D527C5" w:rsidRPr="00E9528B">
        <w:rPr>
          <w:rFonts w:ascii="Arial" w:hAnsi="Arial" w:cs="Arial"/>
          <w:sz w:val="20"/>
          <w:szCs w:val="20"/>
        </w:rPr>
        <w:t>clinical culture</w:t>
      </w:r>
      <w:r w:rsidRPr="00C21754">
        <w:rPr>
          <w:rFonts w:ascii="Arial" w:hAnsi="Arial" w:cs="Arial"/>
          <w:sz w:val="20"/>
          <w:szCs w:val="20"/>
        </w:rPr>
        <w:t xml:space="preserve"> data were collected during the study period from February 1 2020 to February 28 2021. The hospitalization data include admission, discharge, and transfer of patients within the hospital system. The dates and wards in which each patient stayed during hospitalization were used to construct a time-evolving contact network. </w:t>
      </w:r>
      <w:r w:rsidR="004131D5" w:rsidRPr="00E9528B">
        <w:rPr>
          <w:rFonts w:ascii="Arial" w:hAnsi="Arial" w:cs="Arial"/>
          <w:sz w:val="20"/>
          <w:szCs w:val="20"/>
        </w:rPr>
        <w:t>Clinical culture records</w:t>
      </w:r>
      <w:r w:rsidR="000B63FF">
        <w:rPr>
          <w:rFonts w:ascii="Arial" w:hAnsi="Arial" w:cs="Arial"/>
          <w:sz w:val="20"/>
          <w:szCs w:val="20"/>
        </w:rPr>
        <w:t xml:space="preserve"> to confirm nosocomial infection</w:t>
      </w:r>
      <w:r w:rsidRPr="00C21754">
        <w:rPr>
          <w:rFonts w:ascii="Arial" w:hAnsi="Arial" w:cs="Arial"/>
          <w:sz w:val="20"/>
          <w:szCs w:val="20"/>
        </w:rPr>
        <w:t xml:space="preserve"> were available for the eight most prevalent organisms in the hospital system: </w:t>
      </w:r>
      <w:r w:rsidRPr="00C21754">
        <w:rPr>
          <w:rFonts w:ascii="Arial" w:hAnsi="Arial" w:cs="Arial"/>
          <w:i/>
          <w:iCs/>
          <w:sz w:val="20"/>
          <w:szCs w:val="20"/>
        </w:rPr>
        <w:t>Eschericia coli</w:t>
      </w:r>
      <w:r w:rsidRPr="00C21754">
        <w:rPr>
          <w:rFonts w:ascii="Arial" w:hAnsi="Arial" w:cs="Arial"/>
          <w:sz w:val="20"/>
          <w:szCs w:val="20"/>
        </w:rPr>
        <w:t xml:space="preserve">, </w:t>
      </w:r>
      <w:r w:rsidRPr="00C21754">
        <w:rPr>
          <w:rFonts w:ascii="Arial" w:hAnsi="Arial" w:cs="Arial"/>
          <w:i/>
          <w:iCs/>
          <w:sz w:val="20"/>
          <w:szCs w:val="20"/>
        </w:rPr>
        <w:t>K. pneumoniae</w:t>
      </w:r>
      <w:r w:rsidRPr="00C21754">
        <w:rPr>
          <w:rFonts w:ascii="Arial" w:hAnsi="Arial" w:cs="Arial"/>
          <w:sz w:val="20"/>
          <w:szCs w:val="20"/>
        </w:rPr>
        <w:t xml:space="preserve"> </w:t>
      </w:r>
      <w:r w:rsidRPr="00C21754">
        <w:rPr>
          <w:rFonts w:ascii="Arial" w:hAnsi="Arial" w:cs="Arial"/>
          <w:i/>
          <w:iCs/>
          <w:sz w:val="20"/>
          <w:szCs w:val="20"/>
        </w:rPr>
        <w:t>Pseudomonas aeruginosa</w:t>
      </w:r>
      <w:r w:rsidRPr="00C21754">
        <w:rPr>
          <w:rFonts w:ascii="Arial" w:hAnsi="Arial" w:cs="Arial"/>
          <w:sz w:val="20"/>
          <w:szCs w:val="20"/>
        </w:rPr>
        <w:t xml:space="preserve">, methicillin-susceptible </w:t>
      </w:r>
      <w:r w:rsidRPr="00C21754">
        <w:rPr>
          <w:rFonts w:ascii="Arial" w:hAnsi="Arial" w:cs="Arial"/>
          <w:i/>
          <w:iCs/>
          <w:sz w:val="20"/>
          <w:szCs w:val="20"/>
        </w:rPr>
        <w:t>S. aureus</w:t>
      </w:r>
      <w:r w:rsidRPr="00C21754">
        <w:rPr>
          <w:rFonts w:ascii="Arial" w:hAnsi="Arial" w:cs="Arial"/>
          <w:sz w:val="20"/>
          <w:szCs w:val="20"/>
        </w:rPr>
        <w:t xml:space="preserve"> (MSSA), MRSA, </w:t>
      </w:r>
      <w:r w:rsidRPr="00C21754">
        <w:rPr>
          <w:rFonts w:ascii="Arial" w:hAnsi="Arial" w:cs="Arial"/>
          <w:i/>
          <w:iCs/>
          <w:sz w:val="20"/>
          <w:szCs w:val="20"/>
        </w:rPr>
        <w:t>Staphylococcus epidermidis</w:t>
      </w:r>
      <w:r w:rsidR="004131D5" w:rsidRPr="00E9528B">
        <w:rPr>
          <w:rFonts w:ascii="Arial" w:hAnsi="Arial" w:cs="Arial"/>
          <w:sz w:val="20"/>
          <w:szCs w:val="20"/>
        </w:rPr>
        <w:t xml:space="preserve">, </w:t>
      </w:r>
      <w:r w:rsidRPr="00C21754">
        <w:rPr>
          <w:rFonts w:ascii="Arial" w:hAnsi="Arial" w:cs="Arial"/>
          <w:i/>
          <w:iCs/>
          <w:sz w:val="20"/>
          <w:szCs w:val="20"/>
        </w:rPr>
        <w:t>Enterococcus faecalis</w:t>
      </w:r>
      <w:r w:rsidR="004131D5" w:rsidRPr="00E9528B">
        <w:rPr>
          <w:rFonts w:ascii="Arial" w:hAnsi="Arial" w:cs="Arial"/>
          <w:i/>
          <w:iCs/>
          <w:sz w:val="20"/>
          <w:szCs w:val="20"/>
        </w:rPr>
        <w:t xml:space="preserve"> </w:t>
      </w:r>
      <w:r w:rsidR="004131D5" w:rsidRPr="00E9528B">
        <w:rPr>
          <w:rFonts w:ascii="Arial" w:hAnsi="Arial" w:cs="Arial"/>
          <w:sz w:val="20"/>
          <w:szCs w:val="20"/>
        </w:rPr>
        <w:t xml:space="preserve">and </w:t>
      </w:r>
      <w:r w:rsidR="004131D5" w:rsidRPr="00C21754">
        <w:rPr>
          <w:rFonts w:ascii="Arial" w:hAnsi="Arial" w:cs="Arial"/>
          <w:i/>
          <w:iCs/>
          <w:sz w:val="20"/>
          <w:szCs w:val="20"/>
        </w:rPr>
        <w:t xml:space="preserve">Enterococcus </w:t>
      </w:r>
      <w:r w:rsidR="004131D5" w:rsidRPr="00E9528B">
        <w:rPr>
          <w:rFonts w:ascii="Arial" w:hAnsi="Arial" w:cs="Arial"/>
          <w:i/>
          <w:iCs/>
          <w:sz w:val="20"/>
          <w:szCs w:val="20"/>
        </w:rPr>
        <w:t>faecium</w:t>
      </w:r>
      <w:r w:rsidRPr="00C21754">
        <w:rPr>
          <w:rFonts w:ascii="Arial" w:hAnsi="Arial" w:cs="Arial"/>
          <w:sz w:val="20"/>
          <w:szCs w:val="20"/>
        </w:rPr>
        <w:t>.</w:t>
      </w:r>
      <w:r w:rsidR="00477952" w:rsidRPr="00C21754">
        <w:rPr>
          <w:rFonts w:ascii="Arial" w:hAnsi="Arial" w:cs="Arial"/>
          <w:sz w:val="20"/>
          <w:szCs w:val="20"/>
        </w:rPr>
        <w:t xml:space="preserve"> </w:t>
      </w:r>
      <w:r w:rsidRPr="00C21754">
        <w:rPr>
          <w:rFonts w:ascii="Arial" w:hAnsi="Arial" w:cs="Arial"/>
          <w:sz w:val="20"/>
          <w:szCs w:val="20"/>
        </w:rPr>
        <w:t>The date and patient associated with each test were used to inform the observation model (see Methods below).</w:t>
      </w:r>
      <w:r w:rsidR="00E16882" w:rsidRPr="00C21754">
        <w:rPr>
          <w:rFonts w:ascii="Arial" w:hAnsi="Arial" w:cs="Arial"/>
          <w:sz w:val="20"/>
          <w:szCs w:val="20"/>
        </w:rPr>
        <w:t xml:space="preserve"> We plotted the number of tests across the 3 hospitals </w:t>
      </w:r>
      <w:r w:rsidR="004131D5" w:rsidRPr="00E9528B">
        <w:rPr>
          <w:rFonts w:ascii="Arial" w:hAnsi="Arial" w:cs="Arial"/>
          <w:sz w:val="20"/>
          <w:szCs w:val="20"/>
        </w:rPr>
        <w:t xml:space="preserve">and it's buildings </w:t>
      </w:r>
      <w:r w:rsidR="00E16882" w:rsidRPr="00C21754">
        <w:rPr>
          <w:rFonts w:ascii="Arial" w:hAnsi="Arial" w:cs="Arial"/>
          <w:sz w:val="20"/>
          <w:szCs w:val="20"/>
        </w:rPr>
        <w:t>(</w:t>
      </w:r>
      <w:r w:rsidR="00447148" w:rsidRPr="008A2053">
        <w:rPr>
          <w:rFonts w:ascii="Arial" w:hAnsi="Arial" w:cs="Arial"/>
          <w:color w:val="FF0000"/>
          <w:sz w:val="20"/>
          <w:szCs w:val="20"/>
        </w:rPr>
        <w:t xml:space="preserve">SI </w:t>
      </w:r>
      <w:r w:rsidR="00E16882" w:rsidRPr="008A2053">
        <w:rPr>
          <w:rFonts w:ascii="Arial" w:hAnsi="Arial" w:cs="Arial"/>
          <w:color w:val="FF0000"/>
          <w:sz w:val="20"/>
          <w:szCs w:val="20"/>
        </w:rPr>
        <w:t>Figure S</w:t>
      </w:r>
      <w:r w:rsidR="004916EC" w:rsidRPr="008A2053">
        <w:rPr>
          <w:rFonts w:ascii="Arial" w:hAnsi="Arial" w:cs="Arial"/>
          <w:color w:val="FF0000"/>
          <w:sz w:val="20"/>
          <w:szCs w:val="20"/>
        </w:rPr>
        <w:t>1</w:t>
      </w:r>
      <w:r w:rsidR="00E16882" w:rsidRPr="00C21754">
        <w:rPr>
          <w:rFonts w:ascii="Arial" w:hAnsi="Arial" w:cs="Arial"/>
          <w:sz w:val="20"/>
          <w:szCs w:val="20"/>
        </w:rPr>
        <w:t>) and in the wards in each hospital (</w:t>
      </w:r>
      <w:r w:rsidR="00E16882" w:rsidRPr="008A2053">
        <w:rPr>
          <w:rFonts w:ascii="Arial" w:hAnsi="Arial" w:cs="Arial"/>
          <w:color w:val="FF0000"/>
          <w:sz w:val="20"/>
          <w:szCs w:val="20"/>
        </w:rPr>
        <w:t>Figure S</w:t>
      </w:r>
      <w:r w:rsidR="004916EC" w:rsidRPr="008A2053">
        <w:rPr>
          <w:rFonts w:ascii="Arial" w:hAnsi="Arial" w:cs="Arial"/>
          <w:color w:val="FF0000"/>
          <w:sz w:val="20"/>
          <w:szCs w:val="20"/>
        </w:rPr>
        <w:t>1</w:t>
      </w:r>
      <w:r w:rsidR="00614FC1" w:rsidRPr="008A2053">
        <w:rPr>
          <w:rFonts w:ascii="Arial" w:hAnsi="Arial" w:cs="Arial"/>
          <w:color w:val="FF0000"/>
          <w:sz w:val="20"/>
          <w:szCs w:val="20"/>
        </w:rPr>
        <w:t>2</w:t>
      </w:r>
      <w:r w:rsidR="00E16882" w:rsidRPr="00C21754">
        <w:rPr>
          <w:rFonts w:ascii="Arial" w:hAnsi="Arial" w:cs="Arial"/>
          <w:sz w:val="20"/>
          <w:szCs w:val="20"/>
        </w:rPr>
        <w:t>)</w:t>
      </w:r>
      <w:r w:rsidR="008C3CA7" w:rsidRPr="00C21754">
        <w:rPr>
          <w:rFonts w:ascii="Arial" w:hAnsi="Arial" w:cs="Arial"/>
          <w:sz w:val="20"/>
          <w:szCs w:val="20"/>
        </w:rPr>
        <w:t>,</w:t>
      </w:r>
      <w:r w:rsidR="00E16882" w:rsidRPr="00C21754">
        <w:rPr>
          <w:rFonts w:ascii="Arial" w:hAnsi="Arial" w:cs="Arial"/>
          <w:sz w:val="20"/>
          <w:szCs w:val="20"/>
        </w:rPr>
        <w:t xml:space="preserve"> </w:t>
      </w:r>
      <w:r w:rsidR="008C3CA7" w:rsidRPr="00C21754">
        <w:rPr>
          <w:rFonts w:ascii="Arial" w:hAnsi="Arial" w:cs="Arial"/>
          <w:sz w:val="20"/>
          <w:szCs w:val="20"/>
        </w:rPr>
        <w:t xml:space="preserve">which show </w:t>
      </w:r>
      <w:r w:rsidR="00E16882" w:rsidRPr="00C21754">
        <w:rPr>
          <w:rFonts w:ascii="Arial" w:hAnsi="Arial" w:cs="Arial"/>
          <w:sz w:val="20"/>
          <w:szCs w:val="20"/>
        </w:rPr>
        <w:t>a similar order in cultures across the hospital but substantial heterogeneity inside the hospital at the ward scale.</w:t>
      </w:r>
    </w:p>
    <w:p w14:paraId="0B020107" w14:textId="6D5477A0"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lastRenderedPageBreak/>
        <w:t>The transmission model</w:t>
      </w:r>
    </w:p>
    <w:p w14:paraId="58B690A9" w14:textId="7D628166" w:rsidR="00F22241" w:rsidRPr="00C21754" w:rsidRDefault="00F22241" w:rsidP="00C7620C">
      <w:pPr>
        <w:jc w:val="both"/>
        <w:rPr>
          <w:rFonts w:ascii="Arial" w:hAnsi="Arial" w:cs="Arial"/>
          <w:sz w:val="20"/>
          <w:szCs w:val="20"/>
        </w:rPr>
      </w:pPr>
      <w:r w:rsidRPr="00C21754">
        <w:rPr>
          <w:rFonts w:ascii="Arial" w:hAnsi="Arial" w:cs="Arial"/>
          <w:sz w:val="20"/>
          <w:szCs w:val="20"/>
        </w:rPr>
        <w:t xml:space="preserve">We use a </w:t>
      </w:r>
      <w:r w:rsidR="005051E9">
        <w:rPr>
          <w:rFonts w:ascii="Arial" w:hAnsi="Arial" w:cs="Arial"/>
          <w:sz w:val="20"/>
          <w:szCs w:val="20"/>
        </w:rPr>
        <w:t xml:space="preserve">process </w:t>
      </w:r>
      <w:r w:rsidRPr="00C21754">
        <w:rPr>
          <w:rFonts w:ascii="Arial" w:hAnsi="Arial" w:cs="Arial"/>
          <w:sz w:val="20"/>
          <w:szCs w:val="20"/>
        </w:rPr>
        <w:t>ABM to simulate transmission in the study hospital system</w:t>
      </w:r>
      <w:r w:rsidR="00284B05" w:rsidRPr="00C21754">
        <w:rPr>
          <w:rFonts w:ascii="Arial" w:hAnsi="Arial" w:cs="Arial"/>
          <w:sz w:val="20"/>
          <w:szCs w:val="20"/>
        </w:rPr>
        <w:t xml:space="preserve">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{"citationID":"a1694qqg151","properties":{"formattedCitation":"\\super 10\\nosupersub{}","plainCitation":"10","noteIndex":0},"citationItems":[{"id":135,"uris":["http://zotero.org/users/9551388/items/D85TW3FM"],"itemData":{"id":135,"type":"article-journal","abstract":"Methicillin-resistant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10</w:t>
      </w:r>
      <w:r w:rsidRPr="00C21754">
        <w:rPr>
          <w:rFonts w:ascii="Arial" w:hAnsi="Arial" w:cs="Arial"/>
          <w:sz w:val="20"/>
          <w:szCs w:val="20"/>
        </w:rPr>
        <w:fldChar w:fldCharType="end"/>
      </w:r>
      <w:r w:rsidRPr="00C21754">
        <w:rPr>
          <w:rFonts w:ascii="Arial" w:hAnsi="Arial" w:cs="Arial"/>
          <w:sz w:val="20"/>
          <w:szCs w:val="20"/>
        </w:rPr>
        <w:t xml:space="preserve">. For the ABM, the patient-to-patient </w:t>
      </w:r>
      <w:r w:rsidR="00284B05" w:rsidRPr="00C21754">
        <w:rPr>
          <w:rFonts w:ascii="Arial" w:hAnsi="Arial" w:cs="Arial"/>
          <w:sz w:val="20"/>
          <w:szCs w:val="20"/>
        </w:rPr>
        <w:t xml:space="preserve">daily </w:t>
      </w:r>
      <w:r w:rsidRPr="00C21754">
        <w:rPr>
          <w:rFonts w:ascii="Arial" w:hAnsi="Arial" w:cs="Arial"/>
          <w:sz w:val="20"/>
          <w:szCs w:val="20"/>
        </w:rPr>
        <w:t>contact network</w:t>
      </w:r>
      <w:r w:rsidR="00284B05" w:rsidRPr="00C21754">
        <w:rPr>
          <w:rFonts w:ascii="Arial" w:hAnsi="Arial" w:cs="Arial"/>
          <w:sz w:val="20"/>
          <w:szCs w:val="20"/>
        </w:rPr>
        <w:t>s</w:t>
      </w:r>
      <w:r w:rsidRPr="00C21754">
        <w:rPr>
          <w:rFonts w:ascii="Arial" w:hAnsi="Arial" w:cs="Arial"/>
          <w:sz w:val="20"/>
          <w:szCs w:val="20"/>
        </w:rPr>
        <w:t xml:space="preserve"> </w:t>
      </w:r>
      <w:r w:rsidR="00284B05" w:rsidRPr="00C21754">
        <w:rPr>
          <w:rFonts w:ascii="Arial" w:hAnsi="Arial" w:cs="Arial"/>
          <w:sz w:val="20"/>
          <w:szCs w:val="20"/>
        </w:rPr>
        <w:t>were</w:t>
      </w:r>
      <w:r w:rsidRPr="00C21754">
        <w:rPr>
          <w:rFonts w:ascii="Arial" w:hAnsi="Arial" w:cs="Arial"/>
          <w:sz w:val="20"/>
          <w:szCs w:val="20"/>
        </w:rPr>
        <w:t xml:space="preserve"> constructed using hospitalization records. Two patients staying in the same ward on the same day were connected in the contact network as they are expected to have close contact</w:t>
      </w:r>
      <w:r w:rsidR="00D140D2">
        <w:rPr>
          <w:rFonts w:ascii="Arial" w:hAnsi="Arial" w:cs="Arial"/>
          <w:sz w:val="20"/>
          <w:szCs w:val="20"/>
        </w:rPr>
        <w:t xml:space="preserve">, </w:t>
      </w:r>
      <w:r w:rsidRPr="00C21754">
        <w:rPr>
          <w:rFonts w:ascii="Arial" w:hAnsi="Arial" w:cs="Arial"/>
          <w:sz w:val="20"/>
          <w:szCs w:val="20"/>
        </w:rPr>
        <w:t>care from the same hospital workers who might facilitate transmission</w:t>
      </w:r>
      <w:r w:rsidR="00CD3E27" w:rsidRPr="00C21754">
        <w:rPr>
          <w:rFonts w:ascii="Arial" w:hAnsi="Arial" w:cs="Arial"/>
          <w:sz w:val="20"/>
          <w:szCs w:val="20"/>
        </w:rPr>
        <w:t xml:space="preserve"> of microbial </w:t>
      </w:r>
      <w:r w:rsidR="00447148">
        <w:rPr>
          <w:rFonts w:ascii="Arial" w:hAnsi="Arial" w:cs="Arial"/>
          <w:sz w:val="20"/>
          <w:szCs w:val="20"/>
        </w:rPr>
        <w:t>pathogens</w:t>
      </w:r>
      <w:r w:rsidR="00D140D2">
        <w:rPr>
          <w:rFonts w:ascii="Arial" w:hAnsi="Arial" w:cs="Arial"/>
          <w:sz w:val="20"/>
          <w:szCs w:val="20"/>
        </w:rPr>
        <w:t xml:space="preserve"> and share the same environment</w:t>
      </w:r>
      <w:r w:rsidRPr="00C21754">
        <w:rPr>
          <w:rFonts w:ascii="Arial" w:hAnsi="Arial" w:cs="Arial"/>
          <w:sz w:val="20"/>
          <w:szCs w:val="20"/>
        </w:rPr>
        <w:t>. Due to patient movement (admission, discharge, and transfer), the contact network is time-varying and was updated daily. We assume</w:t>
      </w:r>
      <w:r w:rsidR="00CD3E27" w:rsidRPr="00C21754">
        <w:rPr>
          <w:rFonts w:ascii="Arial" w:hAnsi="Arial" w:cs="Arial"/>
          <w:sz w:val="20"/>
          <w:szCs w:val="20"/>
        </w:rPr>
        <w:t>d</w:t>
      </w:r>
      <w:r w:rsidRPr="00C21754">
        <w:rPr>
          <w:rFonts w:ascii="Arial" w:hAnsi="Arial" w:cs="Arial"/>
          <w:sz w:val="20"/>
          <w:szCs w:val="20"/>
        </w:rPr>
        <w:t xml:space="preserve"> each patient is either susceptible (S) or colonized (C). Patients in contact on a given day (those who shared the same ward) can be </w:t>
      </w:r>
      <w:r w:rsidR="00215411" w:rsidRPr="00C21754">
        <w:rPr>
          <w:rFonts w:ascii="Arial" w:hAnsi="Arial" w:cs="Arial"/>
          <w:sz w:val="20"/>
          <w:szCs w:val="20"/>
        </w:rPr>
        <w:t xml:space="preserve">and </w:t>
      </w:r>
      <w:r w:rsidR="000C38C2" w:rsidRPr="00C21754">
        <w:rPr>
          <w:rFonts w:ascii="Arial" w:hAnsi="Arial" w:cs="Arial"/>
          <w:sz w:val="20"/>
          <w:szCs w:val="20"/>
        </w:rPr>
        <w:t xml:space="preserve">converted to carriers </w:t>
      </w:r>
      <w:r w:rsidRPr="00C21754">
        <w:rPr>
          <w:rFonts w:ascii="Arial" w:hAnsi="Arial" w:cs="Arial"/>
          <w:sz w:val="20"/>
          <w:szCs w:val="20"/>
        </w:rPr>
        <w:t>proportion</w:t>
      </w:r>
      <w:r w:rsidR="000C38C2" w:rsidRPr="00C21754">
        <w:rPr>
          <w:rFonts w:ascii="Arial" w:hAnsi="Arial" w:cs="Arial"/>
          <w:sz w:val="20"/>
          <w:szCs w:val="20"/>
        </w:rPr>
        <w:t>al</w:t>
      </w:r>
      <w:r w:rsidRPr="00C21754">
        <w:rPr>
          <w:rFonts w:ascii="Arial" w:hAnsi="Arial" w:cs="Arial"/>
          <w:sz w:val="20"/>
          <w:szCs w:val="20"/>
        </w:rPr>
        <w:t xml:space="preserve"> to the number of patients in the ward carrying a particular microorganism. We model the force of infection in ward </w:t>
      </w:r>
      <m:oMath>
        <m:r>
          <w:rPr>
            <w:rFonts w:ascii="Cambria Math" w:hAnsi="Cambria Math" w:cs="Arial"/>
            <w:sz w:val="20"/>
            <w:szCs w:val="20"/>
          </w:rPr>
          <m:t>i</m:t>
        </m:r>
      </m:oMath>
      <w:r w:rsidRPr="00C21754">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λ</m:t>
            </m:r>
          </m:e>
          <m:sup>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sup>
        </m:sSup>
        <m:r>
          <w:rPr>
            <w:rFonts w:ascii="Cambria Math" w:hAnsi="Cambria Math" w:cs="Arial"/>
            <w:sz w:val="20"/>
            <w:szCs w:val="20"/>
          </w:rPr>
          <m:t xml:space="preserve"> </m:t>
        </m:r>
      </m:oMath>
      <w:r w:rsidRPr="00C21754">
        <w:rPr>
          <w:rFonts w:ascii="Arial" w:hAnsi="Arial" w:cs="Arial"/>
          <w:sz w:val="20"/>
          <w:szCs w:val="20"/>
        </w:rPr>
        <w:t>, following the law of mass action, as described below. We assume</w:t>
      </w:r>
      <w:r w:rsidR="00CD3E27" w:rsidRPr="00C21754">
        <w:rPr>
          <w:rFonts w:ascii="Arial" w:hAnsi="Arial" w:cs="Arial"/>
          <w:sz w:val="20"/>
          <w:szCs w:val="20"/>
        </w:rPr>
        <w:t>d</w:t>
      </w:r>
      <w:r w:rsidRPr="00C21754">
        <w:rPr>
          <w:rFonts w:ascii="Arial" w:hAnsi="Arial" w:cs="Arial"/>
          <w:sz w:val="20"/>
          <w:szCs w:val="20"/>
        </w:rPr>
        <w:t xml:space="preserve"> colonized patients can spontaneously decolonize and become susceptible after a decolonization period </w:t>
      </w:r>
      <m:oMath>
        <m:r>
          <w:rPr>
            <w:rFonts w:ascii="Cambria Math" w:hAnsi="Cambria Math" w:cs="Arial"/>
            <w:sz w:val="20"/>
            <w:szCs w:val="20"/>
          </w:rPr>
          <m:t>1</m:t>
        </m:r>
        <m:r>
          <m:rPr>
            <m:lit/>
          </m:rPr>
          <w:rPr>
            <w:rFonts w:ascii="Cambria Math" w:hAnsi="Cambria Math" w:cs="Arial"/>
            <w:sz w:val="20"/>
            <w:szCs w:val="20"/>
          </w:rPr>
          <m:t>/</m:t>
        </m:r>
        <m:r>
          <m:rPr>
            <m:sty m:val="p"/>
          </m:rPr>
          <w:rPr>
            <w:rFonts w:ascii="Cambria Math" w:hAnsi="Cambria Math" w:cs="Arial"/>
            <w:sz w:val="20"/>
            <w:szCs w:val="20"/>
          </w:rPr>
          <m:t>τ</m:t>
        </m:r>
        <m:r>
          <w:rPr>
            <w:rFonts w:ascii="Cambria Math" w:hAnsi="Cambria Math" w:cs="Arial"/>
            <w:sz w:val="20"/>
            <w:szCs w:val="20"/>
          </w:rPr>
          <m:t xml:space="preserve"> = 120</m:t>
        </m:r>
      </m:oMath>
      <w:r w:rsidRPr="00C21754">
        <w:rPr>
          <w:rFonts w:ascii="Arial" w:hAnsi="Arial" w:cs="Arial"/>
          <w:sz w:val="20"/>
          <w:szCs w:val="20"/>
        </w:rPr>
        <w:t xml:space="preserve"> days </w:t>
      </w:r>
      <w:r w:rsidRPr="00C21754">
        <w:rPr>
          <w:rFonts w:ascii="Arial" w:hAnsi="Arial" w:cs="Arial"/>
          <w:sz w:val="20"/>
          <w:szCs w:val="20"/>
          <w:highlight w:val="yellow"/>
        </w:rPr>
        <w:fldChar w:fldCharType="begin"/>
      </w:r>
      <w:r w:rsidR="00DC481C">
        <w:rPr>
          <w:rFonts w:ascii="Arial" w:hAnsi="Arial" w:cs="Arial"/>
          <w:sz w:val="20"/>
          <w:szCs w:val="20"/>
          <w:highlight w:val="yellow"/>
        </w:rPr>
        <w:instrText xml:space="preserve"> ADDIN ZOTERO_ITEM CSL_CITATION {"citationID":"PlyOR8l7","properties":{"formattedCitation":"\\super 12\\nosupersub{}","plainCitation":"12","noteIndex":0},"citationItems":[{"id":141,"uris":["http://zotero.org/users/9551388/items/PVAEXFVJ"],"itemData":{"id":141,"type":"article-journal","container-title":"Proceedings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sidRPr="00C21754">
        <w:rPr>
          <w:rFonts w:ascii="Arial" w:hAnsi="Arial" w:cs="Arial"/>
          <w:sz w:val="20"/>
          <w:szCs w:val="20"/>
          <w:highlight w:val="yellow"/>
        </w:rPr>
        <w:fldChar w:fldCharType="separate"/>
      </w:r>
      <w:r w:rsidR="00DC481C" w:rsidRPr="00DC481C">
        <w:rPr>
          <w:rFonts w:ascii="Arial" w:hAnsi="Arial" w:cs="Arial"/>
          <w:sz w:val="20"/>
          <w:vertAlign w:val="superscript"/>
          <w:lang w:val="en-GB"/>
        </w:rPr>
        <w:t>12</w:t>
      </w:r>
      <w:r w:rsidRPr="00C21754">
        <w:rPr>
          <w:rFonts w:ascii="Arial" w:hAnsi="Arial" w:cs="Arial"/>
          <w:sz w:val="20"/>
          <w:szCs w:val="20"/>
          <w:highlight w:val="yellow"/>
        </w:rPr>
        <w:fldChar w:fldCharType="end"/>
      </w:r>
      <w:r w:rsidRPr="00C21754">
        <w:rPr>
          <w:rFonts w:ascii="Arial" w:hAnsi="Arial" w:cs="Arial"/>
          <w:sz w:val="20"/>
          <w:szCs w:val="20"/>
        </w:rPr>
        <w:t xml:space="preserve">. Colonization in </w:t>
      </w:r>
      <w:r w:rsidR="009A5094" w:rsidRPr="00C21754">
        <w:rPr>
          <w:rFonts w:ascii="Arial" w:hAnsi="Arial" w:cs="Arial"/>
          <w:sz w:val="20"/>
          <w:szCs w:val="20"/>
        </w:rPr>
        <w:t>hospitals</w:t>
      </w:r>
      <w:r w:rsidRPr="00C21754">
        <w:rPr>
          <w:rFonts w:ascii="Arial" w:hAnsi="Arial" w:cs="Arial"/>
          <w:sz w:val="20"/>
          <w:szCs w:val="20"/>
        </w:rPr>
        <w:t xml:space="preserve"> </w:t>
      </w:r>
      <w:r w:rsidR="004F42FC">
        <w:rPr>
          <w:rFonts w:ascii="Arial" w:hAnsi="Arial" w:cs="Arial"/>
          <w:sz w:val="20"/>
          <w:szCs w:val="20"/>
        </w:rPr>
        <w:t>is</w:t>
      </w:r>
      <w:r w:rsidR="004F42FC" w:rsidRPr="00C21754">
        <w:rPr>
          <w:rFonts w:ascii="Arial" w:hAnsi="Arial" w:cs="Arial"/>
          <w:sz w:val="20"/>
          <w:szCs w:val="20"/>
        </w:rPr>
        <w:t xml:space="preserve"> </w:t>
      </w:r>
      <w:r w:rsidRPr="00C21754">
        <w:rPr>
          <w:rFonts w:ascii="Arial" w:hAnsi="Arial" w:cs="Arial"/>
          <w:sz w:val="20"/>
          <w:szCs w:val="20"/>
        </w:rPr>
        <w:t>attributed to two mechanisms: importation from the community and nosocomial transmission. Specifically, we define</w:t>
      </w:r>
      <w:r w:rsidR="00CD3E27" w:rsidRPr="00C21754">
        <w:rPr>
          <w:rFonts w:ascii="Arial" w:hAnsi="Arial" w:cs="Arial"/>
          <w:sz w:val="20"/>
          <w:szCs w:val="20"/>
        </w:rPr>
        <w:t>d</w:t>
      </w:r>
      <w:r w:rsidRPr="00C21754">
        <w:rPr>
          <w:rFonts w:ascii="Arial" w:hAnsi="Arial" w:cs="Arial"/>
          <w:sz w:val="20"/>
          <w:szCs w:val="20"/>
        </w:rPr>
        <w:t xml:space="preserve"> these two processes as follows:</w:t>
      </w:r>
    </w:p>
    <w:p w14:paraId="13E30559" w14:textId="77777777" w:rsidR="005F6990" w:rsidRPr="00C21754" w:rsidRDefault="005F6990" w:rsidP="00C7620C">
      <w:pPr>
        <w:jc w:val="both"/>
        <w:rPr>
          <w:rFonts w:ascii="Arial" w:hAnsi="Arial" w:cs="Arial"/>
          <w:bCs/>
          <w:color w:val="000000"/>
          <w:sz w:val="20"/>
          <w:szCs w:val="20"/>
        </w:rPr>
      </w:pPr>
    </w:p>
    <w:p w14:paraId="6ED8767D" w14:textId="5B79C52F" w:rsidR="00F22241" w:rsidRPr="00C21754" w:rsidRDefault="00F22241" w:rsidP="00C7620C">
      <w:pPr>
        <w:pStyle w:val="ListParagraph"/>
        <w:numPr>
          <w:ilvl w:val="0"/>
          <w:numId w:val="4"/>
        </w:numPr>
        <w:pBdr>
          <w:top w:val="nil"/>
          <w:left w:val="nil"/>
          <w:bottom w:val="nil"/>
          <w:right w:val="nil"/>
          <w:between w:val="nil"/>
        </w:pBdr>
        <w:jc w:val="both"/>
        <w:rPr>
          <w:bCs/>
        </w:rPr>
      </w:pPr>
      <w:r w:rsidRPr="00C21754">
        <w:rPr>
          <w:rFonts w:ascii="Arial" w:hAnsi="Arial" w:cs="Arial"/>
          <w:b/>
          <w:color w:val="000000"/>
          <w:sz w:val="20"/>
          <w:szCs w:val="20"/>
        </w:rPr>
        <w:t xml:space="preserve">Importation from the community: </w:t>
      </w:r>
      <w:r w:rsidRPr="00C21754">
        <w:rPr>
          <w:rFonts w:ascii="Arial" w:hAnsi="Arial" w:cs="Arial"/>
          <w:bCs/>
          <w:sz w:val="20"/>
          <w:szCs w:val="20"/>
        </w:rPr>
        <w:t>Using hospital admission records, we assume</w:t>
      </w:r>
      <w:r w:rsidR="00CD3E27" w:rsidRPr="00C21754">
        <w:rPr>
          <w:rFonts w:ascii="Arial" w:hAnsi="Arial" w:cs="Arial"/>
          <w:bCs/>
          <w:sz w:val="20"/>
          <w:szCs w:val="20"/>
        </w:rPr>
        <w:t>d</w:t>
      </w:r>
      <w:r w:rsidRPr="00C21754">
        <w:rPr>
          <w:rFonts w:ascii="Arial" w:hAnsi="Arial" w:cs="Arial"/>
          <w:bCs/>
          <w:sz w:val="20"/>
          <w:szCs w:val="20"/>
        </w:rPr>
        <w:t xml:space="preserve"> a newly admitted patient is colonized with a particular pathogen with an importation probability </w:t>
      </w:r>
      <m:oMath>
        <m:r>
          <w:rPr>
            <w:rFonts w:ascii="Cambria Math" w:hAnsi="Cambria Math" w:cs="Arial"/>
            <w:sz w:val="20"/>
            <w:szCs w:val="20"/>
          </w:rPr>
          <m:t>γ</m:t>
        </m:r>
      </m:oMath>
      <w:r w:rsidRPr="00C21754">
        <w:rPr>
          <w:rFonts w:ascii="Arial" w:hAnsi="Arial" w:cs="Arial"/>
          <w:sz w:val="20"/>
          <w:szCs w:val="20"/>
        </w:rPr>
        <w:t>. The number of patients admitted from the community is shown in Figure 2B. We treat</w:t>
      </w:r>
      <w:r w:rsidR="00CD3E27" w:rsidRPr="00C21754">
        <w:rPr>
          <w:rFonts w:ascii="Arial" w:hAnsi="Arial" w:cs="Arial"/>
          <w:sz w:val="20"/>
          <w:szCs w:val="20"/>
        </w:rPr>
        <w:t>ed</w:t>
      </w:r>
      <w:r w:rsidRPr="00C21754">
        <w:rPr>
          <w:rFonts w:ascii="Arial" w:hAnsi="Arial" w:cs="Arial"/>
          <w:sz w:val="20"/>
          <w:szCs w:val="20"/>
        </w:rPr>
        <w:t xml:space="preserve"> all admissions independently </w:t>
      </w:r>
      <w:r w:rsidR="004131D5" w:rsidRPr="00E9528B">
        <w:rPr>
          <w:rFonts w:ascii="Arial" w:hAnsi="Arial" w:cs="Arial"/>
          <w:sz w:val="20"/>
          <w:szCs w:val="20"/>
        </w:rPr>
        <w:t>but keep track</w:t>
      </w:r>
      <w:r w:rsidRPr="00C21754">
        <w:rPr>
          <w:rFonts w:ascii="Arial" w:hAnsi="Arial" w:cs="Arial"/>
          <w:sz w:val="20"/>
          <w:szCs w:val="20"/>
        </w:rPr>
        <w:t xml:space="preserve"> </w:t>
      </w:r>
      <w:r w:rsidR="004131D5" w:rsidRPr="00E9528B">
        <w:rPr>
          <w:rFonts w:ascii="Arial" w:hAnsi="Arial" w:cs="Arial"/>
          <w:sz w:val="20"/>
          <w:szCs w:val="20"/>
        </w:rPr>
        <w:t xml:space="preserve">of </w:t>
      </w:r>
      <w:r w:rsidR="00842B96">
        <w:rPr>
          <w:rFonts w:ascii="Arial" w:hAnsi="Arial" w:cs="Arial"/>
          <w:sz w:val="20"/>
          <w:szCs w:val="20"/>
        </w:rPr>
        <w:t xml:space="preserve">patient states </w:t>
      </w:r>
      <w:r w:rsidR="004131D5" w:rsidRPr="00E9528B">
        <w:rPr>
          <w:rFonts w:ascii="Arial" w:hAnsi="Arial" w:cs="Arial"/>
          <w:sz w:val="20"/>
          <w:szCs w:val="20"/>
        </w:rPr>
        <w:t>on consecutive days</w:t>
      </w:r>
      <w:r w:rsidRPr="00C21754">
        <w:rPr>
          <w:rFonts w:ascii="Arial" w:hAnsi="Arial" w:cs="Arial"/>
          <w:sz w:val="20"/>
          <w:szCs w:val="20"/>
        </w:rPr>
        <w:t>.</w:t>
      </w:r>
      <w:r w:rsidR="007B098E" w:rsidRPr="00C21754">
        <w:rPr>
          <w:rFonts w:ascii="Arial" w:hAnsi="Arial" w:cs="Arial"/>
          <w:sz w:val="20"/>
          <w:szCs w:val="20"/>
        </w:rPr>
        <w:t xml:space="preserve"> However, if patients were admitted </w:t>
      </w:r>
      <w:r w:rsidR="004131D5" w:rsidRPr="00E9528B">
        <w:rPr>
          <w:rFonts w:ascii="Arial" w:hAnsi="Arial" w:cs="Arial"/>
          <w:sz w:val="20"/>
          <w:szCs w:val="20"/>
        </w:rPr>
        <w:t>on</w:t>
      </w:r>
      <w:r w:rsidR="004131D5" w:rsidRPr="00C21754">
        <w:rPr>
          <w:rFonts w:ascii="Arial" w:hAnsi="Arial" w:cs="Arial"/>
          <w:sz w:val="20"/>
          <w:szCs w:val="20"/>
        </w:rPr>
        <w:t xml:space="preserve"> </w:t>
      </w:r>
      <w:r w:rsidR="007B098E" w:rsidRPr="00C21754">
        <w:rPr>
          <w:rFonts w:ascii="Arial" w:hAnsi="Arial" w:cs="Arial"/>
          <w:sz w:val="20"/>
          <w:szCs w:val="20"/>
        </w:rPr>
        <w:t>consecutive days we assumed their colonization status did not change.</w:t>
      </w:r>
      <w:r w:rsidRPr="00C21754">
        <w:rPr>
          <w:rFonts w:ascii="Arial" w:hAnsi="Arial" w:cs="Arial"/>
          <w:sz w:val="20"/>
          <w:szCs w:val="20"/>
        </w:rPr>
        <w:t xml:space="preserve"> As a consequence, the number of admitted, colonized patients on day </w:t>
      </w:r>
      <m:oMath>
        <m:r>
          <w:rPr>
            <w:rFonts w:ascii="Cambria Math" w:hAnsi="Cambria Math" w:cs="Arial"/>
            <w:sz w:val="20"/>
            <w:szCs w:val="20"/>
          </w:rPr>
          <m:t>t</m:t>
        </m:r>
      </m:oMath>
      <w:r w:rsidRPr="00C21754">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C</m:t>
            </m:r>
          </m:e>
          <m:sub>
            <m:r>
              <w:rPr>
                <w:rFonts w:ascii="Cambria Math" w:hAnsi="Cambria Math" w:cs="Arial"/>
                <w:sz w:val="20"/>
                <w:szCs w:val="20"/>
              </w:rPr>
              <m:t>imp</m:t>
            </m:r>
          </m:sub>
        </m:sSub>
        <m:r>
          <w:rPr>
            <w:rFonts w:ascii="Cambria Math" w:hAnsi="Cambria Math" w:cs="Arial"/>
            <w:sz w:val="20"/>
            <w:szCs w:val="20"/>
          </w:rPr>
          <m:t>(t)</m:t>
        </m:r>
      </m:oMath>
      <w:r w:rsidRPr="00C21754">
        <w:rPr>
          <w:rFonts w:ascii="Arial" w:hAnsi="Arial" w:cs="Arial"/>
          <w:sz w:val="20"/>
          <w:szCs w:val="20"/>
        </w:rPr>
        <w:t xml:space="preserve">, among all admitted patients on day </w:t>
      </w:r>
      <m:oMath>
        <m:r>
          <w:rPr>
            <w:rFonts w:ascii="Cambria Math" w:hAnsi="Cambria Math" w:cs="Arial"/>
            <w:sz w:val="20"/>
            <w:szCs w:val="20"/>
          </w:rPr>
          <m:t>t</m:t>
        </m:r>
      </m:oMath>
      <w:r w:rsidRPr="00C21754">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N</m:t>
            </m:r>
          </m:e>
          <m:sub>
            <m:r>
              <w:rPr>
                <w:rFonts w:ascii="Cambria Math" w:hAnsi="Cambria Math" w:cs="Arial"/>
                <w:sz w:val="20"/>
                <w:szCs w:val="20"/>
              </w:rPr>
              <m:t>a</m:t>
            </m:r>
          </m:sub>
        </m:sSub>
      </m:oMath>
      <w:r w:rsidRPr="00C21754">
        <w:rPr>
          <w:rFonts w:ascii="Arial" w:hAnsi="Arial" w:cs="Arial"/>
          <w:sz w:val="20"/>
          <w:szCs w:val="20"/>
        </w:rPr>
        <w:t>, can be computed as:</w:t>
      </w:r>
      <w:r w:rsidRPr="00C21754">
        <w:t xml:space="preserve"> </w:t>
      </w:r>
    </w:p>
    <w:p w14:paraId="0146841D" w14:textId="77777777" w:rsidR="00F22241" w:rsidRPr="00C21754" w:rsidRDefault="00F22241" w:rsidP="00C7620C">
      <w:pPr>
        <w:pStyle w:val="ListParagraph"/>
        <w:pBdr>
          <w:top w:val="nil"/>
          <w:left w:val="nil"/>
          <w:bottom w:val="nil"/>
          <w:right w:val="nil"/>
          <w:between w:val="nil"/>
        </w:pBdr>
        <w:jc w:val="both"/>
        <w:rPr>
          <w:bCs/>
        </w:rPr>
      </w:pPr>
    </w:p>
    <w:p w14:paraId="0946F2D4" w14:textId="77777777" w:rsidR="00F22241" w:rsidRPr="00C21754" w:rsidRDefault="00C94694" w:rsidP="00C7620C">
      <w:pPr>
        <w:pStyle w:val="ListParagraph"/>
        <w:pBdr>
          <w:top w:val="nil"/>
          <w:left w:val="nil"/>
          <w:bottom w:val="nil"/>
          <w:right w:val="nil"/>
          <w:between w:val="nil"/>
        </w:pBdr>
        <w:jc w:val="both"/>
        <w:rPr>
          <w:rFonts w:ascii="Arial" w:hAnsi="Arial" w:cs="Arial"/>
          <w:bCs/>
          <w:color w:val="000000"/>
          <w:sz w:val="20"/>
          <w:szCs w:val="20"/>
        </w:rPr>
      </w:pPr>
      <m:oMathPara>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imp</m:t>
              </m:r>
            </m:sub>
          </m:sSub>
          <m:r>
            <w:rPr>
              <w:rFonts w:ascii="Cambria Math" w:hAnsi="Cambria Math" w:cs="Arial"/>
              <w:color w:val="000000"/>
              <w:sz w:val="20"/>
              <w:szCs w:val="20"/>
            </w:rPr>
            <m:t>(t)=</m:t>
          </m:r>
          <m:sSub>
            <m:sSubPr>
              <m:ctrlPr>
                <w:rPr>
                  <w:rFonts w:ascii="Cambria Math" w:hAnsi="Cambria Math" w:cs="Arial"/>
                  <w:bCs/>
                  <w:i/>
                  <w:color w:val="000000"/>
                  <w:sz w:val="20"/>
                  <w:szCs w:val="20"/>
                </w:rPr>
              </m:ctrlPr>
            </m:sSubPr>
            <m:e>
              <m:r>
                <w:rPr>
                  <w:rFonts w:ascii="Cambria Math" w:hAnsi="Cambria Math" w:cs="Arial"/>
                  <w:color w:val="000000"/>
                  <w:sz w:val="20"/>
                  <w:szCs w:val="20"/>
                </w:rPr>
                <m:t>γN</m:t>
              </m:r>
            </m:e>
            <m:sub>
              <m:r>
                <w:rPr>
                  <w:rFonts w:ascii="Cambria Math" w:hAnsi="Cambria Math" w:cs="Arial"/>
                  <w:color w:val="000000"/>
                  <w:sz w:val="20"/>
                  <w:szCs w:val="20"/>
                </w:rPr>
                <m:t>a</m:t>
              </m:r>
            </m:sub>
          </m:sSub>
          <m:r>
            <w:rPr>
              <w:rFonts w:ascii="Cambria Math" w:hAnsi="Cambria Math" w:cs="Arial"/>
              <w:color w:val="000000"/>
              <w:sz w:val="20"/>
              <w:szCs w:val="20"/>
            </w:rPr>
            <m:t>(t)</m:t>
          </m:r>
        </m:oMath>
      </m:oMathPara>
    </w:p>
    <w:p w14:paraId="01DE5B87" w14:textId="77777777" w:rsidR="00F22241" w:rsidRPr="00C21754" w:rsidRDefault="00F22241" w:rsidP="00C7620C">
      <w:pPr>
        <w:pStyle w:val="ListParagraph"/>
        <w:pBdr>
          <w:top w:val="nil"/>
          <w:left w:val="nil"/>
          <w:bottom w:val="nil"/>
          <w:right w:val="nil"/>
          <w:between w:val="nil"/>
        </w:pBdr>
        <w:jc w:val="both"/>
        <w:rPr>
          <w:rFonts w:ascii="Arial" w:hAnsi="Arial" w:cs="Arial"/>
          <w:bCs/>
          <w:color w:val="000000"/>
          <w:sz w:val="20"/>
          <w:szCs w:val="20"/>
        </w:rPr>
      </w:pPr>
    </w:p>
    <w:p w14:paraId="4A6A04F9" w14:textId="512A1E7B" w:rsidR="00F22241" w:rsidRPr="000068E3" w:rsidRDefault="00F22241" w:rsidP="000068E3">
      <w:pPr>
        <w:pStyle w:val="ListParagraph"/>
        <w:numPr>
          <w:ilvl w:val="0"/>
          <w:numId w:val="4"/>
        </w:numPr>
        <w:pBdr>
          <w:top w:val="nil"/>
          <w:left w:val="nil"/>
          <w:bottom w:val="nil"/>
          <w:right w:val="nil"/>
          <w:between w:val="nil"/>
        </w:pBdr>
        <w:jc w:val="both"/>
        <w:rPr>
          <w:rFonts w:ascii="Arial" w:hAnsi="Arial" w:cs="Arial"/>
          <w:color w:val="000000"/>
          <w:sz w:val="20"/>
          <w:szCs w:val="20"/>
        </w:rPr>
      </w:pPr>
      <w:r w:rsidRPr="00C21754">
        <w:rPr>
          <w:rFonts w:ascii="Arial" w:hAnsi="Arial" w:cs="Arial"/>
          <w:b/>
          <w:color w:val="000000"/>
          <w:sz w:val="20"/>
          <w:szCs w:val="20"/>
        </w:rPr>
        <w:t xml:space="preserve">Nosocomial contact transmission: </w:t>
      </w:r>
      <w:r w:rsidRPr="00C21754">
        <w:rPr>
          <w:rFonts w:ascii="Arial" w:hAnsi="Arial" w:cs="Arial"/>
          <w:bCs/>
          <w:color w:val="000000"/>
          <w:sz w:val="20"/>
          <w:szCs w:val="20"/>
        </w:rPr>
        <w:t>We define</w:t>
      </w:r>
      <w:r w:rsidR="00CD3E27" w:rsidRPr="00C21754">
        <w:rPr>
          <w:rFonts w:ascii="Arial" w:hAnsi="Arial" w:cs="Arial"/>
          <w:bCs/>
          <w:color w:val="000000"/>
          <w:sz w:val="20"/>
          <w:szCs w:val="20"/>
        </w:rPr>
        <w:t>d</w:t>
      </w:r>
      <w:r w:rsidRPr="00C21754">
        <w:rPr>
          <w:rFonts w:ascii="Arial" w:hAnsi="Arial" w:cs="Arial"/>
          <w:bCs/>
          <w:color w:val="000000"/>
          <w:sz w:val="20"/>
          <w:szCs w:val="20"/>
        </w:rPr>
        <w:t xml:space="preserve"> a force of infection for each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r>
          <w:rPr>
            <w:rFonts w:ascii="Cambria Math" w:hAnsi="Cambria Math" w:cs="Arial"/>
            <w:color w:val="000000"/>
            <w:sz w:val="20"/>
            <w:szCs w:val="20"/>
          </w:rPr>
          <m:t xml:space="preserve">,   i ϵ [1, </m:t>
        </m:r>
        <m:r>
          <m:rPr>
            <m:nor/>
          </m:rPr>
          <w:rPr>
            <w:rFonts w:ascii="Arial" w:hAnsi="Arial" w:cs="Arial"/>
            <w:bCs/>
            <w:color w:val="000000"/>
            <w:sz w:val="20"/>
            <w:szCs w:val="20"/>
          </w:rPr>
          <m:t>22</m:t>
        </m:r>
        <m:r>
          <m:rPr>
            <m:nor/>
          </m:rPr>
          <w:rPr>
            <w:rFonts w:ascii="Cambria Math" w:hAnsi="Arial" w:cs="Arial"/>
            <w:bCs/>
            <w:color w:val="000000"/>
            <w:sz w:val="20"/>
            <w:szCs w:val="20"/>
          </w:rPr>
          <m:t>1</m:t>
        </m:r>
        <m:r>
          <m:rPr>
            <m:nor/>
          </m:rPr>
          <w:rPr>
            <w:rFonts w:ascii="Arial" w:hAnsi="Arial" w:cs="Arial"/>
            <w:bCs/>
            <w:color w:val="000000"/>
            <w:sz w:val="20"/>
            <w:szCs w:val="20"/>
          </w:rPr>
          <m:t>]</m:t>
        </m:r>
      </m:oMath>
      <w:r w:rsidRPr="00C21754">
        <w:rPr>
          <w:rFonts w:ascii="Arial" w:hAnsi="Arial" w:cs="Arial"/>
          <w:bCs/>
          <w:color w:val="000000"/>
          <w:sz w:val="20"/>
          <w:szCs w:val="20"/>
        </w:rPr>
        <w:t xml:space="preserve"> as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sidRPr="00C21754">
        <w:rPr>
          <w:rFonts w:ascii="Arial" w:hAnsi="Arial" w:cs="Arial"/>
          <w:bCs/>
          <w:color w:val="000000"/>
          <w:sz w:val="20"/>
          <w:szCs w:val="20"/>
        </w:rPr>
        <w:t xml:space="preserve">. The force of infection is proportional to the number of individuals carrying the pathogen in a given ward on day </w:t>
      </w:r>
      <m:oMath>
        <m:r>
          <w:rPr>
            <w:rFonts w:ascii="Cambria Math" w:hAnsi="Cambria Math" w:cs="Arial"/>
            <w:color w:val="000000"/>
            <w:sz w:val="20"/>
            <w:szCs w:val="20"/>
          </w:rPr>
          <m:t>t</m:t>
        </m:r>
      </m:oMath>
      <w:r w:rsidRPr="00C21754">
        <w:rPr>
          <w:rFonts w:ascii="Arial" w:hAnsi="Arial" w:cs="Arial"/>
          <w:bCs/>
          <w:color w:val="000000"/>
          <w:sz w:val="20"/>
          <w:szCs w:val="20"/>
        </w:rPr>
        <w:t xml:space="preserve">, denoted by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r>
          <w:rPr>
            <w:rFonts w:ascii="Cambria Math" w:hAnsi="Cambria Math" w:cs="Arial"/>
            <w:color w:val="000000"/>
            <w:sz w:val="20"/>
            <w:szCs w:val="20"/>
          </w:rPr>
          <m:t>(t)</m:t>
        </m:r>
      </m:oMath>
      <w:r w:rsidRPr="00C21754">
        <w:rPr>
          <w:rFonts w:ascii="Arial" w:hAnsi="Arial" w:cs="Arial"/>
          <w:bCs/>
          <w:color w:val="000000"/>
          <w:sz w:val="20"/>
          <w:szCs w:val="20"/>
        </w:rPr>
        <w:t xml:space="preserve">. We define a frequency-dependent transmission rate per ward as </w:t>
      </w:r>
      <m:oMath>
        <m:r>
          <w:rPr>
            <w:rFonts w:ascii="Cambria Math" w:hAnsi="Cambria Math" w:cs="Arial"/>
            <w:color w:val="000000"/>
            <w:sz w:val="20"/>
            <w:szCs w:val="20"/>
          </w:rPr>
          <m:t>β/</m:t>
        </m:r>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C21754">
        <w:rPr>
          <w:rFonts w:ascii="Arial" w:hAnsi="Arial" w:cs="Arial"/>
          <w:bCs/>
          <w:color w:val="000000"/>
          <w:sz w:val="20"/>
          <w:szCs w:val="20"/>
        </w:rPr>
        <w:t xml:space="preserve">, where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C21754">
        <w:rPr>
          <w:rFonts w:ascii="Arial" w:hAnsi="Arial" w:cs="Arial"/>
          <w:bCs/>
          <w:color w:val="000000"/>
          <w:sz w:val="20"/>
          <w:szCs w:val="20"/>
        </w:rPr>
        <w:t xml:space="preserve"> is the average ward daily occupancy (</w:t>
      </w:r>
      <w:r w:rsidR="006734AC">
        <w:rPr>
          <w:rFonts w:ascii="Arial" w:hAnsi="Arial" w:cs="Arial"/>
          <w:bCs/>
          <w:color w:val="000000"/>
          <w:sz w:val="20"/>
          <w:szCs w:val="20"/>
        </w:rPr>
        <w:t xml:space="preserve">See </w:t>
      </w:r>
      <w:r w:rsidR="000068E3" w:rsidRPr="00682AA9">
        <w:rPr>
          <w:rFonts w:ascii="Arial" w:hAnsi="Arial" w:cs="Arial"/>
          <w:bCs/>
          <w:i/>
          <w:iCs/>
          <w:color w:val="000000"/>
          <w:sz w:val="20"/>
          <w:szCs w:val="20"/>
        </w:rPr>
        <w:t>Empirical patterns of hospital traffic and heterogeneity of nosocomial infections burden</w:t>
      </w:r>
      <w:r w:rsidR="000068E3">
        <w:rPr>
          <w:rFonts w:ascii="Arial" w:hAnsi="Arial" w:cs="Arial"/>
          <w:bCs/>
          <w:color w:val="000000"/>
          <w:sz w:val="20"/>
          <w:szCs w:val="20"/>
        </w:rPr>
        <w:t xml:space="preserve"> in Results</w:t>
      </w:r>
      <w:r w:rsidRPr="000068E3">
        <w:rPr>
          <w:rFonts w:ascii="Arial" w:hAnsi="Arial" w:cs="Arial"/>
          <w:bCs/>
          <w:color w:val="000000"/>
          <w:sz w:val="20"/>
          <w:szCs w:val="20"/>
        </w:rPr>
        <w:t>). The force of infection per ward is computed as:</w:t>
      </w:r>
    </w:p>
    <w:p w14:paraId="1ED10A63" w14:textId="1A307E56" w:rsidR="00F22241" w:rsidRPr="00C21754" w:rsidRDefault="00C94694" w:rsidP="00C7620C">
      <w:pPr>
        <w:pBdr>
          <w:top w:val="nil"/>
          <w:left w:val="nil"/>
          <w:bottom w:val="nil"/>
          <w:right w:val="nil"/>
          <w:between w:val="nil"/>
        </w:pBdr>
        <w:jc w:val="both"/>
        <w:rPr>
          <w:rFonts w:ascii="Arial" w:hAnsi="Arial" w:cs="Arial"/>
          <w:bCs/>
          <w:color w:val="000000"/>
          <w:sz w:val="20"/>
          <w:szCs w:val="20"/>
        </w:rPr>
      </w:pPr>
      <m:oMathPara>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r>
            <w:rPr>
              <w:rFonts w:ascii="Cambria Math" w:hAnsi="Cambria Math" w:cs="Arial"/>
              <w:color w:val="000000"/>
              <w:sz w:val="20"/>
              <w:szCs w:val="20"/>
            </w:rPr>
            <m:t>=∆t</m:t>
          </m:r>
          <m:f>
            <m:fPr>
              <m:ctrlPr>
                <w:rPr>
                  <w:rFonts w:ascii="Cambria Math" w:hAnsi="Cambria Math" w:cs="Arial"/>
                  <w:bCs/>
                  <w:i/>
                  <w:color w:val="000000"/>
                  <w:sz w:val="20"/>
                  <w:szCs w:val="20"/>
                </w:rPr>
              </m:ctrlPr>
            </m:fPr>
            <m:num>
              <m:r>
                <w:rPr>
                  <w:rFonts w:ascii="Cambria Math" w:hAnsi="Cambria Math" w:cs="Arial"/>
                  <w:color w:val="000000"/>
                  <w:sz w:val="20"/>
                  <w:szCs w:val="20"/>
                </w:rPr>
                <m:t>β</m:t>
              </m:r>
            </m:num>
            <m:den>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den>
          </m:f>
          <m:sSub>
            <m:sSubPr>
              <m:ctrlPr>
                <w:rPr>
                  <w:rFonts w:ascii="Cambria Math" w:hAnsi="Cambria Math" w:cs="Arial"/>
                  <w:bCs/>
                  <w:i/>
                  <w:color w:val="000000"/>
                  <w:sz w:val="20"/>
                  <w:szCs w:val="20"/>
                </w:rPr>
              </m:ctrlPr>
            </m:sSubPr>
            <m:e>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w</m:t>
                  </m:r>
                </m:sub>
              </m:sSub>
            </m:e>
            <m:sub>
              <m:r>
                <w:rPr>
                  <w:rFonts w:ascii="Cambria Math" w:hAnsi="Cambria Math" w:cs="Arial"/>
                  <w:color w:val="000000"/>
                  <w:sz w:val="20"/>
                  <w:szCs w:val="20"/>
                </w:rPr>
                <m:t>i</m:t>
              </m:r>
            </m:sub>
          </m:sSub>
          <m:r>
            <w:rPr>
              <w:rFonts w:ascii="Cambria Math" w:hAnsi="Cambria Math" w:cs="Arial"/>
              <w:color w:val="000000"/>
              <w:sz w:val="20"/>
              <w:szCs w:val="20"/>
            </w:rPr>
            <m:t>(t)</m:t>
          </m:r>
        </m:oMath>
      </m:oMathPara>
    </w:p>
    <w:p w14:paraId="2C829459" w14:textId="18D3F3B9" w:rsidR="00D51449" w:rsidRPr="00C21754" w:rsidRDefault="00F22241" w:rsidP="00C7620C">
      <w:pPr>
        <w:pBdr>
          <w:top w:val="nil"/>
          <w:left w:val="nil"/>
          <w:bottom w:val="nil"/>
          <w:right w:val="nil"/>
          <w:between w:val="nil"/>
        </w:pBdr>
        <w:ind w:left="720"/>
        <w:jc w:val="both"/>
        <w:rPr>
          <w:rFonts w:ascii="Arial" w:hAnsi="Arial" w:cs="Arial"/>
          <w:bCs/>
          <w:color w:val="000000"/>
          <w:sz w:val="20"/>
          <w:szCs w:val="20"/>
        </w:rPr>
      </w:pPr>
      <w:r w:rsidRPr="00C21754">
        <w:rPr>
          <w:rFonts w:ascii="Arial" w:hAnsi="Arial" w:cs="Arial"/>
          <w:bCs/>
          <w:color w:val="000000"/>
          <w:sz w:val="20"/>
          <w:szCs w:val="20"/>
        </w:rPr>
        <w:t xml:space="preserve">Thus, the force of infection per ward, or probability of colonization for susceptible individuals staying in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oMath>
      <w:r w:rsidRPr="00C21754">
        <w:rPr>
          <w:rFonts w:ascii="Arial" w:hAnsi="Arial" w:cs="Arial"/>
          <w:bCs/>
          <w:color w:val="000000"/>
          <w:sz w:val="20"/>
          <w:szCs w:val="20"/>
        </w:rPr>
        <w:t xml:space="preserve"> at time </w:t>
      </w:r>
      <m:oMath>
        <m:r>
          <w:rPr>
            <w:rFonts w:ascii="Cambria Math" w:hAnsi="Cambria Math" w:cs="Arial"/>
            <w:color w:val="000000"/>
            <w:sz w:val="20"/>
            <w:szCs w:val="20"/>
          </w:rPr>
          <m:t>t</m:t>
        </m:r>
      </m:oMath>
      <w:r w:rsidRPr="00C21754">
        <w:rPr>
          <w:rFonts w:ascii="Arial" w:hAnsi="Arial" w:cs="Arial"/>
          <w:color w:val="000000"/>
          <w:sz w:val="20"/>
          <w:szCs w:val="20"/>
        </w:rPr>
        <w:t>,</w:t>
      </w:r>
      <w:r w:rsidRPr="00C21754">
        <w:rPr>
          <w:rFonts w:ascii="Arial" w:hAnsi="Arial" w:cs="Arial"/>
          <w:bCs/>
          <w:color w:val="000000"/>
          <w:sz w:val="20"/>
          <w:szCs w:val="20"/>
        </w:rPr>
        <w:t xml:space="preserve"> is given by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sidRPr="00C21754">
        <w:rPr>
          <w:rFonts w:ascii="Arial" w:hAnsi="Arial" w:cs="Arial"/>
          <w:bCs/>
          <w:color w:val="000000"/>
          <w:sz w:val="20"/>
          <w:szCs w:val="20"/>
        </w:rPr>
        <w:t xml:space="preserve">, and the transition equations governing the change of state for a patient, </w:t>
      </w:r>
      <m:oMath>
        <m:r>
          <w:rPr>
            <w:rFonts w:ascii="Cambria Math" w:hAnsi="Cambria Math" w:cs="Arial"/>
            <w:color w:val="000000"/>
            <w:sz w:val="20"/>
            <w:szCs w:val="20"/>
          </w:rPr>
          <m:t>k</m:t>
        </m:r>
      </m:oMath>
      <w:r w:rsidRPr="00C21754">
        <w:rPr>
          <w:rFonts w:ascii="Arial" w:hAnsi="Arial" w:cs="Arial"/>
          <w:color w:val="000000"/>
          <w:sz w:val="20"/>
          <w:szCs w:val="20"/>
        </w:rPr>
        <w:t>,</w:t>
      </w:r>
      <w:r w:rsidRPr="00C21754">
        <w:rPr>
          <w:rFonts w:ascii="Arial" w:hAnsi="Arial" w:cs="Arial"/>
          <w:bCs/>
          <w:color w:val="000000"/>
          <w:sz w:val="20"/>
          <w:szCs w:val="20"/>
        </w:rPr>
        <w:t xml:space="preserve"> residing in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oMath>
      <w:r w:rsidRPr="00C21754">
        <w:rPr>
          <w:rFonts w:ascii="Arial" w:hAnsi="Arial" w:cs="Arial"/>
          <w:bCs/>
          <w:color w:val="000000"/>
          <w:sz w:val="20"/>
          <w:szCs w:val="20"/>
        </w:rPr>
        <w:t xml:space="preserve"> during time </w:t>
      </w:r>
      <m:oMath>
        <m:r>
          <m:rPr>
            <m:sty m:val="p"/>
          </m:rPr>
          <w:rPr>
            <w:rFonts w:ascii="Cambria Math" w:hAnsi="Cambria Math" w:cs="Arial"/>
            <w:color w:val="000000"/>
            <w:sz w:val="20"/>
            <w:szCs w:val="20"/>
          </w:rPr>
          <m:t>Δ</m:t>
        </m:r>
        <m:r>
          <w:rPr>
            <w:rFonts w:ascii="Cambria Math" w:hAnsi="Cambria Math" w:cs="Arial"/>
            <w:color w:val="000000"/>
            <w:sz w:val="20"/>
            <w:szCs w:val="20"/>
          </w:rPr>
          <m:t>t</m:t>
        </m:r>
      </m:oMath>
      <w:r w:rsidRPr="00C21754">
        <w:rPr>
          <w:rFonts w:ascii="Arial" w:hAnsi="Arial" w:cs="Arial"/>
          <w:bCs/>
          <w:color w:val="000000"/>
          <w:sz w:val="20"/>
          <w:szCs w:val="20"/>
        </w:rPr>
        <w:t xml:space="preserve"> are </w:t>
      </w:r>
      <w:r w:rsidR="00D51449">
        <w:rPr>
          <w:rFonts w:ascii="Arial" w:hAnsi="Arial" w:cs="Arial"/>
          <w:bCs/>
          <w:color w:val="000000"/>
          <w:sz w:val="20"/>
          <w:szCs w:val="20"/>
        </w:rPr>
        <w:t>shown below</w:t>
      </w:r>
      <w:r w:rsidR="00D51449" w:rsidRPr="00C21754">
        <w:rPr>
          <w:rFonts w:ascii="Arial" w:hAnsi="Arial" w:cs="Arial"/>
          <w:bCs/>
          <w:color w:val="000000"/>
          <w:sz w:val="20"/>
          <w:szCs w:val="20"/>
        </w:rPr>
        <w:t xml:space="preserve"> </w:t>
      </w:r>
      <w:r w:rsidRPr="00C21754">
        <w:rPr>
          <w:rFonts w:ascii="Arial" w:hAnsi="Arial" w:cs="Arial"/>
          <w:bCs/>
          <w:color w:val="000000"/>
          <w:sz w:val="20"/>
          <w:szCs w:val="20"/>
        </w:rPr>
        <w:t>by</w:t>
      </w:r>
      <w:r w:rsidR="00D51449">
        <w:rPr>
          <w:rFonts w:ascii="Arial" w:hAnsi="Arial" w:cs="Arial"/>
          <w:bCs/>
          <w:color w:val="000000"/>
          <w:sz w:val="20"/>
          <w:szCs w:val="20"/>
        </w:rPr>
        <w:t xml:space="preserve">, </w:t>
      </w:r>
      <w:r w:rsidR="00D51449" w:rsidRPr="00C21754">
        <w:rPr>
          <w:rFonts w:ascii="Arial" w:hAnsi="Arial" w:cs="Arial"/>
          <w:bCs/>
          <w:color w:val="000000"/>
          <w:sz w:val="20"/>
          <w:szCs w:val="20"/>
        </w:rPr>
        <w:t xml:space="preserve">where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j</m:t>
            </m:r>
          </m:sub>
        </m:sSub>
      </m:oMath>
      <w:r w:rsidR="00D51449" w:rsidRPr="00C21754">
        <w:rPr>
          <w:rFonts w:ascii="Arial" w:hAnsi="Arial" w:cs="Arial"/>
          <w:bCs/>
          <w:color w:val="000000"/>
          <w:sz w:val="20"/>
          <w:szCs w:val="20"/>
        </w:rPr>
        <w:t xml:space="preserve"> is the decolonization period of patient </w:t>
      </w:r>
      <m:oMath>
        <m:r>
          <w:rPr>
            <w:rFonts w:ascii="Cambria Math" w:hAnsi="Cambria Math" w:cs="Arial"/>
            <w:color w:val="000000"/>
            <w:sz w:val="20"/>
            <w:szCs w:val="20"/>
          </w:rPr>
          <m:t>j</m:t>
        </m:r>
      </m:oMath>
      <w:r w:rsidR="00D51449">
        <w:rPr>
          <w:rFonts w:ascii="Arial" w:hAnsi="Arial" w:cs="Arial"/>
          <w:bCs/>
          <w:color w:val="000000"/>
          <w:sz w:val="20"/>
          <w:szCs w:val="20"/>
        </w:rPr>
        <w:t>.</w:t>
      </w:r>
    </w:p>
    <w:p w14:paraId="0BCE47FD" w14:textId="79CF8EEA" w:rsidR="00F22241" w:rsidRPr="00C21754" w:rsidRDefault="00F22241" w:rsidP="00C7620C">
      <w:pPr>
        <w:pBdr>
          <w:top w:val="nil"/>
          <w:left w:val="nil"/>
          <w:bottom w:val="nil"/>
          <w:right w:val="nil"/>
          <w:between w:val="nil"/>
        </w:pBdr>
        <w:ind w:left="720"/>
        <w:jc w:val="both"/>
        <w:rPr>
          <w:rFonts w:ascii="Arial" w:hAnsi="Arial" w:cs="Arial"/>
          <w:bCs/>
          <w:color w:val="000000"/>
          <w:sz w:val="20"/>
          <w:szCs w:val="20"/>
        </w:rPr>
      </w:pPr>
    </w:p>
    <w:p w14:paraId="03AC5C7A" w14:textId="5C7E2E48" w:rsidR="00F22241" w:rsidRPr="00C21754" w:rsidRDefault="00C94694" w:rsidP="00C7620C">
      <w:pPr>
        <w:pStyle w:val="ListParagraph"/>
        <w:pBdr>
          <w:top w:val="nil"/>
          <w:left w:val="nil"/>
          <w:bottom w:val="nil"/>
          <w:right w:val="nil"/>
          <w:between w:val="nil"/>
        </w:pBdr>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S→C</m:t>
              </m:r>
            </m:sub>
            <m:sup>
              <m:r>
                <w:rPr>
                  <w:rFonts w:ascii="Cambria Math" w:hAnsi="Cambria Math" w:cs="Arial"/>
                  <w:color w:val="000000"/>
                  <w:sz w:val="20"/>
                  <w:szCs w:val="20"/>
                </w:rPr>
                <m:t>k</m:t>
              </m:r>
            </m:sup>
          </m:sSubSup>
          <m:r>
            <w:rPr>
              <w:rFonts w:ascii="Cambria Math" w:hAnsi="Cambria Math" w:cs="Arial"/>
              <w:color w:val="000000"/>
              <w:sz w:val="20"/>
              <w:szCs w:val="20"/>
              <w:lang w:eastAsia="zh-CN"/>
            </w:rPr>
            <m:t>(t)</m:t>
          </m:r>
          <m:r>
            <w:rPr>
              <w:rFonts w:ascii="Cambria Math" w:hAnsi="Cambria Math" w:cs="Arial"/>
              <w:color w:val="000000"/>
              <w:sz w:val="20"/>
              <w:szCs w:val="20"/>
            </w:rPr>
            <m:t>=∆t∙</m:t>
          </m:r>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m:oMathPara>
    </w:p>
    <w:p w14:paraId="06646434" w14:textId="6FC2756B" w:rsidR="00F22241" w:rsidRPr="00C21754" w:rsidRDefault="00C94694" w:rsidP="00C7620C">
      <w:pPr>
        <w:pStyle w:val="ListParagraph"/>
        <w:pBdr>
          <w:top w:val="nil"/>
          <w:left w:val="nil"/>
          <w:bottom w:val="nil"/>
          <w:right w:val="nil"/>
          <w:between w:val="nil"/>
        </w:pBdr>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C→S</m:t>
              </m:r>
            </m:sub>
            <m:sup>
              <m:r>
                <w:rPr>
                  <w:rFonts w:ascii="Cambria Math" w:hAnsi="Cambria Math" w:cs="Arial"/>
                  <w:color w:val="000000"/>
                  <w:sz w:val="20"/>
                  <w:szCs w:val="20"/>
                </w:rPr>
                <m:t>k</m:t>
              </m:r>
            </m:sup>
          </m:sSubSup>
          <m:r>
            <w:rPr>
              <w:rFonts w:ascii="Cambria Math" w:hAnsi="Cambria Math" w:cs="Arial"/>
              <w:color w:val="000000"/>
              <w:sz w:val="20"/>
              <w:szCs w:val="20"/>
              <w:lang w:eastAsia="zh-CN"/>
            </w:rPr>
            <m:t>(t)</m:t>
          </m:r>
          <m:r>
            <w:rPr>
              <w:rFonts w:ascii="Cambria Math" w:hAnsi="Cambria Math" w:cs="Arial"/>
              <w:color w:val="000000"/>
              <w:sz w:val="20"/>
              <w:szCs w:val="20"/>
            </w:rPr>
            <m:t>=∆t∙1/</m:t>
          </m:r>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k</m:t>
              </m:r>
            </m:sub>
          </m:sSub>
        </m:oMath>
      </m:oMathPara>
    </w:p>
    <w:p w14:paraId="3B4BCD4B" w14:textId="47A29E9B" w:rsidR="00F22241" w:rsidRPr="00E9528B" w:rsidRDefault="00D6711A" w:rsidP="00C7620C">
      <w:pPr>
        <w:pStyle w:val="Heading3"/>
        <w:spacing w:line="240" w:lineRule="auto"/>
        <w:jc w:val="both"/>
        <w:rPr>
          <w:i/>
          <w:iCs/>
          <w:sz w:val="20"/>
          <w:szCs w:val="20"/>
          <w:lang w:val="en-US"/>
        </w:rPr>
      </w:pPr>
      <w:r w:rsidRPr="00E9528B">
        <w:rPr>
          <w:i/>
          <w:iCs/>
          <w:sz w:val="20"/>
          <w:szCs w:val="20"/>
          <w:lang w:val="en-US"/>
        </w:rPr>
        <w:t>The i</w:t>
      </w:r>
      <w:r w:rsidR="00F22241" w:rsidRPr="00E9528B">
        <w:rPr>
          <w:i/>
          <w:iCs/>
          <w:sz w:val="20"/>
          <w:szCs w:val="20"/>
          <w:lang w:val="en-US"/>
        </w:rPr>
        <w:t xml:space="preserve">ndividual </w:t>
      </w:r>
      <w:r w:rsidRPr="00E9528B">
        <w:rPr>
          <w:i/>
          <w:iCs/>
          <w:sz w:val="20"/>
          <w:szCs w:val="20"/>
          <w:lang w:val="en-US"/>
        </w:rPr>
        <w:t>o</w:t>
      </w:r>
      <w:r w:rsidR="00F22241" w:rsidRPr="00E9528B">
        <w:rPr>
          <w:i/>
          <w:iCs/>
          <w:sz w:val="20"/>
          <w:szCs w:val="20"/>
          <w:lang w:val="en-US"/>
        </w:rPr>
        <w:t>bservational model</w:t>
      </w:r>
    </w:p>
    <w:p w14:paraId="7F67BE88" w14:textId="12A05DFE" w:rsidR="00F22241" w:rsidRPr="00C21754" w:rsidRDefault="00F22241" w:rsidP="00C7620C">
      <w:pPr>
        <w:jc w:val="both"/>
        <w:rPr>
          <w:rFonts w:ascii="Arial" w:hAnsi="Arial" w:cs="Arial"/>
          <w:sz w:val="20"/>
          <w:szCs w:val="20"/>
        </w:rPr>
      </w:pPr>
      <w:r w:rsidRPr="00C21754">
        <w:rPr>
          <w:rFonts w:ascii="Arial" w:hAnsi="Arial" w:cs="Arial"/>
          <w:sz w:val="20"/>
          <w:szCs w:val="20"/>
        </w:rPr>
        <w:t xml:space="preserve">Colonized patients may develop clinical infections due to </w:t>
      </w:r>
      <w:r w:rsidR="00966481" w:rsidRPr="00C21754">
        <w:rPr>
          <w:rFonts w:ascii="Arial" w:hAnsi="Arial" w:cs="Arial"/>
          <w:sz w:val="20"/>
          <w:szCs w:val="20"/>
        </w:rPr>
        <w:t xml:space="preserve">the </w:t>
      </w:r>
      <w:r w:rsidRPr="00C21754">
        <w:rPr>
          <w:rFonts w:ascii="Arial" w:hAnsi="Arial" w:cs="Arial"/>
          <w:sz w:val="20"/>
          <w:szCs w:val="20"/>
        </w:rPr>
        <w:t>invasion of typically sterile body sites such as blood. At other body sites (i.e. respiratory and urinary tract) the presence of pathogens may indicate both infection or colonization, depending on additional clinical variables</w:t>
      </w:r>
      <w:r w:rsidR="001417BA" w:rsidRPr="00C21754">
        <w:rPr>
          <w:rFonts w:ascii="Arial" w:hAnsi="Arial" w:cs="Arial"/>
          <w:sz w:val="20"/>
          <w:szCs w:val="20"/>
        </w:rPr>
        <w:t xml:space="preserve">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{"citationID":"ikQcTf2l","properties":{"formattedCitation":"\\super 1,6\\nosupersub{}","plainCitation":"1,6","noteIndex":0},"citationItems":[{"id":147,"uris":["http://zotero.org/users/9551388/items/SSS9MH66"],"itemData":{"id":147,"type":"article-journal","abstract":"Abstract\n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1,6</w:t>
      </w:r>
      <w:r w:rsidRPr="00C21754">
        <w:rPr>
          <w:rFonts w:ascii="Arial" w:hAnsi="Arial" w:cs="Arial"/>
          <w:sz w:val="20"/>
          <w:szCs w:val="20"/>
        </w:rPr>
        <w:fldChar w:fldCharType="end"/>
      </w:r>
      <w:r w:rsidRPr="00C21754">
        <w:rPr>
          <w:rFonts w:ascii="Arial" w:hAnsi="Arial" w:cs="Arial"/>
          <w:sz w:val="20"/>
          <w:szCs w:val="20"/>
        </w:rPr>
        <w:t>. Other individuals carrying pathogens may be discovered through routine screening or cultures ordered discretionarily by clinicians for patients without clinical manifestations. In the ABM, we did not explicitly distinguish between colonized and clinically infected patients. Instead, we appl</w:t>
      </w:r>
      <w:r w:rsidR="008F260E">
        <w:rPr>
          <w:rFonts w:ascii="Arial" w:hAnsi="Arial" w:cs="Arial"/>
          <w:sz w:val="20"/>
          <w:szCs w:val="20"/>
        </w:rPr>
        <w:t>y</w:t>
      </w:r>
      <w:r w:rsidRPr="00C21754">
        <w:rPr>
          <w:rFonts w:ascii="Arial" w:hAnsi="Arial" w:cs="Arial"/>
          <w:sz w:val="20"/>
          <w:szCs w:val="20"/>
        </w:rPr>
        <w:t xml:space="preserve"> an observational model to detect carriers. This observational model represents the detection probability for clinical cultures taken from individuals in the hospital network during the study period; it captures the heterogeneous observation of microorganisms across wards. </w:t>
      </w:r>
      <w:r w:rsidR="003833B6" w:rsidRPr="00C21754">
        <w:rPr>
          <w:rFonts w:ascii="Arial" w:hAnsi="Arial" w:cs="Arial"/>
          <w:sz w:val="20"/>
          <w:szCs w:val="20"/>
        </w:rPr>
        <w:t>W</w:t>
      </w:r>
      <w:r w:rsidRPr="00C21754">
        <w:rPr>
          <w:rFonts w:ascii="Arial" w:hAnsi="Arial" w:cs="Arial"/>
          <w:sz w:val="20"/>
          <w:szCs w:val="20"/>
        </w:rPr>
        <w:t xml:space="preserve">eekly number of cultures across hospital wards and weekly number of admitted patients have a strong positive correlation (cultures are proportional to admissions) (Figure </w:t>
      </w:r>
      <w:r w:rsidR="003E2CF3" w:rsidRPr="00C21754">
        <w:rPr>
          <w:rFonts w:ascii="Arial" w:hAnsi="Arial" w:cs="Arial"/>
          <w:sz w:val="20"/>
          <w:szCs w:val="20"/>
        </w:rPr>
        <w:t>1</w:t>
      </w:r>
      <w:r w:rsidRPr="00C21754">
        <w:rPr>
          <w:rFonts w:ascii="Arial" w:hAnsi="Arial" w:cs="Arial"/>
          <w:sz w:val="20"/>
          <w:szCs w:val="20"/>
        </w:rPr>
        <w:t>D-E).</w:t>
      </w:r>
    </w:p>
    <w:p w14:paraId="213FD64B" w14:textId="77777777" w:rsidR="005F6990" w:rsidRPr="00C21754" w:rsidRDefault="005F6990" w:rsidP="00C7620C">
      <w:pPr>
        <w:jc w:val="both"/>
        <w:rPr>
          <w:rFonts w:ascii="Arial" w:hAnsi="Arial" w:cs="Arial"/>
          <w:bCs/>
          <w:color w:val="000000"/>
          <w:sz w:val="20"/>
          <w:szCs w:val="20"/>
        </w:rPr>
      </w:pPr>
    </w:p>
    <w:p w14:paraId="73197FF3" w14:textId="0444394A" w:rsidR="00F22241" w:rsidRPr="00E9528B" w:rsidRDefault="00F22241" w:rsidP="00C7620C">
      <w:pPr>
        <w:pBdr>
          <w:top w:val="nil"/>
          <w:left w:val="nil"/>
          <w:bottom w:val="nil"/>
          <w:right w:val="nil"/>
          <w:between w:val="nil"/>
        </w:pBdr>
        <w:jc w:val="both"/>
        <w:rPr>
          <w:rFonts w:ascii="Arial" w:hAnsi="Arial" w:cs="Arial"/>
          <w:bCs/>
          <w:color w:val="000000"/>
          <w:sz w:val="20"/>
          <w:szCs w:val="20"/>
        </w:rPr>
      </w:pPr>
      <w:r w:rsidRPr="00C21754">
        <w:rPr>
          <w:rFonts w:ascii="Arial" w:hAnsi="Arial" w:cs="Arial"/>
          <w:bCs/>
          <w:color w:val="000000"/>
          <w:sz w:val="20"/>
          <w:szCs w:val="20"/>
        </w:rPr>
        <w:t>A key challenge in colonization detection is that cultures collected from one body site may miss colonization of other sites even though the patient carries the bacterium. For instance,</w:t>
      </w:r>
      <w:r w:rsidR="0038068E" w:rsidRPr="00C21754">
        <w:rPr>
          <w:rFonts w:ascii="Arial" w:hAnsi="Arial" w:cs="Arial"/>
          <w:bCs/>
          <w:color w:val="000000"/>
          <w:sz w:val="20"/>
          <w:szCs w:val="20"/>
        </w:rPr>
        <w:t xml:space="preserve"> </w:t>
      </w:r>
      <w:r w:rsidRPr="00C21754">
        <w:rPr>
          <w:rFonts w:ascii="Arial" w:hAnsi="Arial" w:cs="Arial"/>
          <w:bCs/>
          <w:color w:val="000000"/>
          <w:sz w:val="20"/>
          <w:szCs w:val="20"/>
        </w:rPr>
        <w:t xml:space="preserve">blood cultures of </w:t>
      </w:r>
      <w:r w:rsidR="0038068E" w:rsidRPr="00C21754">
        <w:rPr>
          <w:rFonts w:ascii="Arial" w:hAnsi="Arial" w:cs="Arial"/>
          <w:bCs/>
          <w:color w:val="000000"/>
          <w:sz w:val="20"/>
          <w:szCs w:val="20"/>
        </w:rPr>
        <w:t xml:space="preserve">a </w:t>
      </w:r>
      <w:r w:rsidRPr="00C21754">
        <w:rPr>
          <w:rFonts w:ascii="Arial" w:hAnsi="Arial" w:cs="Arial"/>
          <w:bCs/>
          <w:color w:val="000000"/>
          <w:sz w:val="20"/>
          <w:szCs w:val="20"/>
        </w:rPr>
        <w:t xml:space="preserve">patient colonized by </w:t>
      </w:r>
      <w:r w:rsidRPr="00C21754">
        <w:rPr>
          <w:rFonts w:ascii="Arial" w:hAnsi="Arial" w:cs="Arial"/>
          <w:bCs/>
          <w:i/>
          <w:iCs/>
          <w:color w:val="000000"/>
          <w:sz w:val="20"/>
          <w:szCs w:val="20"/>
        </w:rPr>
        <w:t>E. coli</w:t>
      </w:r>
      <w:r w:rsidRPr="00C21754">
        <w:rPr>
          <w:rFonts w:ascii="Arial" w:hAnsi="Arial" w:cs="Arial"/>
          <w:bCs/>
          <w:color w:val="000000"/>
          <w:sz w:val="20"/>
          <w:szCs w:val="20"/>
        </w:rPr>
        <w:t xml:space="preserve"> in the </w:t>
      </w:r>
      <w:r w:rsidR="0038068E" w:rsidRPr="00C21754">
        <w:rPr>
          <w:rFonts w:ascii="Arial" w:hAnsi="Arial" w:cs="Arial"/>
          <w:bCs/>
          <w:color w:val="000000"/>
          <w:sz w:val="20"/>
          <w:szCs w:val="20"/>
        </w:rPr>
        <w:t xml:space="preserve">urinary tract </w:t>
      </w:r>
      <w:r w:rsidRPr="00C21754">
        <w:rPr>
          <w:rFonts w:ascii="Arial" w:hAnsi="Arial" w:cs="Arial"/>
          <w:bCs/>
          <w:color w:val="000000"/>
          <w:sz w:val="20"/>
          <w:szCs w:val="20"/>
        </w:rPr>
        <w:t>will likely test negative</w:t>
      </w:r>
      <w:r w:rsidR="001778D7" w:rsidRPr="00E9528B">
        <w:rPr>
          <w:rFonts w:ascii="Arial" w:hAnsi="Arial" w:cs="Arial"/>
          <w:bCs/>
          <w:color w:val="000000"/>
          <w:sz w:val="20"/>
          <w:szCs w:val="20"/>
        </w:rPr>
        <w:t xml:space="preserve">, and this patient </w:t>
      </w:r>
      <w:r w:rsidR="0028556E" w:rsidRPr="00E9528B">
        <w:rPr>
          <w:rFonts w:ascii="Arial" w:hAnsi="Arial" w:cs="Arial"/>
          <w:bCs/>
          <w:color w:val="000000"/>
          <w:sz w:val="20"/>
          <w:szCs w:val="20"/>
        </w:rPr>
        <w:t xml:space="preserve">may </w:t>
      </w:r>
      <w:r w:rsidR="001778D7" w:rsidRPr="00E9528B">
        <w:rPr>
          <w:rFonts w:ascii="Arial" w:hAnsi="Arial" w:cs="Arial"/>
          <w:bCs/>
          <w:color w:val="000000"/>
          <w:sz w:val="20"/>
          <w:szCs w:val="20"/>
        </w:rPr>
        <w:t xml:space="preserve">not </w:t>
      </w:r>
      <w:r w:rsidR="004A6006">
        <w:rPr>
          <w:rFonts w:ascii="Arial" w:hAnsi="Arial" w:cs="Arial"/>
          <w:bCs/>
          <w:color w:val="000000"/>
          <w:sz w:val="20"/>
          <w:szCs w:val="20"/>
        </w:rPr>
        <w:t>necessarily</w:t>
      </w:r>
      <w:r w:rsidR="001778D7" w:rsidRPr="00E9528B">
        <w:rPr>
          <w:rFonts w:ascii="Arial" w:hAnsi="Arial" w:cs="Arial"/>
          <w:bCs/>
          <w:color w:val="000000"/>
          <w:sz w:val="20"/>
          <w:szCs w:val="20"/>
        </w:rPr>
        <w:t xml:space="preserve"> present symptoms </w:t>
      </w:r>
      <w:r w:rsidR="00E4475B" w:rsidRPr="00E9528B">
        <w:rPr>
          <w:rFonts w:ascii="Arial" w:hAnsi="Arial" w:cs="Arial"/>
          <w:bCs/>
          <w:color w:val="FF0000"/>
          <w:sz w:val="20"/>
          <w:szCs w:val="20"/>
        </w:rPr>
        <w:t>(Seth Blumberg told us</w:t>
      </w:r>
      <w:r w:rsidR="00CC3CC9" w:rsidRPr="00E9528B">
        <w:rPr>
          <w:rFonts w:ascii="Arial" w:hAnsi="Arial" w:cs="Arial"/>
          <w:bCs/>
          <w:color w:val="FF0000"/>
          <w:sz w:val="20"/>
          <w:szCs w:val="20"/>
        </w:rPr>
        <w:t xml:space="preserve"> - Sen and I -</w:t>
      </w:r>
      <w:r w:rsidR="00E4475B" w:rsidRPr="00E9528B">
        <w:rPr>
          <w:rFonts w:ascii="Arial" w:hAnsi="Arial" w:cs="Arial"/>
          <w:bCs/>
          <w:color w:val="FF0000"/>
          <w:sz w:val="20"/>
          <w:szCs w:val="20"/>
        </w:rPr>
        <w:t xml:space="preserve"> this, but I did not </w:t>
      </w:r>
      <w:r w:rsidR="001712C2">
        <w:rPr>
          <w:rFonts w:ascii="Arial" w:hAnsi="Arial" w:cs="Arial"/>
          <w:bCs/>
          <w:color w:val="FF0000"/>
          <w:sz w:val="20"/>
          <w:szCs w:val="20"/>
        </w:rPr>
        <w:t>find</w:t>
      </w:r>
      <w:r w:rsidR="001712C2" w:rsidRPr="00E9528B">
        <w:rPr>
          <w:rFonts w:ascii="Arial" w:hAnsi="Arial" w:cs="Arial"/>
          <w:bCs/>
          <w:color w:val="FF0000"/>
          <w:sz w:val="20"/>
          <w:szCs w:val="20"/>
        </w:rPr>
        <w:t xml:space="preserve"> </w:t>
      </w:r>
      <w:r w:rsidR="00E4475B" w:rsidRPr="00E9528B">
        <w:rPr>
          <w:rFonts w:ascii="Arial" w:hAnsi="Arial" w:cs="Arial"/>
          <w:bCs/>
          <w:color w:val="FF0000"/>
          <w:sz w:val="20"/>
          <w:szCs w:val="20"/>
        </w:rPr>
        <w:t>any reference. Should we just leave the guess there?)</w:t>
      </w:r>
      <w:r w:rsidRPr="00C21754">
        <w:rPr>
          <w:rFonts w:ascii="Arial" w:hAnsi="Arial" w:cs="Arial"/>
          <w:bCs/>
          <w:color w:val="000000"/>
          <w:sz w:val="20"/>
          <w:szCs w:val="20"/>
        </w:rPr>
        <w:t xml:space="preserve">. </w:t>
      </w:r>
      <w:r w:rsidR="00085B18" w:rsidRPr="00E9528B">
        <w:rPr>
          <w:rFonts w:ascii="Arial" w:hAnsi="Arial" w:cs="Arial"/>
          <w:bCs/>
          <w:color w:val="000000"/>
          <w:sz w:val="20"/>
          <w:szCs w:val="20"/>
        </w:rPr>
        <w:t>This compounded with differential detection of screening and diagnosis makes the parametrization challe</w:t>
      </w:r>
      <w:r w:rsidR="00E4475B" w:rsidRPr="00E9528B">
        <w:rPr>
          <w:rFonts w:ascii="Arial" w:hAnsi="Arial" w:cs="Arial"/>
          <w:bCs/>
          <w:color w:val="000000"/>
          <w:sz w:val="20"/>
          <w:szCs w:val="20"/>
        </w:rPr>
        <w:t>n</w:t>
      </w:r>
      <w:r w:rsidR="00085B18" w:rsidRPr="00E9528B">
        <w:rPr>
          <w:rFonts w:ascii="Arial" w:hAnsi="Arial" w:cs="Arial"/>
          <w:bCs/>
          <w:color w:val="000000"/>
          <w:sz w:val="20"/>
          <w:szCs w:val="20"/>
        </w:rPr>
        <w:t>ging.</w:t>
      </w:r>
      <w:r w:rsidR="000345E8" w:rsidRPr="00E9528B">
        <w:rPr>
          <w:rFonts w:ascii="Arial" w:hAnsi="Arial" w:cs="Arial"/>
          <w:bCs/>
          <w:color w:val="000000"/>
          <w:sz w:val="20"/>
          <w:szCs w:val="20"/>
        </w:rPr>
        <w:t xml:space="preserve"> </w:t>
      </w:r>
      <w:r w:rsidRPr="00C21754">
        <w:rPr>
          <w:rFonts w:ascii="Arial" w:hAnsi="Arial" w:cs="Arial"/>
          <w:bCs/>
          <w:color w:val="000000"/>
          <w:sz w:val="20"/>
          <w:szCs w:val="20"/>
        </w:rPr>
        <w:t>To define our observational model, we therefore estimate</w:t>
      </w:r>
      <w:r w:rsidR="000E1854" w:rsidRPr="00C21754">
        <w:rPr>
          <w:rFonts w:ascii="Arial" w:hAnsi="Arial" w:cs="Arial"/>
          <w:bCs/>
          <w:color w:val="000000"/>
          <w:sz w:val="20"/>
          <w:szCs w:val="20"/>
        </w:rPr>
        <w:t>d</w:t>
      </w:r>
      <w:r w:rsidRPr="00C21754">
        <w:rPr>
          <w:rFonts w:ascii="Arial" w:hAnsi="Arial" w:cs="Arial"/>
          <w:bCs/>
          <w:color w:val="000000"/>
          <w:sz w:val="20"/>
          <w:szCs w:val="20"/>
        </w:rPr>
        <w:t xml:space="preserve"> the ‘effective sensitivity’ of detecting colonization</w:t>
      </w:r>
      <w:r w:rsidR="00E4475B" w:rsidRPr="00E9528B">
        <w:rPr>
          <w:rFonts w:ascii="Arial" w:hAnsi="Arial" w:cs="Arial"/>
          <w:bCs/>
          <w:color w:val="000000"/>
          <w:sz w:val="20"/>
          <w:szCs w:val="20"/>
        </w:rPr>
        <w:t xml:space="preserve"> upon testing defined by the culture data</w:t>
      </w:r>
      <w:r w:rsidRPr="00C21754">
        <w:rPr>
          <w:rFonts w:ascii="Arial" w:hAnsi="Arial" w:cs="Arial"/>
          <w:bCs/>
          <w:color w:val="000000"/>
          <w:sz w:val="20"/>
          <w:szCs w:val="20"/>
        </w:rPr>
        <w:t xml:space="preserve">, i.e. the probability of identifying carriage given that the patient is carrying a particular microorganism. This effective sensitivity not only represents culture test sensitivity, in the strict sense, but also the likelihood a specimen will be taken from a colonized site (and capture bacteria) given </w:t>
      </w:r>
      <w:r w:rsidR="00DC07BE">
        <w:rPr>
          <w:rFonts w:ascii="Arial" w:hAnsi="Arial" w:cs="Arial"/>
          <w:bCs/>
          <w:color w:val="000000"/>
          <w:sz w:val="20"/>
          <w:szCs w:val="20"/>
        </w:rPr>
        <w:t xml:space="preserve">that </w:t>
      </w:r>
      <w:r w:rsidRPr="00C21754">
        <w:rPr>
          <w:rFonts w:ascii="Arial" w:hAnsi="Arial" w:cs="Arial"/>
          <w:bCs/>
          <w:color w:val="000000"/>
          <w:sz w:val="20"/>
          <w:szCs w:val="20"/>
        </w:rPr>
        <w:t>colonization or infection exists anywhere on a patient.</w:t>
      </w:r>
      <w:r w:rsidR="00085B18" w:rsidRPr="00E9528B">
        <w:rPr>
          <w:rFonts w:ascii="Arial" w:hAnsi="Arial" w:cs="Arial"/>
          <w:bCs/>
          <w:color w:val="000000"/>
          <w:sz w:val="20"/>
          <w:szCs w:val="20"/>
        </w:rPr>
        <w:t xml:space="preserve"> </w:t>
      </w:r>
      <w:r w:rsidRPr="00C21754">
        <w:rPr>
          <w:rFonts w:ascii="Arial" w:hAnsi="Arial" w:cs="Arial"/>
          <w:bCs/>
          <w:color w:val="000000"/>
          <w:sz w:val="20"/>
          <w:szCs w:val="20"/>
        </w:rPr>
        <w:t xml:space="preserve">The defined observational model indicates the likelihood that a colonized patient is detected given the effective sensitivity </w:t>
      </w:r>
      <w:r w:rsidR="00B41FF3">
        <w:rPr>
          <w:rFonts w:ascii="Arial" w:hAnsi="Arial" w:cs="Arial"/>
          <w:bCs/>
          <w:color w:val="000000"/>
          <w:sz w:val="20"/>
          <w:szCs w:val="20"/>
        </w:rPr>
        <w:t>or</w:t>
      </w:r>
      <w:r w:rsidRPr="00C21754">
        <w:rPr>
          <w:rFonts w:ascii="Arial" w:hAnsi="Arial" w:cs="Arial"/>
          <w:bCs/>
          <w:color w:val="000000"/>
          <w:sz w:val="20"/>
          <w:szCs w:val="20"/>
        </w:rPr>
        <w:t xml:space="preserve"> </w:t>
      </w:r>
      <m:oMath>
        <m:r>
          <w:rPr>
            <w:rFonts w:ascii="Cambria Math" w:hAnsi="Cambria Math" w:cs="Arial"/>
            <w:color w:val="000000"/>
            <w:sz w:val="20"/>
            <w:szCs w:val="20"/>
          </w:rPr>
          <m:t>ρ</m:t>
        </m:r>
      </m:oMath>
      <w:r w:rsidRPr="00C21754">
        <w:rPr>
          <w:rFonts w:ascii="Arial" w:hAnsi="Arial" w:cs="Arial"/>
          <w:bCs/>
          <w:color w:val="000000"/>
          <w:sz w:val="20"/>
          <w:szCs w:val="20"/>
        </w:rPr>
        <w:t>.</w:t>
      </w:r>
    </w:p>
    <w:p w14:paraId="3141836A" w14:textId="4131A0A1" w:rsidR="0066543E" w:rsidRPr="00E9528B" w:rsidRDefault="0066543E" w:rsidP="00C7620C">
      <w:pPr>
        <w:pStyle w:val="Heading3"/>
        <w:spacing w:line="240" w:lineRule="auto"/>
        <w:jc w:val="both"/>
        <w:rPr>
          <w:i/>
          <w:iCs/>
          <w:sz w:val="20"/>
          <w:szCs w:val="20"/>
          <w:lang w:val="en-US"/>
        </w:rPr>
      </w:pPr>
      <w:r w:rsidRPr="00E9528B">
        <w:rPr>
          <w:i/>
          <w:iCs/>
          <w:sz w:val="20"/>
          <w:szCs w:val="20"/>
          <w:lang w:val="en-US"/>
        </w:rPr>
        <w:t>The population</w:t>
      </w:r>
      <w:r w:rsidR="00795D33" w:rsidRPr="00E9528B">
        <w:rPr>
          <w:i/>
          <w:iCs/>
          <w:sz w:val="20"/>
          <w:szCs w:val="20"/>
          <w:lang w:val="en-US"/>
        </w:rPr>
        <w:t xml:space="preserve">-level </w:t>
      </w:r>
      <w:r w:rsidRPr="00E9528B">
        <w:rPr>
          <w:i/>
          <w:iCs/>
          <w:sz w:val="20"/>
          <w:szCs w:val="20"/>
          <w:lang w:val="en-US"/>
        </w:rPr>
        <w:t>observational model</w:t>
      </w:r>
    </w:p>
    <w:p w14:paraId="6921B5D8" w14:textId="2723162F" w:rsidR="004809B4" w:rsidRDefault="006D45EA" w:rsidP="00C7620C">
      <w:pPr>
        <w:pBdr>
          <w:top w:val="nil"/>
          <w:left w:val="nil"/>
          <w:bottom w:val="nil"/>
          <w:right w:val="nil"/>
          <w:between w:val="nil"/>
        </w:pBdr>
        <w:jc w:val="both"/>
        <w:rPr>
          <w:rFonts w:ascii="Arial" w:hAnsi="Arial" w:cs="Arial"/>
          <w:bCs/>
          <w:color w:val="000000"/>
          <w:sz w:val="20"/>
          <w:szCs w:val="20"/>
        </w:rPr>
      </w:pPr>
      <w:r>
        <w:rPr>
          <w:rFonts w:ascii="Arial" w:hAnsi="Arial" w:cs="Arial"/>
          <w:bCs/>
          <w:color w:val="000000"/>
          <w:sz w:val="20"/>
          <w:szCs w:val="20"/>
        </w:rPr>
        <w:t xml:space="preserve">The process model </w:t>
      </w:r>
      <w:r w:rsidR="0067575F">
        <w:rPr>
          <w:rFonts w:ascii="Arial" w:hAnsi="Arial" w:cs="Arial"/>
          <w:bCs/>
          <w:color w:val="000000"/>
          <w:sz w:val="20"/>
          <w:szCs w:val="20"/>
        </w:rPr>
        <w:t>keeps</w:t>
      </w:r>
      <w:r>
        <w:rPr>
          <w:rFonts w:ascii="Arial" w:hAnsi="Arial" w:cs="Arial"/>
          <w:bCs/>
          <w:color w:val="000000"/>
          <w:sz w:val="20"/>
          <w:szCs w:val="20"/>
        </w:rPr>
        <w:t xml:space="preserve"> trac</w:t>
      </w:r>
      <w:r w:rsidR="005C4A73">
        <w:rPr>
          <w:rFonts w:ascii="Arial" w:hAnsi="Arial" w:cs="Arial"/>
          <w:bCs/>
          <w:color w:val="000000"/>
          <w:sz w:val="20"/>
          <w:szCs w:val="20"/>
        </w:rPr>
        <w:t>k</w:t>
      </w:r>
      <w:r>
        <w:rPr>
          <w:rFonts w:ascii="Arial" w:hAnsi="Arial" w:cs="Arial"/>
          <w:bCs/>
          <w:color w:val="000000"/>
          <w:sz w:val="20"/>
          <w:szCs w:val="20"/>
        </w:rPr>
        <w:t xml:space="preserve"> of the patient states that can be aggregated at any scale available in the patient records. We </w:t>
      </w:r>
      <w:r w:rsidR="0067575F">
        <w:rPr>
          <w:rFonts w:ascii="Arial" w:hAnsi="Arial" w:cs="Arial"/>
          <w:bCs/>
          <w:color w:val="000000"/>
          <w:sz w:val="20"/>
          <w:szCs w:val="20"/>
        </w:rPr>
        <w:t>modeled</w:t>
      </w:r>
      <w:r>
        <w:rPr>
          <w:rFonts w:ascii="Arial" w:hAnsi="Arial" w:cs="Arial"/>
          <w:bCs/>
          <w:color w:val="000000"/>
          <w:sz w:val="20"/>
          <w:szCs w:val="20"/>
        </w:rPr>
        <w:t xml:space="preserve"> the ward-level detections</w:t>
      </w:r>
      <w:r w:rsidR="004809B4">
        <w:rPr>
          <w:rFonts w:ascii="Arial" w:hAnsi="Arial" w:cs="Arial"/>
          <w:bCs/>
          <w:color w:val="000000"/>
          <w:sz w:val="20"/>
          <w:szCs w:val="20"/>
        </w:rPr>
        <w:t xml:space="preserve"> </w:t>
      </w:r>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oMath>
      <w:r>
        <w:rPr>
          <w:rFonts w:ascii="Arial" w:hAnsi="Arial" w:cs="Arial"/>
          <w:bCs/>
          <w:color w:val="000000"/>
          <w:sz w:val="20"/>
          <w:szCs w:val="20"/>
        </w:rPr>
        <w:t xml:space="preserve"> using a Binomial observational model. The number of trials is equal to the number of clinical cultures in each ward </w:t>
      </w:r>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T</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oMath>
      <w:r>
        <w:rPr>
          <w:rFonts w:ascii="Arial" w:hAnsi="Arial" w:cs="Arial"/>
          <w:bCs/>
          <w:color w:val="000000"/>
          <w:sz w:val="20"/>
          <w:szCs w:val="20"/>
        </w:rPr>
        <w:t xml:space="preserve"> at day </w:t>
      </w:r>
      <m:oMath>
        <m:r>
          <w:rPr>
            <w:rFonts w:ascii="Cambria Math" w:hAnsi="Cambria Math" w:cs="Arial"/>
            <w:color w:val="000000"/>
            <w:sz w:val="20"/>
            <w:szCs w:val="20"/>
          </w:rPr>
          <m:t>t</m:t>
        </m:r>
      </m:oMath>
      <w:r>
        <w:rPr>
          <w:rFonts w:ascii="Arial" w:hAnsi="Arial" w:cs="Arial"/>
          <w:bCs/>
          <w:color w:val="000000"/>
          <w:sz w:val="20"/>
          <w:szCs w:val="20"/>
        </w:rPr>
        <w:t xml:space="preserve">, and the probability </w:t>
      </w:r>
      <w:r w:rsidR="0067575F">
        <w:rPr>
          <w:rFonts w:ascii="Arial" w:hAnsi="Arial" w:cs="Arial"/>
          <w:bCs/>
          <w:color w:val="000000"/>
          <w:sz w:val="20"/>
          <w:szCs w:val="20"/>
        </w:rPr>
        <w:t>of sucess</w:t>
      </w:r>
      <w:r>
        <w:rPr>
          <w:rFonts w:ascii="Arial" w:hAnsi="Arial" w:cs="Arial"/>
          <w:bCs/>
          <w:color w:val="000000"/>
          <w:sz w:val="20"/>
          <w:szCs w:val="20"/>
        </w:rPr>
        <w:t xml:space="preserve"> is assumed to be proportional to the fraction of colonized people </w:t>
      </w:r>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c</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r>
          <w:rPr>
            <w:rFonts w:ascii="Cambria Math" w:hAnsi="Cambria Math" w:cs="Arial"/>
            <w:color w:val="000000"/>
            <w:sz w:val="20"/>
            <w:szCs w:val="20"/>
          </w:rPr>
          <m:t>=</m:t>
        </m:r>
        <m:sSubSup>
          <m:sSubSupPr>
            <m:ctrlPr>
              <w:rPr>
                <w:rFonts w:ascii="Cambria Math" w:hAnsi="Cambria Math" w:cs="Arial"/>
                <w:bCs/>
                <w:i/>
                <w:color w:val="000000"/>
                <w:sz w:val="20"/>
                <w:szCs w:val="20"/>
              </w:rPr>
            </m:ctrlPr>
          </m:sSubSupPr>
          <m:e>
            <m:r>
              <w:rPr>
                <w:rFonts w:ascii="Cambria Math" w:hAnsi="Cambria Math" w:cs="Arial"/>
                <w:color w:val="000000"/>
                <w:sz w:val="20"/>
                <w:szCs w:val="20"/>
              </w:rPr>
              <m:t>C</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r>
          <m:rPr>
            <m:lit/>
          </m:rPr>
          <w:rPr>
            <w:rFonts w:ascii="Cambria Math" w:hAnsi="Cambria Math" w:cs="Arial"/>
            <w:color w:val="000000"/>
            <w:sz w:val="20"/>
            <w:szCs w:val="20"/>
          </w:rPr>
          <m:t>/</m:t>
        </m:r>
        <m:sSubSup>
          <m:sSubSupPr>
            <m:ctrlPr>
              <w:rPr>
                <w:rFonts w:ascii="Cambria Math" w:hAnsi="Cambria Math" w:cs="Arial"/>
                <w:bCs/>
                <w:i/>
                <w:color w:val="000000"/>
                <w:sz w:val="20"/>
                <w:szCs w:val="20"/>
              </w:rPr>
            </m:ctrlPr>
          </m:sSubSupPr>
          <m:e>
            <m:r>
              <w:rPr>
                <w:rFonts w:ascii="Cambria Math" w:hAnsi="Cambria Math" w:cs="Arial"/>
                <w:color w:val="000000"/>
                <w:sz w:val="20"/>
                <w:szCs w:val="20"/>
              </w:rPr>
              <m:t>N</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oMath>
      <w:r w:rsidR="004809B4">
        <w:rPr>
          <w:rFonts w:ascii="Arial" w:hAnsi="Arial" w:cs="Arial"/>
          <w:bCs/>
          <w:color w:val="000000"/>
          <w:sz w:val="20"/>
          <w:szCs w:val="20"/>
        </w:rPr>
        <w:t xml:space="preserve"> times the ward-level effective sensitivity </w:t>
      </w:r>
      <m:oMath>
        <m:sSub>
          <m:sSubPr>
            <m:ctrlPr>
              <w:rPr>
                <w:rFonts w:ascii="Cambria Math" w:hAnsi="Cambria Math" w:cs="Arial"/>
                <w:bCs/>
                <w:i/>
                <w:color w:val="000000"/>
                <w:sz w:val="20"/>
                <w:szCs w:val="20"/>
              </w:rPr>
            </m:ctrlPr>
          </m:sSubPr>
          <m:e>
            <m:r>
              <m:rPr>
                <m:sty m:val="p"/>
              </m:rPr>
              <w:rPr>
                <w:rFonts w:ascii="Cambria Math" w:hAnsi="Cambria Math" w:cs="Arial"/>
                <w:color w:val="000000"/>
                <w:sz w:val="20"/>
                <w:szCs w:val="20"/>
              </w:rPr>
              <m:t>ρ</m:t>
            </m:r>
            <m:ctrlPr>
              <w:rPr>
                <w:rFonts w:ascii="Cambria Math" w:hAnsi="Cambria Math" w:cs="Arial"/>
                <w:bCs/>
                <w:color w:val="000000"/>
                <w:sz w:val="20"/>
                <w:szCs w:val="20"/>
              </w:rPr>
            </m:ctrlPr>
          </m:e>
          <m:sub>
            <m:r>
              <w:rPr>
                <w:rFonts w:ascii="Cambria Math" w:hAnsi="Cambria Math" w:cs="Arial"/>
                <w:color w:val="000000"/>
                <w:sz w:val="20"/>
                <w:szCs w:val="20"/>
              </w:rPr>
              <m:t>pop</m:t>
            </m:r>
          </m:sub>
        </m:sSub>
      </m:oMath>
      <w:r w:rsidR="00793CA8">
        <w:rPr>
          <w:rFonts w:ascii="Arial" w:hAnsi="Arial" w:cs="Arial"/>
          <w:bCs/>
          <w:color w:val="000000"/>
          <w:sz w:val="20"/>
          <w:szCs w:val="20"/>
        </w:rPr>
        <w:t xml:space="preserve">, as shown below. </w:t>
      </w:r>
      <w:r w:rsidR="005D1101">
        <w:rPr>
          <w:rFonts w:ascii="Arial" w:hAnsi="Arial" w:cs="Arial"/>
          <w:bCs/>
          <w:color w:val="000000"/>
          <w:sz w:val="20"/>
          <w:szCs w:val="20"/>
        </w:rPr>
        <w:t>We aggregate at the building scale for inference.</w:t>
      </w:r>
    </w:p>
    <w:p w14:paraId="1E7459C4" w14:textId="77777777" w:rsidR="00371C98" w:rsidRDefault="00371C98" w:rsidP="00C7620C">
      <w:pPr>
        <w:pBdr>
          <w:top w:val="nil"/>
          <w:left w:val="nil"/>
          <w:bottom w:val="nil"/>
          <w:right w:val="nil"/>
          <w:between w:val="nil"/>
        </w:pBdr>
        <w:jc w:val="both"/>
        <w:rPr>
          <w:rFonts w:ascii="Arial" w:hAnsi="Arial" w:cs="Arial"/>
          <w:bCs/>
          <w:color w:val="000000"/>
          <w:sz w:val="20"/>
          <w:szCs w:val="20"/>
        </w:rPr>
      </w:pPr>
    </w:p>
    <w:p w14:paraId="22C3AFC7" w14:textId="77E572D8" w:rsidR="004809B4" w:rsidRPr="004809B4" w:rsidRDefault="00C94694" w:rsidP="00C7620C">
      <w:pPr>
        <w:pBdr>
          <w:top w:val="nil"/>
          <w:left w:val="nil"/>
          <w:bottom w:val="nil"/>
          <w:right w:val="nil"/>
          <w:between w:val="nil"/>
        </w:pBdr>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r>
            <m:rPr>
              <m:sty m:val="p"/>
            </m:rPr>
            <w:rPr>
              <w:rFonts w:ascii="Cambria Math" w:hAnsi="Cambria Math" w:cs="Arial"/>
              <w:color w:val="000000"/>
              <w:sz w:val="20"/>
              <w:szCs w:val="20"/>
            </w:rPr>
            <m:t>∼</m:t>
          </m:r>
          <m:r>
            <w:rPr>
              <w:rFonts w:ascii="Cambria Math" w:hAnsi="Cambria Math" w:cs="Arial"/>
              <w:color w:val="000000"/>
              <w:sz w:val="20"/>
              <w:szCs w:val="20"/>
            </w:rPr>
            <m:t>Binom</m:t>
          </m:r>
          <m:d>
            <m:dPr>
              <m:ctrlPr>
                <w:rPr>
                  <w:rFonts w:ascii="Cambria Math" w:hAnsi="Cambria Math" w:cs="Arial"/>
                  <w:bCs/>
                  <w:i/>
                  <w:color w:val="000000"/>
                  <w:sz w:val="20"/>
                  <w:szCs w:val="20"/>
                </w:rPr>
              </m:ctrlPr>
            </m:dPr>
            <m:e>
              <m:sSubSup>
                <m:sSubSupPr>
                  <m:ctrlPr>
                    <w:rPr>
                      <w:rFonts w:ascii="Cambria Math" w:hAnsi="Cambria Math" w:cs="Arial"/>
                      <w:bCs/>
                      <w:i/>
                      <w:color w:val="000000"/>
                      <w:sz w:val="20"/>
                      <w:szCs w:val="20"/>
                    </w:rPr>
                  </m:ctrlPr>
                </m:sSubSupPr>
                <m:e>
                  <m:r>
                    <w:rPr>
                      <w:rFonts w:ascii="Cambria Math" w:hAnsi="Cambria Math" w:cs="Arial"/>
                      <w:color w:val="000000"/>
                      <w:sz w:val="20"/>
                      <w:szCs w:val="20"/>
                    </w:rPr>
                    <m:t>T</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r>
                <w:rPr>
                  <w:rFonts w:ascii="Cambria Math" w:hAnsi="Cambria Math" w:cs="Arial"/>
                  <w:color w:val="000000"/>
                  <w:sz w:val="20"/>
                  <w:szCs w:val="20"/>
                </w:rPr>
                <m:t>,</m:t>
              </m:r>
              <m:sSub>
                <m:sSubPr>
                  <m:ctrlPr>
                    <w:rPr>
                      <w:rFonts w:ascii="Cambria Math" w:hAnsi="Cambria Math" w:cs="Arial"/>
                      <w:bCs/>
                      <w:i/>
                      <w:color w:val="000000"/>
                      <w:sz w:val="20"/>
                      <w:szCs w:val="20"/>
                    </w:rPr>
                  </m:ctrlPr>
                </m:sSubPr>
                <m:e>
                  <m:r>
                    <m:rPr>
                      <m:sty m:val="p"/>
                    </m:rPr>
                    <w:rPr>
                      <w:rFonts w:ascii="Cambria Math" w:hAnsi="Cambria Math" w:cs="Arial"/>
                      <w:color w:val="000000"/>
                      <w:sz w:val="20"/>
                      <w:szCs w:val="20"/>
                    </w:rPr>
                    <m:t>ρ</m:t>
                  </m:r>
                  <m:ctrlPr>
                    <w:rPr>
                      <w:rFonts w:ascii="Cambria Math" w:hAnsi="Cambria Math" w:cs="Arial"/>
                      <w:bCs/>
                      <w:color w:val="000000"/>
                      <w:sz w:val="20"/>
                      <w:szCs w:val="20"/>
                    </w:rPr>
                  </m:ctrlPr>
                </m:e>
                <m:sub>
                  <m:r>
                    <w:rPr>
                      <w:rFonts w:ascii="Cambria Math" w:hAnsi="Cambria Math" w:cs="Arial"/>
                      <w:color w:val="000000"/>
                      <w:sz w:val="20"/>
                      <w:szCs w:val="20"/>
                    </w:rPr>
                    <m:t>pop</m:t>
                  </m:r>
                </m:sub>
              </m:sSub>
              <m:r>
                <m:rPr>
                  <m:sty m:val="p"/>
                </m:rPr>
                <w:rPr>
                  <w:rFonts w:ascii="Cambria Math" w:hAnsi="Cambria Math" w:cs="Arial"/>
                  <w:color w:val="000000"/>
                  <w:sz w:val="20"/>
                  <w:szCs w:val="20"/>
                </w:rPr>
                <m:t>⋅</m:t>
              </m:r>
              <m:sSubSup>
                <m:sSubSupPr>
                  <m:ctrlPr>
                    <w:rPr>
                      <w:rFonts w:ascii="Cambria Math" w:hAnsi="Cambria Math" w:cs="Arial"/>
                      <w:bCs/>
                      <w:i/>
                      <w:color w:val="000000"/>
                      <w:sz w:val="20"/>
                      <w:szCs w:val="20"/>
                    </w:rPr>
                  </m:ctrlPr>
                </m:sSubSupPr>
                <m:e>
                  <m:r>
                    <w:rPr>
                      <w:rFonts w:ascii="Cambria Math" w:hAnsi="Cambria Math" w:cs="Arial"/>
                      <w:color w:val="000000"/>
                      <w:sz w:val="20"/>
                      <w:szCs w:val="20"/>
                    </w:rPr>
                    <m:t>c</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e>
          </m:d>
        </m:oMath>
      </m:oMathPara>
    </w:p>
    <w:p w14:paraId="4257934C" w14:textId="2193A3E0"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 xml:space="preserve">Hospital-level </w:t>
      </w:r>
      <w:r w:rsidR="00FD71C1" w:rsidRPr="00E9528B">
        <w:rPr>
          <w:i/>
          <w:iCs/>
          <w:sz w:val="20"/>
          <w:szCs w:val="20"/>
          <w:lang w:val="en-US"/>
        </w:rPr>
        <w:t>o</w:t>
      </w:r>
      <w:r w:rsidRPr="00E9528B">
        <w:rPr>
          <w:i/>
          <w:iCs/>
          <w:sz w:val="20"/>
          <w:szCs w:val="20"/>
          <w:lang w:val="en-US"/>
        </w:rPr>
        <w:t>bservational model</w:t>
      </w:r>
    </w:p>
    <w:p w14:paraId="34BA9730" w14:textId="568AD224" w:rsidR="00F22241" w:rsidRPr="00E9528B" w:rsidRDefault="00F22241" w:rsidP="00C7620C">
      <w:pPr>
        <w:jc w:val="both"/>
        <w:rPr>
          <w:rFonts w:ascii="Arial" w:hAnsi="Arial" w:cs="Arial"/>
          <w:sz w:val="20"/>
          <w:szCs w:val="20"/>
        </w:rPr>
      </w:pPr>
      <w:r w:rsidRPr="00C21754">
        <w:rPr>
          <w:rFonts w:ascii="Arial" w:hAnsi="Arial" w:cs="Arial"/>
          <w:sz w:val="20"/>
          <w:szCs w:val="20"/>
        </w:rPr>
        <w:t>Due to substantial testing heterogeneity, observations of positive cultures were dominated by a few wards with a disproportionately large number of tests. To facilitate use of more granular observations at the sub-hospital level while avoiding excessive noise, we</w:t>
      </w:r>
      <w:r w:rsidR="00F763DB" w:rsidRPr="00E9528B">
        <w:rPr>
          <w:rFonts w:ascii="Arial" w:hAnsi="Arial" w:cs="Arial"/>
          <w:sz w:val="20"/>
          <w:szCs w:val="20"/>
        </w:rPr>
        <w:t xml:space="preserve"> used the building </w:t>
      </w:r>
      <w:r w:rsidR="005A2BC5" w:rsidRPr="00E9528B">
        <w:rPr>
          <w:rFonts w:ascii="Arial" w:hAnsi="Arial" w:cs="Arial"/>
          <w:sz w:val="20"/>
          <w:szCs w:val="20"/>
        </w:rPr>
        <w:t>aggregation to sum the number of nosocomial infection data and</w:t>
      </w:r>
      <w:r w:rsidRPr="00C21754">
        <w:rPr>
          <w:rFonts w:ascii="Arial" w:hAnsi="Arial" w:cs="Arial"/>
          <w:sz w:val="20"/>
          <w:szCs w:val="20"/>
        </w:rPr>
        <w:t xml:space="preserve"> perform inference. </w:t>
      </w:r>
      <w:r w:rsidR="005A2BC5" w:rsidRPr="0004678C">
        <w:rPr>
          <w:rFonts w:ascii="Arial" w:hAnsi="Arial" w:cs="Arial"/>
          <w:color w:val="FF0000"/>
          <w:sz w:val="20"/>
          <w:szCs w:val="20"/>
        </w:rPr>
        <w:t>SI Figure SX</w:t>
      </w:r>
      <w:r w:rsidR="005A2BC5" w:rsidRPr="00E9528B">
        <w:rPr>
          <w:rFonts w:ascii="Arial" w:hAnsi="Arial" w:cs="Arial"/>
          <w:sz w:val="20"/>
          <w:szCs w:val="20"/>
        </w:rPr>
        <w:t xml:space="preserve"> shows the number of </w:t>
      </w:r>
      <w:r w:rsidR="00096400">
        <w:rPr>
          <w:rFonts w:ascii="Arial" w:hAnsi="Arial" w:cs="Arial"/>
          <w:sz w:val="20"/>
          <w:szCs w:val="20"/>
        </w:rPr>
        <w:t>clinical cultures</w:t>
      </w:r>
      <w:r w:rsidR="00096400" w:rsidRPr="00E9528B">
        <w:rPr>
          <w:rFonts w:ascii="Arial" w:hAnsi="Arial" w:cs="Arial"/>
          <w:sz w:val="20"/>
          <w:szCs w:val="20"/>
        </w:rPr>
        <w:t xml:space="preserve"> </w:t>
      </w:r>
      <w:r w:rsidR="005A2BC5" w:rsidRPr="00E9528B">
        <w:rPr>
          <w:rFonts w:ascii="Arial" w:hAnsi="Arial" w:cs="Arial"/>
          <w:sz w:val="20"/>
          <w:szCs w:val="20"/>
        </w:rPr>
        <w:t xml:space="preserve">at the building scale, we merge buildings composed mostly by outpatients and with few </w:t>
      </w:r>
      <w:r w:rsidR="00525F5E">
        <w:rPr>
          <w:rFonts w:ascii="Arial" w:hAnsi="Arial" w:cs="Arial"/>
          <w:sz w:val="20"/>
          <w:szCs w:val="20"/>
        </w:rPr>
        <w:t>clinical cultures</w:t>
      </w:r>
      <w:r w:rsidR="00525F5E" w:rsidRPr="00E9528B">
        <w:rPr>
          <w:rFonts w:ascii="Arial" w:hAnsi="Arial" w:cs="Arial"/>
          <w:sz w:val="20"/>
          <w:szCs w:val="20"/>
        </w:rPr>
        <w:t xml:space="preserve"> </w:t>
      </w:r>
      <w:r w:rsidR="005A2BC5" w:rsidRPr="00E9528B">
        <w:rPr>
          <w:rFonts w:ascii="Arial" w:hAnsi="Arial" w:cs="Arial"/>
          <w:sz w:val="20"/>
          <w:szCs w:val="20"/>
        </w:rPr>
        <w:t xml:space="preserve">into a </w:t>
      </w:r>
      <w:r w:rsidR="00D656C5">
        <w:rPr>
          <w:rFonts w:ascii="Arial" w:hAnsi="Arial" w:cs="Arial"/>
          <w:sz w:val="20"/>
          <w:szCs w:val="20"/>
        </w:rPr>
        <w:t>fictitious</w:t>
      </w:r>
      <w:r w:rsidR="00E5354F">
        <w:rPr>
          <w:rFonts w:ascii="Arial" w:hAnsi="Arial" w:cs="Arial"/>
          <w:sz w:val="20"/>
          <w:szCs w:val="20"/>
        </w:rPr>
        <w:t xml:space="preserve"> </w:t>
      </w:r>
      <w:r w:rsidR="00104228">
        <w:rPr>
          <w:rFonts w:ascii="Arial" w:hAnsi="Arial" w:cs="Arial"/>
          <w:sz w:val="20"/>
          <w:szCs w:val="20"/>
        </w:rPr>
        <w:t>unit</w:t>
      </w:r>
      <w:r w:rsidR="00104228" w:rsidRPr="00E9528B">
        <w:rPr>
          <w:rFonts w:ascii="Arial" w:hAnsi="Arial" w:cs="Arial"/>
          <w:sz w:val="20"/>
          <w:szCs w:val="20"/>
        </w:rPr>
        <w:t xml:space="preserve"> </w:t>
      </w:r>
      <w:r w:rsidR="00104228">
        <w:rPr>
          <w:rFonts w:ascii="Arial" w:hAnsi="Arial" w:cs="Arial"/>
          <w:sz w:val="20"/>
          <w:szCs w:val="20"/>
        </w:rPr>
        <w:t>presented as</w:t>
      </w:r>
      <w:r w:rsidR="00104228" w:rsidRPr="00E9528B">
        <w:rPr>
          <w:rFonts w:ascii="Arial" w:hAnsi="Arial" w:cs="Arial"/>
          <w:sz w:val="20"/>
          <w:szCs w:val="20"/>
        </w:rPr>
        <w:t xml:space="preserve"> </w:t>
      </w:r>
      <w:r w:rsidR="005A2BC5" w:rsidRPr="00E9528B">
        <w:rPr>
          <w:rFonts w:ascii="Arial" w:hAnsi="Arial" w:cs="Arial"/>
          <w:sz w:val="20"/>
          <w:szCs w:val="20"/>
        </w:rPr>
        <w:t xml:space="preserve">'Rest'. </w:t>
      </w:r>
      <w:r w:rsidRPr="00C21754">
        <w:rPr>
          <w:rFonts w:ascii="Arial" w:hAnsi="Arial" w:cs="Arial"/>
          <w:sz w:val="20"/>
          <w:szCs w:val="20"/>
        </w:rPr>
        <w:t xml:space="preserve">The number of transfers between wards is shown in </w:t>
      </w:r>
      <w:r w:rsidR="005A2BC5" w:rsidRPr="006B0504">
        <w:rPr>
          <w:rFonts w:ascii="Arial" w:hAnsi="Arial" w:cs="Arial"/>
          <w:color w:val="FF0000"/>
          <w:sz w:val="20"/>
          <w:szCs w:val="20"/>
        </w:rPr>
        <w:t xml:space="preserve">SI </w:t>
      </w:r>
      <w:r w:rsidRPr="006B0504">
        <w:rPr>
          <w:rFonts w:ascii="Arial" w:hAnsi="Arial" w:cs="Arial"/>
          <w:color w:val="FF0000"/>
          <w:sz w:val="20"/>
          <w:szCs w:val="20"/>
        </w:rPr>
        <w:t xml:space="preserve">Figure </w:t>
      </w:r>
      <w:r w:rsidR="005A2BC5" w:rsidRPr="006B0504">
        <w:rPr>
          <w:rFonts w:ascii="Arial" w:hAnsi="Arial" w:cs="Arial"/>
          <w:color w:val="FF0000"/>
          <w:sz w:val="20"/>
          <w:szCs w:val="20"/>
        </w:rPr>
        <w:t>SX2</w:t>
      </w:r>
      <w:r w:rsidRPr="00C21754">
        <w:rPr>
          <w:rFonts w:ascii="Arial" w:hAnsi="Arial" w:cs="Arial"/>
          <w:sz w:val="20"/>
          <w:szCs w:val="20"/>
        </w:rPr>
        <w:t xml:space="preserve">. Wards within each identified </w:t>
      </w:r>
      <w:r w:rsidR="005A2BC5" w:rsidRPr="00E9528B">
        <w:rPr>
          <w:rFonts w:ascii="Arial" w:hAnsi="Arial" w:cs="Arial"/>
          <w:sz w:val="20"/>
          <w:szCs w:val="20"/>
        </w:rPr>
        <w:t>building</w:t>
      </w:r>
      <w:r w:rsidR="005A2BC5" w:rsidRPr="00C21754">
        <w:rPr>
          <w:rFonts w:ascii="Arial" w:hAnsi="Arial" w:cs="Arial"/>
          <w:sz w:val="20"/>
          <w:szCs w:val="20"/>
        </w:rPr>
        <w:t xml:space="preserve"> </w:t>
      </w:r>
      <w:r w:rsidRPr="00C21754">
        <w:rPr>
          <w:rFonts w:ascii="Arial" w:hAnsi="Arial" w:cs="Arial"/>
          <w:sz w:val="20"/>
          <w:szCs w:val="20"/>
        </w:rPr>
        <w:t>have more frequent within-cluster transfers than cross-cluster transfers.</w:t>
      </w:r>
    </w:p>
    <w:p w14:paraId="7546D856" w14:textId="4C269B5D"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Inference</w:t>
      </w:r>
    </w:p>
    <w:p w14:paraId="5551D5F5" w14:textId="6D81DF0A" w:rsidR="00F22241" w:rsidRPr="00C21754" w:rsidRDefault="00F22241" w:rsidP="00C7620C">
      <w:pPr>
        <w:jc w:val="both"/>
        <w:rPr>
          <w:rFonts w:ascii="Arial" w:eastAsiaTheme="minorEastAsia" w:hAnsi="Arial" w:cs="Arial"/>
          <w:color w:val="000000"/>
          <w:sz w:val="20"/>
          <w:szCs w:val="20"/>
        </w:rPr>
      </w:pPr>
      <w:r w:rsidRPr="00C21754">
        <w:rPr>
          <w:rFonts w:ascii="Arial" w:hAnsi="Arial" w:cs="Arial"/>
          <w:sz w:val="20"/>
          <w:szCs w:val="20"/>
        </w:rPr>
        <w:t xml:space="preserve">Inference for dynamic and latent variables and parameters is often treated as a filtering problem, in which the state space is sequentially estimated as observations become available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{"citationID":"pzPttrOW","properties":{"formattedCitation":"\\super 43,44\\nosupersub{}","plainCitation":"43,44","noteIndex":0},"citationItems":[{"id":205,"uris":["http://zotero.org/users/9551388/items/9R354AKT"],"itemData":{"id":205,"type":"article-journal","abstract":"A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43,44</w:t>
      </w:r>
      <w:r w:rsidRPr="00C21754">
        <w:rPr>
          <w:rFonts w:ascii="Arial" w:hAnsi="Arial" w:cs="Arial"/>
          <w:sz w:val="20"/>
          <w:szCs w:val="20"/>
        </w:rPr>
        <w:fldChar w:fldCharType="end"/>
      </w:r>
      <w:r w:rsidRPr="00C21754">
        <w:rPr>
          <w:rFonts w:ascii="Arial" w:hAnsi="Arial" w:cs="Arial"/>
          <w:sz w:val="20"/>
          <w:szCs w:val="20"/>
        </w:rPr>
        <w:t xml:space="preserve">. This framework has been applied to many infectious diseases, including influenza, dengue, malaria, cholera, Ebola, enterovirus D68, and COVID-19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{"citationID":"KrWsqKR4","properties":{"formattedCitation":"\\super 45\\uc0\\u8211{}54\\nosupersub{}","plainCitation":"45–54","noteIndex":0},"citationItems":[{"id":42,"uris":["http://zotero.org/users/9551388/items/PEFRCSMI"],"itemData":{"id":42,"type":"article-journal","abstract":"The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45–54</w:t>
      </w:r>
      <w:r w:rsidRPr="00C21754">
        <w:rPr>
          <w:rFonts w:ascii="Arial" w:hAnsi="Arial" w:cs="Arial"/>
          <w:sz w:val="20"/>
          <w:szCs w:val="20"/>
        </w:rPr>
        <w:fldChar w:fldCharType="end"/>
      </w:r>
      <w:r w:rsidRPr="00C21754">
        <w:rPr>
          <w:rFonts w:ascii="Arial" w:hAnsi="Arial" w:cs="Arial"/>
          <w:sz w:val="20"/>
          <w:szCs w:val="20"/>
        </w:rPr>
        <w:t xml:space="preserve">, </w:t>
      </w:r>
      <w:r w:rsidR="0006235C" w:rsidRPr="00E9528B">
        <w:rPr>
          <w:rFonts w:ascii="Arial" w:hAnsi="Arial" w:cs="Arial"/>
          <w:sz w:val="20"/>
          <w:szCs w:val="20"/>
        </w:rPr>
        <w:t xml:space="preserve">typically </w:t>
      </w:r>
      <w:r w:rsidRPr="00C21754">
        <w:rPr>
          <w:rFonts w:ascii="Arial" w:hAnsi="Arial" w:cs="Arial"/>
          <w:sz w:val="20"/>
          <w:szCs w:val="20"/>
        </w:rPr>
        <w:t xml:space="preserve">using compartmental models that represent transmission dynamics with a set of ordinary differential equations (ODEs). However, there are fewer instances in which filters have been used in conjunction with ABMs, possibly due to the considerably higher dimension of the state space for these models </w:t>
      </w:r>
      <w:r w:rsidRPr="00C21754">
        <w:rPr>
          <w:rFonts w:ascii="Arial" w:hAnsi="Arial" w:cs="Arial"/>
          <w:sz w:val="20"/>
          <w:szCs w:val="20"/>
        </w:rPr>
        <w:fldChar w:fldCharType="begin"/>
      </w:r>
      <w:r w:rsidR="001F37F9" w:rsidRPr="00C21754">
        <w:rPr>
          <w:rFonts w:ascii="Arial" w:hAnsi="Arial" w:cs="Arial"/>
          <w:sz w:val="20"/>
          <w:szCs w:val="20"/>
        </w:rPr>
        <w:instrText xml:space="preserve"> ADDIN ZOTERO_ITEM CSL_CITATION {"citationID":"co5whNFX","properties":{"formattedCitation":"\\super 10\\nosupersub{}","plainCitation":"10","dontUpdate":true,"noteIndex":0},"citationItems":[{"id":135,"uris":["http://zotero.org/users/9551388/items/D85TW3FM"],"itemData":{"id":135,"type":"article-journal","abstract":"Methicillin-resistant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21754">
        <w:rPr>
          <w:rFonts w:ascii="Arial" w:hAnsi="Arial" w:cs="Arial"/>
          <w:sz w:val="20"/>
          <w:szCs w:val="20"/>
        </w:rPr>
        <w:fldChar w:fldCharType="separate"/>
      </w:r>
      <w:r w:rsidR="00590AF7" w:rsidRPr="00C21754">
        <w:rPr>
          <w:rFonts w:ascii="Arial" w:hAnsi="Arial" w:cs="Arial"/>
          <w:sz w:val="20"/>
          <w:vertAlign w:val="superscript"/>
        </w:rPr>
        <w:t>17</w:t>
      </w:r>
      <w:r w:rsidRPr="00C21754">
        <w:rPr>
          <w:rFonts w:ascii="Arial" w:hAnsi="Arial" w:cs="Arial"/>
          <w:sz w:val="20"/>
          <w:szCs w:val="20"/>
        </w:rPr>
        <w:fldChar w:fldCharType="end"/>
      </w:r>
      <w:r w:rsidRPr="00C21754">
        <w:rPr>
          <w:rFonts w:ascii="Arial" w:hAnsi="Arial" w:cs="Arial"/>
          <w:sz w:val="20"/>
          <w:szCs w:val="20"/>
        </w:rPr>
        <w:t xml:space="preserve">. For this ABM system, we </w:t>
      </w:r>
      <w:r w:rsidR="00C0193E" w:rsidRPr="00C21754">
        <w:rPr>
          <w:rFonts w:ascii="Arial" w:hAnsi="Arial" w:cs="Arial"/>
          <w:sz w:val="20"/>
          <w:szCs w:val="20"/>
        </w:rPr>
        <w:t>solve the inverse</w:t>
      </w:r>
      <w:r w:rsidRPr="00C21754">
        <w:rPr>
          <w:rFonts w:ascii="Arial" w:hAnsi="Arial" w:cs="Arial"/>
          <w:sz w:val="20"/>
          <w:szCs w:val="20"/>
        </w:rPr>
        <w:t xml:space="preserve"> problem </w:t>
      </w:r>
      <w:r w:rsidR="00C0193E" w:rsidRPr="00C21754">
        <w:rPr>
          <w:rFonts w:ascii="Arial" w:hAnsi="Arial" w:cs="Arial"/>
          <w:sz w:val="20"/>
          <w:szCs w:val="20"/>
        </w:rPr>
        <w:t xml:space="preserve">without solving the filtering problem </w:t>
      </w:r>
      <w:r w:rsidRPr="00C21754">
        <w:rPr>
          <w:rFonts w:ascii="Arial" w:hAnsi="Arial" w:cs="Arial"/>
          <w:sz w:val="20"/>
          <w:szCs w:val="20"/>
        </w:rPr>
        <w:t>and</w:t>
      </w:r>
      <w:r w:rsidR="00C0193E" w:rsidRPr="00C21754">
        <w:rPr>
          <w:rFonts w:ascii="Arial" w:hAnsi="Arial" w:cs="Arial"/>
          <w:sz w:val="20"/>
          <w:szCs w:val="20"/>
        </w:rPr>
        <w:t xml:space="preserve"> therefore</w:t>
      </w:r>
      <w:r w:rsidRPr="00C21754">
        <w:rPr>
          <w:rFonts w:ascii="Arial" w:hAnsi="Arial" w:cs="Arial"/>
          <w:sz w:val="20"/>
          <w:szCs w:val="20"/>
        </w:rPr>
        <w:t xml:space="preserve"> only estimate parameters, i.e.,</w:t>
      </w:r>
      <w:r w:rsidR="0046641F" w:rsidRPr="00E9528B">
        <w:rPr>
          <w:rFonts w:ascii="Arial" w:hAnsi="Arial" w:cs="Arial"/>
          <w:sz w:val="20"/>
          <w:szCs w:val="20"/>
        </w:rPr>
        <w:t xml:space="preserve"> infer</w:t>
      </w:r>
      <w:r w:rsidRPr="00C21754">
        <w:rPr>
          <w:rFonts w:ascii="Arial" w:hAnsi="Arial" w:cs="Arial"/>
          <w:sz w:val="20"/>
          <w:szCs w:val="20"/>
        </w:rPr>
        <w:t xml:space="preserve"> </w:t>
      </w:r>
      <w:r w:rsidR="00C0193E" w:rsidRPr="00C21754">
        <w:rPr>
          <w:rFonts w:ascii="Arial" w:hAnsi="Arial" w:cs="Arial"/>
          <w:sz w:val="20"/>
          <w:szCs w:val="20"/>
        </w:rPr>
        <w:t xml:space="preserve">the </w:t>
      </w:r>
      <w:r w:rsidR="00AC26DB">
        <w:rPr>
          <w:rFonts w:ascii="Arial" w:hAnsi="Arial" w:cs="Arial"/>
          <w:sz w:val="20"/>
          <w:szCs w:val="20"/>
        </w:rPr>
        <w:t>effective sensitivity</w:t>
      </w:r>
      <w:r w:rsidRPr="00C21754">
        <w:rPr>
          <w:rFonts w:ascii="Arial" w:hAnsi="Arial" w:cs="Arial"/>
          <w:sz w:val="20"/>
          <w:szCs w:val="20"/>
        </w:rPr>
        <w:t xml:space="preserve"> </w:t>
      </w:r>
      <m:oMath>
        <m:r>
          <m:rPr>
            <m:sty m:val="p"/>
          </m:rPr>
          <w:rPr>
            <w:rFonts w:ascii="Cambria Math" w:hAnsi="Cambria Math" w:cs="Arial"/>
            <w:color w:val="000000"/>
            <w:sz w:val="20"/>
            <w:szCs w:val="20"/>
          </w:rPr>
          <m:t>ρ</m:t>
        </m:r>
      </m:oMath>
      <w:r w:rsidRPr="00C21754">
        <w:rPr>
          <w:rFonts w:ascii="Arial" w:hAnsi="Arial" w:cs="Arial"/>
          <w:bCs/>
          <w:color w:val="000000"/>
          <w:sz w:val="20"/>
          <w:szCs w:val="20"/>
        </w:rPr>
        <w:t xml:space="preserve"> </w:t>
      </w:r>
      <w:r w:rsidRPr="00C21754">
        <w:rPr>
          <w:rFonts w:ascii="Arial" w:hAnsi="Arial" w:cs="Arial"/>
          <w:sz w:val="20"/>
          <w:szCs w:val="20"/>
        </w:rPr>
        <w:t xml:space="preserve">and the nosocomial </w:t>
      </w:r>
      <w:r w:rsidR="00C0193E" w:rsidRPr="00C21754">
        <w:rPr>
          <w:rFonts w:ascii="Arial" w:hAnsi="Arial" w:cs="Arial"/>
          <w:sz w:val="20"/>
          <w:szCs w:val="20"/>
        </w:rPr>
        <w:t xml:space="preserve">transmission </w:t>
      </w:r>
      <w:r w:rsidRPr="00C21754">
        <w:rPr>
          <w:rFonts w:ascii="Arial" w:hAnsi="Arial" w:cs="Arial"/>
          <w:sz w:val="20"/>
          <w:szCs w:val="20"/>
        </w:rPr>
        <w:t xml:space="preserve">rate </w:t>
      </w:r>
      <m:oMath>
        <m:r>
          <w:rPr>
            <w:rFonts w:ascii="Cambria Math" w:hAnsi="Cambria Math" w:cs="Arial"/>
            <w:color w:val="000000"/>
            <w:sz w:val="20"/>
            <w:szCs w:val="20"/>
          </w:rPr>
          <m:t>β</m:t>
        </m:r>
      </m:oMath>
      <w:r w:rsidR="00152331" w:rsidRPr="00C21754">
        <w:rPr>
          <w:rFonts w:ascii="Arial" w:hAnsi="Arial" w:cs="Arial"/>
          <w:color w:val="000000"/>
          <w:sz w:val="20"/>
          <w:szCs w:val="20"/>
        </w:rPr>
        <w:t xml:space="preserve">, </w:t>
      </w:r>
      <w:r w:rsidR="00152331" w:rsidRPr="00C21754">
        <w:rPr>
          <w:rFonts w:ascii="Arial" w:hAnsi="Arial" w:cs="Arial"/>
          <w:sz w:val="20"/>
          <w:szCs w:val="20"/>
        </w:rPr>
        <w:t>without re-adjusting the state space</w:t>
      </w:r>
      <w:r w:rsidR="00795D33" w:rsidRPr="00C21754">
        <w:rPr>
          <w:rFonts w:ascii="Arial" w:hAnsi="Arial" w:cs="Arial"/>
          <w:sz w:val="20"/>
          <w:szCs w:val="20"/>
        </w:rPr>
        <w:t>.</w:t>
      </w:r>
    </w:p>
    <w:p w14:paraId="04322FF4" w14:textId="77777777" w:rsidR="009A444B" w:rsidRPr="00C21754" w:rsidRDefault="009A444B" w:rsidP="00C7620C">
      <w:pPr>
        <w:jc w:val="both"/>
        <w:rPr>
          <w:rFonts w:ascii="Arial" w:hAnsi="Arial" w:cs="Arial"/>
          <w:color w:val="000000"/>
          <w:sz w:val="20"/>
          <w:szCs w:val="20"/>
        </w:rPr>
      </w:pPr>
    </w:p>
    <w:p w14:paraId="29606508" w14:textId="1B70A9AE" w:rsidR="00F22241" w:rsidRPr="00C21754" w:rsidRDefault="00F22241" w:rsidP="00C7620C">
      <w:pPr>
        <w:jc w:val="both"/>
        <w:rPr>
          <w:rFonts w:ascii="Arial" w:hAnsi="Arial" w:cs="Arial"/>
          <w:color w:val="000000"/>
          <w:sz w:val="20"/>
          <w:szCs w:val="20"/>
        </w:rPr>
      </w:pPr>
      <w:r w:rsidRPr="00C21754">
        <w:rPr>
          <w:rFonts w:ascii="Arial" w:hAnsi="Arial" w:cs="Arial"/>
          <w:color w:val="000000"/>
          <w:sz w:val="20"/>
          <w:szCs w:val="20"/>
        </w:rPr>
        <w:t>We use the ensemble adjustment Kalman filter (EAKF</w:t>
      </w:r>
      <w:r w:rsidR="00DC653C" w:rsidRPr="00C21754">
        <w:rPr>
          <w:rFonts w:ascii="Arial" w:hAnsi="Arial" w:cs="Arial"/>
          <w:color w:val="000000"/>
          <w:sz w:val="20"/>
          <w:szCs w:val="20"/>
        </w:rPr>
        <w:t xml:space="preserve"> </w:t>
      </w:r>
      <w:r w:rsidR="0097085D" w:rsidRPr="00C21754">
        <w:rPr>
          <w:rFonts w:ascii="Arial" w:hAnsi="Arial" w:cs="Arial"/>
          <w:color w:val="000000"/>
          <w:sz w:val="20"/>
          <w:szCs w:val="20"/>
        </w:rPr>
        <w:fldChar w:fldCharType="begin"/>
      </w:r>
      <w:r w:rsidR="00DC481C">
        <w:rPr>
          <w:rFonts w:ascii="Arial" w:hAnsi="Arial" w:cs="Arial"/>
          <w:color w:val="000000"/>
          <w:sz w:val="20"/>
          <w:szCs w:val="20"/>
        </w:rPr>
        <w:instrText xml:space="preserve"> ADDIN ZOTERO_ITEM CSL_CITATION {"citationID":"a2q8o8bnsq5","properties":{"formattedCitation":"\\super 43\\nosupersub{}","plainCitation":"43","noteIndex":0},"citationItems":[{"id":205,"uris":["http://zotero.org/users/9551388/items/9R354AKT"],"itemData":{"id":205,"type":"article-journal","abstract":"A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sidRPr="00C21754">
        <w:rPr>
          <w:rFonts w:ascii="Arial" w:hAnsi="Arial" w:cs="Arial"/>
          <w:color w:val="000000"/>
          <w:sz w:val="20"/>
          <w:szCs w:val="20"/>
        </w:rPr>
        <w:fldChar w:fldCharType="separate"/>
      </w:r>
      <w:r w:rsidR="00DC481C" w:rsidRPr="00DC481C">
        <w:rPr>
          <w:rFonts w:ascii="Arial" w:hAnsi="Arial" w:cs="Arial"/>
          <w:color w:val="000000"/>
          <w:sz w:val="20"/>
          <w:vertAlign w:val="superscript"/>
          <w:lang w:val="en-GB"/>
        </w:rPr>
        <w:t>43</w:t>
      </w:r>
      <w:r w:rsidR="0097085D" w:rsidRPr="00C21754">
        <w:rPr>
          <w:rFonts w:ascii="Arial" w:hAnsi="Arial" w:cs="Arial"/>
          <w:color w:val="000000"/>
          <w:sz w:val="20"/>
          <w:szCs w:val="20"/>
        </w:rPr>
        <w:fldChar w:fldCharType="end"/>
      </w:r>
      <w:r w:rsidRPr="00C21754">
        <w:rPr>
          <w:rFonts w:ascii="Arial" w:hAnsi="Arial" w:cs="Arial"/>
          <w:color w:val="000000"/>
          <w:sz w:val="20"/>
          <w:szCs w:val="20"/>
        </w:rPr>
        <w:t>), which assumes both the prior and the observations are normally distributed</w:t>
      </w:r>
      <w:r w:rsidRPr="00C21754">
        <w:rPr>
          <w:rFonts w:ascii="Arial" w:hAnsi="Arial" w:cs="Arial"/>
          <w:sz w:val="20"/>
          <w:szCs w:val="20"/>
        </w:rPr>
        <w:t>. Compared to other data assimilation techniques, the EAKF is amenable for use with high-dimensional models such as numerical weather models</w:t>
      </w:r>
      <w:r w:rsidR="00D66A10" w:rsidRPr="00E9528B">
        <w:rPr>
          <w:rFonts w:ascii="Arial" w:hAnsi="Arial" w:cs="Arial"/>
          <w:sz w:val="20"/>
          <w:szCs w:val="20"/>
        </w:rPr>
        <w:t xml:space="preserve"> </w:t>
      </w:r>
      <w:r w:rsidR="00D66A10" w:rsidRPr="00CD58DA">
        <w:rPr>
          <w:rFonts w:ascii="Arial" w:hAnsi="Arial" w:cs="Arial"/>
          <w:color w:val="FF0000"/>
          <w:sz w:val="20"/>
          <w:szCs w:val="20"/>
        </w:rPr>
        <w:t>(cite)</w:t>
      </w:r>
      <w:r w:rsidRPr="00C21754">
        <w:rPr>
          <w:rFonts w:ascii="Arial" w:hAnsi="Arial" w:cs="Arial"/>
          <w:sz w:val="20"/>
          <w:szCs w:val="20"/>
        </w:rPr>
        <w:t xml:space="preserve">. We assimilated weekly observations of total numbers </w:t>
      </w:r>
      <w:r w:rsidR="009A444B" w:rsidRPr="00E9528B">
        <w:rPr>
          <w:rFonts w:ascii="Arial" w:hAnsi="Arial" w:cs="Arial"/>
          <w:sz w:val="20"/>
          <w:szCs w:val="20"/>
        </w:rPr>
        <w:t>nosocomial infection</w:t>
      </w:r>
      <w:r w:rsidR="009A444B" w:rsidRPr="00C21754">
        <w:rPr>
          <w:rFonts w:ascii="Arial" w:hAnsi="Arial" w:cs="Arial"/>
          <w:sz w:val="20"/>
          <w:szCs w:val="20"/>
        </w:rPr>
        <w:t xml:space="preserve"> </w:t>
      </w:r>
      <w:r w:rsidR="0097085D" w:rsidRPr="00C21754">
        <w:rPr>
          <w:rFonts w:ascii="Arial" w:hAnsi="Arial" w:cs="Arial"/>
          <w:sz w:val="20"/>
          <w:szCs w:val="20"/>
        </w:rPr>
        <w:t xml:space="preserve">detections </w:t>
      </w:r>
      <w:r w:rsidRPr="00C21754">
        <w:rPr>
          <w:rFonts w:ascii="Arial" w:hAnsi="Arial" w:cs="Arial"/>
          <w:sz w:val="20"/>
          <w:szCs w:val="20"/>
        </w:rPr>
        <w:t xml:space="preserve">for microorganisms </w:t>
      </w:r>
      <w:r w:rsidRPr="00C21754">
        <w:rPr>
          <w:rFonts w:ascii="Arial" w:hAnsi="Arial" w:cs="Arial"/>
          <w:color w:val="000000"/>
          <w:sz w:val="20"/>
          <w:szCs w:val="20"/>
        </w:rPr>
        <w:t>using an iterated filtering framework (IF)</w:t>
      </w:r>
      <w:r w:rsidR="00281722" w:rsidRPr="00C21754">
        <w:rPr>
          <w:rFonts w:ascii="Arial" w:hAnsi="Arial" w:cs="Arial"/>
          <w:color w:val="000000"/>
          <w:sz w:val="20"/>
          <w:szCs w:val="20"/>
        </w:rPr>
        <w:t xml:space="preserve">. Iterated filtering for dynamical systems </w:t>
      </w:r>
      <w:r w:rsidR="00281722" w:rsidRPr="00C21754">
        <w:rPr>
          <w:rFonts w:ascii="Arial" w:hAnsi="Arial" w:cs="Arial"/>
          <w:color w:val="000000"/>
          <w:sz w:val="20"/>
          <w:szCs w:val="20"/>
        </w:rPr>
        <w:lastRenderedPageBreak/>
        <w:t xml:space="preserve">was proposed in the context of epidemiology using particle filters or sequential </w:t>
      </w:r>
      <w:r w:rsidR="002615B1" w:rsidRPr="00C21754">
        <w:rPr>
          <w:rFonts w:ascii="Arial" w:hAnsi="Arial" w:cs="Arial"/>
          <w:color w:val="000000"/>
          <w:sz w:val="20"/>
          <w:szCs w:val="20"/>
        </w:rPr>
        <w:t>M</w:t>
      </w:r>
      <w:r w:rsidR="00281722" w:rsidRPr="00C21754">
        <w:rPr>
          <w:rFonts w:ascii="Arial" w:hAnsi="Arial" w:cs="Arial"/>
          <w:color w:val="000000"/>
          <w:sz w:val="20"/>
          <w:szCs w:val="20"/>
        </w:rPr>
        <w:t xml:space="preserve">onte </w:t>
      </w:r>
      <w:r w:rsidR="002615B1" w:rsidRPr="00C21754">
        <w:rPr>
          <w:rFonts w:ascii="Arial" w:hAnsi="Arial" w:cs="Arial"/>
          <w:color w:val="000000"/>
          <w:sz w:val="20"/>
          <w:szCs w:val="20"/>
        </w:rPr>
        <w:t>C</w:t>
      </w:r>
      <w:r w:rsidR="00281722" w:rsidRPr="00C21754">
        <w:rPr>
          <w:rFonts w:ascii="Arial" w:hAnsi="Arial" w:cs="Arial"/>
          <w:color w:val="000000"/>
          <w:sz w:val="20"/>
          <w:szCs w:val="20"/>
        </w:rPr>
        <w:t>arlo</w:t>
      </w:r>
      <w:r w:rsidRPr="00C21754">
        <w:rPr>
          <w:rFonts w:ascii="Arial" w:hAnsi="Arial" w:cs="Arial"/>
          <w:color w:val="000000"/>
          <w:sz w:val="20"/>
          <w:szCs w:val="20"/>
        </w:rPr>
        <w:t xml:space="preserve"> </w:t>
      </w:r>
      <w:r w:rsidRPr="00C21754">
        <w:rPr>
          <w:rFonts w:ascii="Arial" w:hAnsi="Arial" w:cs="Arial"/>
          <w:color w:val="000000"/>
          <w:sz w:val="20"/>
          <w:szCs w:val="20"/>
        </w:rPr>
        <w:fldChar w:fldCharType="begin"/>
      </w:r>
      <w:r w:rsidR="00DC481C">
        <w:rPr>
          <w:rFonts w:ascii="Arial" w:hAnsi="Arial" w:cs="Arial"/>
          <w:color w:val="000000"/>
          <w:sz w:val="20"/>
          <w:szCs w:val="20"/>
        </w:rPr>
        <w:instrText xml:space="preserve"> ADDIN ZOTERO_ITEM CSL_CITATION {"citationID":"EsHX0GTh","properties":{"formattedCitation":"\\super 55,56\\nosupersub{}","plainCitation":"55,56","noteIndex":0},"citationItems":[{"id":200,"uris":["http://zotero.org/users/9551388/items/9E8VPYBM"],"itemData":{"id":200,"type":"article-journal","container-title":"Proceedings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sidRPr="00C21754">
        <w:rPr>
          <w:rFonts w:ascii="Arial" w:hAnsi="Arial" w:cs="Arial"/>
          <w:color w:val="000000"/>
          <w:sz w:val="20"/>
          <w:szCs w:val="20"/>
        </w:rPr>
        <w:fldChar w:fldCharType="separate"/>
      </w:r>
      <w:r w:rsidR="00DC481C" w:rsidRPr="00DC481C">
        <w:rPr>
          <w:rFonts w:ascii="Arial" w:hAnsi="Arial" w:cs="Arial"/>
          <w:color w:val="000000"/>
          <w:sz w:val="20"/>
          <w:vertAlign w:val="superscript"/>
          <w:lang w:val="en-GB"/>
        </w:rPr>
        <w:t>55,56</w:t>
      </w:r>
      <w:r w:rsidRPr="00C21754">
        <w:rPr>
          <w:rFonts w:ascii="Arial" w:hAnsi="Arial" w:cs="Arial"/>
          <w:color w:val="000000"/>
          <w:sz w:val="20"/>
          <w:szCs w:val="20"/>
        </w:rPr>
        <w:fldChar w:fldCharType="end"/>
      </w:r>
      <w:r w:rsidR="00281722" w:rsidRPr="00C21754">
        <w:rPr>
          <w:rFonts w:ascii="Arial" w:hAnsi="Arial" w:cs="Arial"/>
          <w:color w:val="000000"/>
          <w:sz w:val="20"/>
          <w:szCs w:val="20"/>
        </w:rPr>
        <w:t xml:space="preserve"> </w:t>
      </w:r>
      <w:r w:rsidR="00CD58DA">
        <w:rPr>
          <w:rFonts w:ascii="Arial" w:hAnsi="Arial" w:cs="Arial"/>
          <w:color w:val="000000"/>
          <w:sz w:val="20"/>
          <w:szCs w:val="20"/>
        </w:rPr>
        <w:t>,</w:t>
      </w:r>
      <w:r w:rsidR="00281722" w:rsidRPr="00C21754">
        <w:rPr>
          <w:rFonts w:ascii="Arial" w:hAnsi="Arial" w:cs="Arial"/>
          <w:color w:val="000000"/>
          <w:sz w:val="20"/>
          <w:szCs w:val="20"/>
        </w:rPr>
        <w:t xml:space="preserve">but </w:t>
      </w:r>
      <w:r w:rsidR="00D66A10" w:rsidRPr="00C21754">
        <w:rPr>
          <w:rFonts w:ascii="Arial" w:hAnsi="Arial" w:cs="Arial"/>
          <w:color w:val="000000"/>
          <w:sz w:val="20"/>
          <w:szCs w:val="20"/>
        </w:rPr>
        <w:t>has</w:t>
      </w:r>
      <w:r w:rsidR="00281722" w:rsidRPr="00C21754">
        <w:rPr>
          <w:rFonts w:ascii="Arial" w:hAnsi="Arial" w:cs="Arial"/>
          <w:color w:val="000000"/>
          <w:sz w:val="20"/>
          <w:szCs w:val="20"/>
        </w:rPr>
        <w:t xml:space="preserve"> also been proposed in the context of inverse problems using Kalman filters </w:t>
      </w:r>
      <w:r w:rsidR="00B900E4" w:rsidRPr="00C21754">
        <w:rPr>
          <w:rFonts w:ascii="Arial" w:hAnsi="Arial" w:cs="Arial"/>
          <w:color w:val="000000"/>
          <w:sz w:val="20"/>
          <w:szCs w:val="20"/>
        </w:rPr>
        <w:fldChar w:fldCharType="begin"/>
      </w:r>
      <w:r w:rsidR="00DC481C">
        <w:rPr>
          <w:rFonts w:ascii="Arial" w:hAnsi="Arial" w:cs="Arial"/>
          <w:color w:val="000000"/>
          <w:sz w:val="20"/>
          <w:szCs w:val="20"/>
        </w:rPr>
        <w:instrText xml:space="preserve"> ADDIN ZOTERO_ITEM CSL_CITATION {"citationID":"a19b9etloar","properties":{"formattedCitation":"\\super 28,57\\nosupersub{}","plainCitation":"28,57","noteIndex":0},"citationItems":[{"id":638,"uris":["http://zotero.org/users/9551388/items/JWTXMED3"],"itemData":{"id":638,"type":"article","abstract":"We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w:instrText>
      </w:r>
      <w:r w:rsidR="00DC481C">
        <w:rPr>
          <w:rFonts w:ascii="Cambria Math" w:hAnsi="Cambria Math" w:cs="Cambria Math"/>
          <w:color w:val="000000"/>
          <w:sz w:val="20"/>
          <w:szCs w:val="20"/>
        </w:rPr>
        <w:instrText>ﬀ</w:instrText>
      </w:r>
      <w:r w:rsidR="00DC481C">
        <w:rPr>
          <w:rFonts w:ascii="Arial" w:hAnsi="Arial" w:cs="Arial"/>
          <w:color w:val="000000"/>
          <w:sz w:val="20"/>
          <w:szCs w:val="20"/>
        </w:rPr>
        <w:instrText>ective for some inverse problems approached this way, but is impractical when the forward map is not readily di</w:instrText>
      </w:r>
      <w:r w:rsidR="00DC481C">
        <w:rPr>
          <w:rFonts w:ascii="Cambria Math" w:hAnsi="Cambria Math" w:cs="Cambria Math"/>
          <w:color w:val="000000"/>
          <w:sz w:val="20"/>
          <w:szCs w:val="20"/>
        </w:rPr>
        <w:instrText>ﬀ</w:instrText>
      </w:r>
      <w:r w:rsidR="00DC481C">
        <w:rPr>
          <w:rFonts w:ascii="Arial" w:hAnsi="Arial" w:cs="Arial"/>
          <w:color w:val="000000"/>
          <w:sz w:val="20"/>
          <w:szCs w:val="20"/>
        </w:rPr>
        <w:instrText xml:space="preserve">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sidRPr="00C21754">
        <w:rPr>
          <w:rFonts w:ascii="Arial" w:hAnsi="Arial" w:cs="Arial"/>
          <w:color w:val="000000"/>
          <w:sz w:val="20"/>
          <w:szCs w:val="20"/>
        </w:rPr>
        <w:fldChar w:fldCharType="separate"/>
      </w:r>
      <w:r w:rsidR="00DC481C" w:rsidRPr="00DC481C">
        <w:rPr>
          <w:rFonts w:ascii="Arial" w:hAnsi="Arial" w:cs="Arial"/>
          <w:color w:val="000000"/>
          <w:sz w:val="20"/>
          <w:vertAlign w:val="superscript"/>
          <w:lang w:val="en-GB"/>
        </w:rPr>
        <w:t>28,57</w:t>
      </w:r>
      <w:r w:rsidR="00B900E4" w:rsidRPr="00C21754">
        <w:rPr>
          <w:rFonts w:ascii="Arial" w:hAnsi="Arial" w:cs="Arial"/>
          <w:color w:val="000000"/>
          <w:sz w:val="20"/>
          <w:szCs w:val="20"/>
        </w:rPr>
        <w:fldChar w:fldCharType="end"/>
      </w:r>
      <w:r w:rsidR="00281722" w:rsidRPr="00C21754">
        <w:rPr>
          <w:rFonts w:ascii="Arial" w:hAnsi="Arial" w:cs="Arial"/>
          <w:color w:val="000000"/>
          <w:sz w:val="20"/>
          <w:szCs w:val="20"/>
        </w:rPr>
        <w:t>.</w:t>
      </w:r>
      <w:r w:rsidRPr="00C21754">
        <w:rPr>
          <w:rFonts w:ascii="Arial" w:hAnsi="Arial" w:cs="Arial"/>
          <w:color w:val="000000"/>
          <w:sz w:val="20"/>
          <w:szCs w:val="20"/>
        </w:rPr>
        <w:t xml:space="preserve"> </w:t>
      </w:r>
      <w:r w:rsidR="00CD58DA">
        <w:rPr>
          <w:rFonts w:ascii="Arial" w:hAnsi="Arial" w:cs="Arial"/>
          <w:color w:val="000000"/>
          <w:sz w:val="20"/>
          <w:szCs w:val="20"/>
        </w:rPr>
        <w:t xml:space="preserve">We base most of our implementation in the algorithms proposed in the epidemiological context but grab some ideas from the algorithms using Kalman filters. </w:t>
      </w:r>
      <w:r w:rsidRPr="00C21754">
        <w:rPr>
          <w:rFonts w:ascii="Arial" w:hAnsi="Arial" w:cs="Arial"/>
          <w:color w:val="000000"/>
          <w:sz w:val="20"/>
          <w:szCs w:val="20"/>
        </w:rPr>
        <w:t xml:space="preserve">The implementation of the IF-EAKF in </w:t>
      </w:r>
      <w:r w:rsidR="00590AF7" w:rsidRPr="00C21754">
        <w:rPr>
          <w:rFonts w:ascii="Arial" w:hAnsi="Arial" w:cs="Arial"/>
          <w:color w:val="000000"/>
          <w:sz w:val="20"/>
          <w:szCs w:val="20"/>
        </w:rPr>
        <w:t>Python</w:t>
      </w:r>
      <w:r w:rsidRPr="00C21754">
        <w:rPr>
          <w:rFonts w:ascii="Arial" w:hAnsi="Arial" w:cs="Arial"/>
          <w:color w:val="000000"/>
          <w:sz w:val="20"/>
          <w:szCs w:val="20"/>
        </w:rPr>
        <w:t xml:space="preserve"> was made using the packages NumPy and SciPy </w:t>
      </w:r>
      <w:r w:rsidRPr="00C21754">
        <w:rPr>
          <w:rFonts w:ascii="Arial" w:hAnsi="Arial" w:cs="Arial"/>
          <w:color w:val="000000"/>
          <w:sz w:val="20"/>
          <w:szCs w:val="20"/>
        </w:rPr>
        <w:fldChar w:fldCharType="begin"/>
      </w:r>
      <w:r w:rsidR="00DC481C">
        <w:rPr>
          <w:rFonts w:ascii="Arial" w:hAnsi="Arial" w:cs="Arial"/>
          <w:color w:val="000000"/>
          <w:sz w:val="20"/>
          <w:szCs w:val="20"/>
        </w:rPr>
        <w:instrText xml:space="preserve"> ADDIN ZOTERO_ITEM CSL_CITATION {"citationID":"wLZivfXX","properties":{"formattedCitation":"\\super 58,59\\nosupersub{}","plainCitation":"58,59","noteIndex":0},"citationItems":[{"id":212,"uris":["http://zotero.org/users/9551388/items/N275R7HA"],"itemData":{"id":212,"type":"article-journal","abstract":"Abstract\n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C21754">
        <w:rPr>
          <w:rFonts w:ascii="Arial" w:hAnsi="Arial" w:cs="Arial"/>
          <w:color w:val="000000"/>
          <w:sz w:val="20"/>
          <w:szCs w:val="20"/>
        </w:rPr>
        <w:fldChar w:fldCharType="separate"/>
      </w:r>
      <w:r w:rsidR="00DC481C" w:rsidRPr="00DC481C">
        <w:rPr>
          <w:rFonts w:ascii="Arial" w:hAnsi="Arial" w:cs="Arial"/>
          <w:color w:val="000000"/>
          <w:sz w:val="20"/>
          <w:vertAlign w:val="superscript"/>
          <w:lang w:val="en-GB"/>
        </w:rPr>
        <w:t>58,59</w:t>
      </w:r>
      <w:r w:rsidRPr="00C21754">
        <w:rPr>
          <w:rFonts w:ascii="Arial" w:hAnsi="Arial" w:cs="Arial"/>
          <w:color w:val="000000"/>
          <w:sz w:val="20"/>
          <w:szCs w:val="20"/>
        </w:rPr>
        <w:fldChar w:fldCharType="end"/>
      </w:r>
      <w:r w:rsidRPr="00C21754">
        <w:rPr>
          <w:rFonts w:ascii="Arial" w:hAnsi="Arial" w:cs="Arial"/>
          <w:color w:val="000000"/>
          <w:sz w:val="20"/>
          <w:szCs w:val="20"/>
        </w:rPr>
        <w:t>. Further details and hyperparameters for this implementation are available in the Supplementary Information.</w:t>
      </w:r>
    </w:p>
    <w:p w14:paraId="7210AC22" w14:textId="77777777"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Identifiability: Synthetic simulations and inference</w:t>
      </w:r>
    </w:p>
    <w:p w14:paraId="04A89874" w14:textId="4D1E8878" w:rsidR="00F22241" w:rsidRDefault="00F22241" w:rsidP="00C7620C">
      <w:pPr>
        <w:jc w:val="both"/>
        <w:rPr>
          <w:rFonts w:ascii="Arial" w:hAnsi="Arial" w:cs="Arial"/>
          <w:color w:val="000000"/>
          <w:sz w:val="20"/>
          <w:szCs w:val="20"/>
        </w:rPr>
      </w:pPr>
      <w:r w:rsidRPr="00C21754">
        <w:rPr>
          <w:rFonts w:ascii="Arial" w:hAnsi="Arial" w:cs="Arial"/>
          <w:color w:val="000000"/>
          <w:sz w:val="20"/>
          <w:szCs w:val="20"/>
        </w:rPr>
        <w:t xml:space="preserve">To verify that the model-inference system is able to accurately estimate the two key epidemiological parameters, we first investigated the identifiability of the </w:t>
      </w:r>
      <w:r w:rsidR="00A9255D" w:rsidRPr="00C21754">
        <w:rPr>
          <w:rFonts w:ascii="Arial" w:hAnsi="Arial" w:cs="Arial"/>
          <w:color w:val="000000"/>
          <w:sz w:val="20"/>
          <w:szCs w:val="20"/>
        </w:rPr>
        <w:t>system</w:t>
      </w:r>
      <w:r w:rsidRPr="00C21754">
        <w:rPr>
          <w:rFonts w:ascii="Arial" w:hAnsi="Arial" w:cs="Arial"/>
          <w:color w:val="000000"/>
          <w:sz w:val="20"/>
          <w:szCs w:val="20"/>
        </w:rPr>
        <w:t xml:space="preserve"> using simulated </w:t>
      </w:r>
      <w:r w:rsidR="0004678C">
        <w:rPr>
          <w:rFonts w:ascii="Arial" w:hAnsi="Arial" w:cs="Arial"/>
          <w:color w:val="000000"/>
          <w:sz w:val="20"/>
          <w:szCs w:val="20"/>
        </w:rPr>
        <w:t>data</w:t>
      </w:r>
      <w:r w:rsidR="00C9466E" w:rsidRPr="00C21754">
        <w:rPr>
          <w:rFonts w:ascii="Arial" w:hAnsi="Arial" w:cs="Arial"/>
          <w:color w:val="000000"/>
          <w:sz w:val="20"/>
          <w:szCs w:val="20"/>
        </w:rPr>
        <w:t xml:space="preserve"> </w:t>
      </w:r>
      <w:r w:rsidRPr="00C21754">
        <w:rPr>
          <w:rFonts w:ascii="Arial" w:hAnsi="Arial" w:cs="Arial"/>
          <w:color w:val="000000"/>
          <w:sz w:val="20"/>
          <w:szCs w:val="20"/>
        </w:rPr>
        <w:t xml:space="preserve">(i.e., the ability of the framework to infer the parameters when they are known). We generate synthetic observations of incident microorganism colonization using the ABM and assigned </w:t>
      </w:r>
      <w:r w:rsidR="0004678C">
        <w:rPr>
          <w:rFonts w:ascii="Arial" w:hAnsi="Arial" w:cs="Arial"/>
          <w:color w:val="000000"/>
          <w:sz w:val="20"/>
          <w:szCs w:val="20"/>
        </w:rPr>
        <w:t xml:space="preserve">effective sensitivity </w:t>
      </w:r>
      <m:oMath>
        <m:r>
          <m:rPr>
            <m:sty m:val="p"/>
          </m:rPr>
          <w:rPr>
            <w:rFonts w:ascii="Cambria Math" w:hAnsi="Cambria Math" w:cs="Arial"/>
            <w:color w:val="000000"/>
            <w:sz w:val="20"/>
            <w:szCs w:val="20"/>
          </w:rPr>
          <m:t>ρ</m:t>
        </m:r>
      </m:oMath>
      <w:r w:rsidR="0004678C" w:rsidRPr="00C21754">
        <w:rPr>
          <w:rFonts w:ascii="Arial" w:hAnsi="Arial" w:cs="Arial"/>
          <w:color w:val="000000"/>
          <w:sz w:val="20"/>
          <w:szCs w:val="20"/>
        </w:rPr>
        <w:t xml:space="preserve"> </w:t>
      </w:r>
      <w:r w:rsidRPr="00C21754">
        <w:rPr>
          <w:rFonts w:ascii="Arial" w:hAnsi="Arial" w:cs="Arial"/>
          <w:color w:val="000000"/>
          <w:sz w:val="20"/>
          <w:szCs w:val="20"/>
        </w:rPr>
        <w:t>and nosocomial transmission rates</w:t>
      </w:r>
      <w:r w:rsidR="0004678C">
        <w:rPr>
          <w:rFonts w:ascii="Arial" w:hAnsi="Arial" w:cs="Arial"/>
          <w:color w:val="000000"/>
          <w:sz w:val="20"/>
          <w:szCs w:val="20"/>
        </w:rPr>
        <w:t xml:space="preserve"> </w:t>
      </w:r>
      <m:oMath>
        <m:r>
          <m:rPr>
            <m:sty m:val="p"/>
          </m:rPr>
          <w:rPr>
            <w:rFonts w:ascii="Cambria Math" w:hAnsi="Cambria Math" w:cs="Arial"/>
            <w:color w:val="000000"/>
            <w:sz w:val="20"/>
            <w:szCs w:val="20"/>
          </w:rPr>
          <m:t>β</m:t>
        </m:r>
      </m:oMath>
      <w:r w:rsidRPr="00C21754">
        <w:rPr>
          <w:rFonts w:ascii="Arial" w:hAnsi="Arial" w:cs="Arial"/>
          <w:color w:val="000000"/>
          <w:sz w:val="20"/>
          <w:szCs w:val="20"/>
        </w:rPr>
        <w:t xml:space="preserve">. The synthetic observations were then assimilated into the full model-inference system to assess </w:t>
      </w:r>
      <w:r w:rsidR="007863B0">
        <w:rPr>
          <w:rFonts w:ascii="Arial" w:hAnsi="Arial" w:cs="Arial"/>
          <w:color w:val="000000"/>
          <w:sz w:val="20"/>
          <w:szCs w:val="20"/>
        </w:rPr>
        <w:t xml:space="preserve">the </w:t>
      </w:r>
      <w:r w:rsidRPr="00C21754">
        <w:rPr>
          <w:rFonts w:ascii="Arial" w:hAnsi="Arial" w:cs="Arial"/>
          <w:color w:val="000000"/>
          <w:sz w:val="20"/>
          <w:szCs w:val="20"/>
        </w:rPr>
        <w:t>system ability to accurately estimate the parameters.</w:t>
      </w:r>
    </w:p>
    <w:p w14:paraId="2937048F" w14:textId="77777777" w:rsidR="00655494" w:rsidRDefault="00655494" w:rsidP="00C7620C">
      <w:pPr>
        <w:jc w:val="both"/>
        <w:rPr>
          <w:rFonts w:ascii="Arial" w:hAnsi="Arial" w:cs="Arial"/>
          <w:color w:val="000000"/>
          <w:sz w:val="20"/>
          <w:szCs w:val="20"/>
        </w:rPr>
      </w:pPr>
    </w:p>
    <w:p w14:paraId="1862C10C" w14:textId="77777777" w:rsidR="00655494" w:rsidRDefault="00371C98" w:rsidP="00C7620C">
      <w:pPr>
        <w:jc w:val="both"/>
        <w:rPr>
          <w:rFonts w:ascii="Arial" w:eastAsia="Arial" w:hAnsi="Arial" w:cs="Arial"/>
          <w:i/>
          <w:iCs/>
          <w:color w:val="434343"/>
          <w:sz w:val="20"/>
          <w:szCs w:val="20"/>
        </w:rPr>
      </w:pPr>
      <w:r w:rsidRPr="004F79D6">
        <w:rPr>
          <w:rFonts w:ascii="Arial" w:eastAsia="Arial" w:hAnsi="Arial" w:cs="Arial"/>
          <w:i/>
          <w:iCs/>
          <w:color w:val="434343"/>
          <w:sz w:val="20"/>
          <w:szCs w:val="20"/>
        </w:rPr>
        <w:t>Identifiability: Making sense of the bias</w:t>
      </w:r>
    </w:p>
    <w:p w14:paraId="18247EF0" w14:textId="77777777" w:rsidR="00C94694" w:rsidRPr="004F79D6" w:rsidRDefault="00C94694" w:rsidP="00C7620C">
      <w:pPr>
        <w:jc w:val="both"/>
        <w:rPr>
          <w:rFonts w:ascii="Arial" w:eastAsia="Arial" w:hAnsi="Arial" w:cs="Arial"/>
          <w:i/>
          <w:iCs/>
          <w:color w:val="434343"/>
          <w:sz w:val="20"/>
          <w:szCs w:val="20"/>
        </w:rPr>
      </w:pPr>
    </w:p>
    <w:p w14:paraId="4F609C49" w14:textId="20D4B811" w:rsidR="003549E9" w:rsidRPr="0031270F" w:rsidRDefault="00157642" w:rsidP="00C7620C">
      <w:pPr>
        <w:jc w:val="both"/>
        <w:rPr>
          <w:rFonts w:ascii="Arial" w:hAnsi="Arial" w:cs="Arial"/>
          <w:iCs/>
          <w:sz w:val="20"/>
          <w:szCs w:val="20"/>
        </w:rPr>
      </w:pPr>
      <w:r>
        <w:rPr>
          <w:rFonts w:ascii="Arial" w:hAnsi="Arial" w:cs="Arial"/>
          <w:iCs/>
          <w:sz w:val="20"/>
          <w:szCs w:val="20"/>
        </w:rPr>
        <w:t>In the synthetic inference</w:t>
      </w:r>
      <w:r w:rsidR="00083BCA">
        <w:rPr>
          <w:rFonts w:ascii="Arial" w:hAnsi="Arial" w:cs="Arial"/>
          <w:iCs/>
          <w:sz w:val="20"/>
          <w:szCs w:val="20"/>
        </w:rPr>
        <w:t>s</w:t>
      </w:r>
      <w:r>
        <w:rPr>
          <w:rFonts w:ascii="Arial" w:hAnsi="Arial" w:cs="Arial"/>
          <w:iCs/>
          <w:sz w:val="20"/>
          <w:szCs w:val="20"/>
        </w:rPr>
        <w:t xml:space="preserve"> the true parameters are known and t</w:t>
      </w:r>
      <w:r w:rsidR="004800C1">
        <w:rPr>
          <w:rFonts w:ascii="Arial" w:hAnsi="Arial" w:cs="Arial"/>
          <w:iCs/>
          <w:sz w:val="20"/>
          <w:szCs w:val="20"/>
        </w:rPr>
        <w:t>he simulator, in this case, the ABM</w:t>
      </w:r>
      <w:r w:rsidR="00AD2463">
        <w:rPr>
          <w:rFonts w:ascii="Arial" w:hAnsi="Arial" w:cs="Arial"/>
          <w:iCs/>
          <w:sz w:val="20"/>
          <w:szCs w:val="20"/>
        </w:rPr>
        <w:t xml:space="preserve"> </w:t>
      </w:r>
      <w:r w:rsidR="004800C1">
        <w:rPr>
          <w:rFonts w:ascii="Arial" w:hAnsi="Arial" w:cs="Arial"/>
          <w:iCs/>
          <w:sz w:val="20"/>
          <w:szCs w:val="20"/>
        </w:rPr>
        <w:t xml:space="preserve">allows </w:t>
      </w:r>
      <w:r w:rsidR="0003280C">
        <w:rPr>
          <w:rFonts w:ascii="Arial" w:hAnsi="Arial" w:cs="Arial"/>
          <w:iCs/>
          <w:sz w:val="20"/>
          <w:szCs w:val="20"/>
        </w:rPr>
        <w:t>repetition</w:t>
      </w:r>
      <w:r w:rsidR="004800C1">
        <w:rPr>
          <w:rFonts w:ascii="Arial" w:hAnsi="Arial" w:cs="Arial"/>
          <w:iCs/>
          <w:sz w:val="20"/>
          <w:szCs w:val="20"/>
        </w:rPr>
        <w:t xml:space="preserve"> </w:t>
      </w:r>
      <w:r w:rsidR="0003280C">
        <w:rPr>
          <w:rFonts w:ascii="Arial" w:hAnsi="Arial" w:cs="Arial"/>
          <w:iCs/>
          <w:sz w:val="20"/>
          <w:szCs w:val="20"/>
        </w:rPr>
        <w:t xml:space="preserve">of </w:t>
      </w:r>
      <w:r w:rsidR="004800C1">
        <w:rPr>
          <w:rFonts w:ascii="Arial" w:hAnsi="Arial" w:cs="Arial"/>
          <w:iCs/>
          <w:sz w:val="20"/>
          <w:szCs w:val="20"/>
        </w:rPr>
        <w:t>the experiment</w:t>
      </w:r>
      <w:r w:rsidR="00240DB5">
        <w:rPr>
          <w:rFonts w:ascii="Arial" w:hAnsi="Arial" w:cs="Arial"/>
          <w:iCs/>
          <w:sz w:val="20"/>
          <w:szCs w:val="20"/>
        </w:rPr>
        <w:t xml:space="preserve">. </w:t>
      </w:r>
      <w:r w:rsidR="003549E9">
        <w:rPr>
          <w:rFonts w:ascii="Arial" w:hAnsi="Arial" w:cs="Arial"/>
          <w:iCs/>
          <w:sz w:val="20"/>
          <w:szCs w:val="20"/>
        </w:rPr>
        <w:t>We measure the oddness of a stochastic</w:t>
      </w:r>
      <w:r w:rsidR="0031270F">
        <w:rPr>
          <w:rFonts w:ascii="Arial" w:hAnsi="Arial" w:cs="Arial"/>
          <w:iCs/>
          <w:sz w:val="20"/>
          <w:szCs w:val="20"/>
        </w:rPr>
        <w:t xml:space="preserve"> </w:t>
      </w:r>
      <m:oMath>
        <m:sSub>
          <m:sSubPr>
            <m:ctrlPr>
              <w:rPr>
                <w:rFonts w:ascii="Cambria Math" w:hAnsi="Cambria Math" w:cs="Arial"/>
                <w:i/>
                <w:iCs/>
                <w:sz w:val="20"/>
                <w:szCs w:val="20"/>
              </w:rPr>
            </m:ctrlPr>
          </m:sSubPr>
          <m:e>
            <m:r>
              <m:rPr>
                <m:sty m:val="p"/>
              </m:rPr>
              <w:rPr>
                <w:rFonts w:ascii="Cambria Math" w:hAnsi="Cambria Math" w:cs="Arial"/>
                <w:sz w:val="20"/>
                <w:szCs w:val="20"/>
              </w:rPr>
              <m:t>σ</m:t>
            </m:r>
            <m:ctrlPr>
              <w:rPr>
                <w:rFonts w:ascii="Cambria Math" w:hAnsi="Cambria Math" w:cs="Arial"/>
                <w:iCs/>
                <w:sz w:val="20"/>
                <w:szCs w:val="20"/>
              </w:rPr>
            </m:ctrlPr>
          </m:e>
          <m:sub>
            <m:r>
              <w:rPr>
                <w:rFonts w:ascii="Cambria Math" w:hAnsi="Cambria Math" w:cs="Arial"/>
                <w:sz w:val="20"/>
                <w:szCs w:val="20"/>
              </w:rPr>
              <m:t>i</m:t>
            </m:r>
          </m:sub>
        </m:sSub>
      </m:oMath>
      <w:r w:rsidR="003549E9">
        <w:rPr>
          <w:rFonts w:ascii="Arial" w:hAnsi="Arial" w:cs="Arial"/>
          <w:iCs/>
          <w:sz w:val="20"/>
          <w:szCs w:val="20"/>
        </w:rPr>
        <w:t xml:space="preserve"> realization using the </w:t>
      </w:r>
      <w:r w:rsidR="001A70E2">
        <w:rPr>
          <w:rFonts w:ascii="Arial" w:hAnsi="Arial" w:cs="Arial"/>
          <w:iCs/>
          <w:sz w:val="20"/>
          <w:szCs w:val="20"/>
        </w:rPr>
        <w:t xml:space="preserve">average </w:t>
      </w:r>
      <w:r w:rsidR="003549E9">
        <w:rPr>
          <w:rFonts w:ascii="Arial" w:hAnsi="Arial" w:cs="Arial"/>
          <w:iCs/>
          <w:sz w:val="20"/>
          <w:szCs w:val="20"/>
        </w:rPr>
        <w:t>Continuous Ranked Probability Score (CRPS)</w:t>
      </w:r>
      <w:r w:rsidR="002E009F">
        <w:rPr>
          <w:rFonts w:ascii="Arial" w:hAnsi="Arial" w:cs="Arial"/>
          <w:iCs/>
          <w:sz w:val="20"/>
          <w:szCs w:val="20"/>
        </w:rPr>
        <w:t xml:space="preserve"> </w:t>
      </w:r>
      <w:r w:rsidR="001A70E2">
        <w:rPr>
          <w:rFonts w:ascii="Arial" w:hAnsi="Arial" w:cs="Arial"/>
          <w:iCs/>
          <w:sz w:val="20"/>
          <w:szCs w:val="20"/>
        </w:rPr>
        <w:t xml:space="preserve">over </w:t>
      </w:r>
      <w:r w:rsidR="00793E82">
        <w:rPr>
          <w:rFonts w:ascii="Arial" w:hAnsi="Arial" w:cs="Arial"/>
          <w:iCs/>
          <w:sz w:val="20"/>
          <w:szCs w:val="20"/>
        </w:rPr>
        <w:t xml:space="preserve">data </w:t>
      </w:r>
      <w:r w:rsidR="001A70E2">
        <w:rPr>
          <w:rFonts w:ascii="Arial" w:hAnsi="Arial" w:cs="Arial"/>
          <w:iCs/>
          <w:sz w:val="20"/>
          <w:szCs w:val="20"/>
        </w:rPr>
        <w:t xml:space="preserve">assimilation times </w:t>
      </w:r>
      <w:r w:rsidR="002E009F">
        <w:rPr>
          <w:rFonts w:ascii="Arial" w:hAnsi="Arial" w:cs="Arial"/>
          <w:iCs/>
          <w:sz w:val="20"/>
          <w:szCs w:val="20"/>
        </w:rPr>
        <w:t>between an e</w:t>
      </w:r>
      <w:r w:rsidR="00B748FA">
        <w:rPr>
          <w:rFonts w:ascii="Arial" w:hAnsi="Arial" w:cs="Arial"/>
          <w:iCs/>
          <w:sz w:val="20"/>
          <w:szCs w:val="20"/>
        </w:rPr>
        <w:t>n</w:t>
      </w:r>
      <w:r w:rsidR="002E009F">
        <w:rPr>
          <w:rFonts w:ascii="Arial" w:hAnsi="Arial" w:cs="Arial"/>
          <w:iCs/>
          <w:sz w:val="20"/>
          <w:szCs w:val="20"/>
        </w:rPr>
        <w:t xml:space="preserve">semble and the single stochastic realization. </w:t>
      </w:r>
      <w:r w:rsidR="003549E9">
        <w:rPr>
          <w:rFonts w:ascii="Arial" w:hAnsi="Arial" w:cs="Arial"/>
          <w:iCs/>
          <w:sz w:val="20"/>
          <w:szCs w:val="20"/>
        </w:rPr>
        <w:t xml:space="preserve">Additionally, the parameters of the simulator are known to impact the spread of the observed </w:t>
      </w:r>
      <w:r w:rsidR="00083BCA">
        <w:rPr>
          <w:rFonts w:ascii="Arial" w:hAnsi="Arial" w:cs="Arial"/>
          <w:iCs/>
          <w:sz w:val="20"/>
          <w:szCs w:val="20"/>
        </w:rPr>
        <w:t xml:space="preserve">simulated </w:t>
      </w:r>
      <w:r w:rsidR="003549E9">
        <w:rPr>
          <w:rFonts w:ascii="Arial" w:hAnsi="Arial" w:cs="Arial"/>
          <w:iCs/>
          <w:sz w:val="20"/>
          <w:szCs w:val="20"/>
        </w:rPr>
        <w:t>data</w:t>
      </w:r>
      <w:r w:rsidR="001A0C9C">
        <w:rPr>
          <w:rFonts w:ascii="Arial" w:hAnsi="Arial" w:cs="Arial"/>
          <w:iCs/>
          <w:sz w:val="20"/>
          <w:szCs w:val="20"/>
        </w:rPr>
        <w:t xml:space="preserve"> (statistical uncertainty)</w:t>
      </w:r>
      <w:r w:rsidR="003549E9">
        <w:rPr>
          <w:rFonts w:ascii="Arial" w:hAnsi="Arial" w:cs="Arial"/>
          <w:iCs/>
          <w:sz w:val="20"/>
          <w:szCs w:val="20"/>
        </w:rPr>
        <w:t xml:space="preserve"> </w:t>
      </w:r>
      <w:r w:rsidR="003549E9">
        <w:rPr>
          <w:rFonts w:ascii="Arial" w:hAnsi="Arial" w:cs="Arial"/>
          <w:iCs/>
          <w:sz w:val="20"/>
          <w:szCs w:val="20"/>
        </w:rPr>
        <w:fldChar w:fldCharType="begin"/>
      </w:r>
      <w:r w:rsidR="00DC481C">
        <w:rPr>
          <w:rFonts w:ascii="Arial" w:hAnsi="Arial" w:cs="Arial"/>
          <w:iCs/>
          <w:sz w:val="20"/>
          <w:szCs w:val="20"/>
        </w:rPr>
        <w:instrText xml:space="preserve"> ADDIN ZOTERO_ITEM CSL_CITATION {"citationID":"a142gds259n","properties":{"formattedCitation":"\\super 51,60\\nosupersub{}","plainCitation":"51,60","noteIndex":0},"citationItems":[{"id":618,"uris":["http://zotero.org/users/9551388/items/7LZFKX85"],"itemData":{"id":618,"type":"article-journal","abstract":"The role of stochasticity and its interplay with nonlinearity are central current issues in studies of the complex population patterns observed in nature, including the pronounced oscillations of wildlife and infectious diseases. The dynamics of childhood diseases have provided influential case studies to develop and test mathematical models with practical application to epidemiology, but are also of general relevance to the central question of whether simple nonlinear systems can explain and predict the complex temporal and spatial patterns observed in nature outside laboratory conditions. Here, we present a stochastic theory for the major dynamical transitions in epidemics from regular to irregular cycles, which relies on the discrete nature of disease transmission and low spatial coupling. The full spectrum of stochastic fluctuations is derived analytically to show how the amplification of noise varies across these transitions. The changes in noise amplification and coherence appear robust to seasonal forcing, questioning the role of seasonality and its interplay with deterministic components of epidemiological models. Childhood diseases are shown to fall into regions of parameter space of high noise amplification. This type of ‘endogenous’ stochastic resonance may be relevant to population oscillations in nonlinear ecological systems in general.","container-title":"Journal of The Royal Society Interface","DOI":"10.1098/rsif.2006.0192","ISSN":"1742-5689, 1742-5662","issue":"14","journalAbbreviation":"J. R. Soc. Interface.","language":"en","page":"575-582","source":"DOI.org (Crossref)","title":"Stochastic amplification in epidemics","volume":"4","author":[{"family":"Alonso","given":"David"},{"family":"McKane","given":"Alan J"},{"family":"Pascual","given":"Mercedes"}],"issued":{"date-parts":[["2007",6,22]]}}},{"id":354,"uris":["http://zotero.org/users/9551388/items/5ZMY76ZZ"],"itemData":{"id":354,"type":"article-journal","abstract":"Process-based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E."}],"issued":{"date-parts":[["2019",2,28]]}}}],"schema":"https://github.com/citation-style-language/schema/raw/master/csl-citation.json"} </w:instrText>
      </w:r>
      <w:r w:rsidR="003549E9">
        <w:rPr>
          <w:rFonts w:ascii="Arial" w:hAnsi="Arial" w:cs="Arial"/>
          <w:iCs/>
          <w:sz w:val="20"/>
          <w:szCs w:val="20"/>
        </w:rPr>
        <w:fldChar w:fldCharType="separate"/>
      </w:r>
      <w:r w:rsidR="00DC481C" w:rsidRPr="00DC481C">
        <w:rPr>
          <w:rFonts w:ascii="Arial" w:hAnsi="Arial" w:cs="Arial"/>
          <w:sz w:val="20"/>
          <w:vertAlign w:val="superscript"/>
          <w:lang w:val="en-GB"/>
        </w:rPr>
        <w:t>51,60</w:t>
      </w:r>
      <w:r w:rsidR="003549E9">
        <w:rPr>
          <w:rFonts w:ascii="Arial" w:hAnsi="Arial" w:cs="Arial"/>
          <w:iCs/>
          <w:sz w:val="20"/>
          <w:szCs w:val="20"/>
        </w:rPr>
        <w:fldChar w:fldCharType="end"/>
      </w:r>
      <w:r w:rsidR="003549E9">
        <w:rPr>
          <w:rFonts w:ascii="Arial" w:hAnsi="Arial" w:cs="Arial"/>
          <w:iCs/>
          <w:sz w:val="20"/>
          <w:szCs w:val="20"/>
        </w:rPr>
        <w:t xml:space="preserve"> (Bolker and Grenfell). In consequence, we </w:t>
      </w:r>
      <w:r w:rsidR="00853DD5">
        <w:rPr>
          <w:rFonts w:ascii="Arial" w:hAnsi="Arial" w:cs="Arial"/>
          <w:iCs/>
          <w:sz w:val="20"/>
          <w:szCs w:val="20"/>
        </w:rPr>
        <w:t>define</w:t>
      </w:r>
      <w:r w:rsidR="003549E9">
        <w:rPr>
          <w:rFonts w:ascii="Arial" w:hAnsi="Arial" w:cs="Arial"/>
          <w:iCs/>
          <w:sz w:val="20"/>
          <w:szCs w:val="20"/>
        </w:rPr>
        <w:t xml:space="preserve"> the ensemble spread</w:t>
      </w:r>
      <w:r w:rsidR="00A5535F">
        <w:rPr>
          <w:rFonts w:ascii="Arial" w:hAnsi="Arial" w:cs="Arial"/>
          <w:iCs/>
          <w:sz w:val="20"/>
          <w:szCs w:val="20"/>
        </w:rPr>
        <w:t xml:space="preserve"> </w:t>
      </w:r>
      <m:oMath>
        <m:acc>
          <m:accPr>
            <m:chr m:val="̅"/>
            <m:ctrlPr>
              <w:rPr>
                <w:rFonts w:ascii="Cambria Math" w:hAnsi="Cambria Math" w:cs="Arial"/>
                <w:iCs/>
                <w:sz w:val="20"/>
                <w:szCs w:val="20"/>
              </w:rPr>
            </m:ctrlPr>
          </m:accPr>
          <m:e>
            <m:r>
              <m:rPr>
                <m:sty m:val="p"/>
              </m:rPr>
              <w:rPr>
                <w:rFonts w:ascii="Cambria Math" w:hAnsi="Cambria Math" w:cs="Arial"/>
                <w:sz w:val="20"/>
                <w:szCs w:val="20"/>
              </w:rPr>
              <m:t>σ</m:t>
            </m:r>
          </m:e>
        </m:acc>
      </m:oMath>
      <w:r w:rsidR="00A5535F">
        <w:rPr>
          <w:rFonts w:ascii="Arial" w:hAnsi="Arial" w:cs="Arial"/>
          <w:iCs/>
          <w:sz w:val="20"/>
          <w:szCs w:val="20"/>
        </w:rPr>
        <w:t xml:space="preserve"> </w:t>
      </w:r>
      <w:r w:rsidR="00597149">
        <w:rPr>
          <w:rFonts w:ascii="Arial" w:hAnsi="Arial" w:cs="Arial"/>
          <w:iCs/>
          <w:sz w:val="20"/>
          <w:szCs w:val="20"/>
        </w:rPr>
        <w:t>using the CRPS of ensemble simulations</w:t>
      </w:r>
      <w:r w:rsidR="00D32643">
        <w:rPr>
          <w:rFonts w:ascii="Arial" w:hAnsi="Arial" w:cs="Arial"/>
          <w:iCs/>
          <w:sz w:val="20"/>
          <w:szCs w:val="20"/>
        </w:rPr>
        <w:t xml:space="preserve"> and</w:t>
      </w:r>
      <w:r w:rsidR="00597149">
        <w:rPr>
          <w:rFonts w:ascii="Arial" w:hAnsi="Arial" w:cs="Arial"/>
          <w:iCs/>
          <w:sz w:val="20"/>
          <w:szCs w:val="20"/>
        </w:rPr>
        <w:t xml:space="preserve"> </w:t>
      </w:r>
      <w:r w:rsidR="007540DD">
        <w:rPr>
          <w:rFonts w:ascii="Arial" w:hAnsi="Arial" w:cs="Arial"/>
          <w:iCs/>
          <w:sz w:val="20"/>
          <w:szCs w:val="20"/>
        </w:rPr>
        <w:t>it</w:t>
      </w:r>
      <w:r w:rsidR="00E17AD2">
        <w:rPr>
          <w:rFonts w:ascii="Arial" w:hAnsi="Arial" w:cs="Arial"/>
          <w:iCs/>
          <w:sz w:val="20"/>
          <w:szCs w:val="20"/>
        </w:rPr>
        <w:t>s</w:t>
      </w:r>
      <w:r w:rsidR="00597149">
        <w:rPr>
          <w:rFonts w:ascii="Arial" w:hAnsi="Arial" w:cs="Arial"/>
          <w:iCs/>
          <w:sz w:val="20"/>
          <w:szCs w:val="20"/>
        </w:rPr>
        <w:t xml:space="preserve"> mean</w:t>
      </w:r>
      <w:r w:rsidR="0033685C">
        <w:rPr>
          <w:rFonts w:ascii="Arial" w:hAnsi="Arial" w:cs="Arial"/>
          <w:iCs/>
          <w:sz w:val="20"/>
          <w:szCs w:val="20"/>
        </w:rPr>
        <w:t>.</w:t>
      </w:r>
      <w:r w:rsidR="00C94694">
        <w:rPr>
          <w:rFonts w:ascii="Arial" w:hAnsi="Arial" w:cs="Arial"/>
          <w:iCs/>
          <w:sz w:val="20"/>
          <w:szCs w:val="20"/>
        </w:rPr>
        <w:t xml:space="preserve"> The CRPS is defined as </w:t>
      </w:r>
      <w:r w:rsidR="00011462">
        <w:rPr>
          <w:rFonts w:ascii="Arial" w:hAnsi="Arial" w:cs="Arial"/>
          <w:iCs/>
          <w:sz w:val="20"/>
          <w:szCs w:val="20"/>
        </w:rPr>
        <w:t xml:space="preserve">shown below, F is the </w:t>
      </w:r>
      <w:r w:rsidR="00FE6CF9">
        <w:rPr>
          <w:rFonts w:ascii="Arial" w:hAnsi="Arial" w:cs="Arial"/>
          <w:iCs/>
          <w:sz w:val="20"/>
          <w:szCs w:val="20"/>
        </w:rPr>
        <w:t>cumulative density distribution computed from the ensembles and y is one random realization that in this case is also picked from F</w:t>
      </w:r>
      <w:r w:rsidR="00C21D7E">
        <w:rPr>
          <w:rFonts w:ascii="Arial" w:hAnsi="Arial" w:cs="Arial"/>
          <w:iCs/>
          <w:sz w:val="20"/>
          <w:szCs w:val="20"/>
        </w:rPr>
        <w:t xml:space="preserve"> </w:t>
      </w:r>
      <w:r w:rsidR="00C21D7E">
        <w:rPr>
          <w:rFonts w:ascii="Arial" w:hAnsi="Arial" w:cs="Arial"/>
          <w:iCs/>
          <w:sz w:val="20"/>
          <w:szCs w:val="20"/>
        </w:rPr>
        <w:fldChar w:fldCharType="begin"/>
      </w:r>
      <w:r w:rsidR="00DC481C">
        <w:rPr>
          <w:rFonts w:ascii="Arial" w:hAnsi="Arial" w:cs="Arial"/>
          <w:iCs/>
          <w:sz w:val="20"/>
          <w:szCs w:val="20"/>
        </w:rPr>
        <w:instrText xml:space="preserve"> ADDIN ZOTERO_ITEM CSL_CITATION {"citationID":"a19l406efek","properties":{"formattedCitation":"\\super 61,62\\nosupersub{}","plainCitation":"61,62","noteIndex":0},"citationItems":[{"id":406,"uris":["http://zotero.org/users/9551388/items/CEESZUDG"],"itemData":{"id":406,"type":"article-journal","abstract":"For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E."}],"issued":{"date-parts":[["2021",2,12]]}}},{"id":1037,"uris":["http://zotero.org/users/9551388/items/VYKH6ITH"],"itemData":{"id":1037,"type":"article-journal","abstract":"Probabilistic forecasts of continuous variables take the form of predictive densities or predictive cumulative distribution functions. We propose a diagnostic approach to the evaluation of predictive performance that is based on the paradigm of maximizing the sharpness of the predictive distributions subject to calibration. Calibration refers to the statistical consistency between the distributional forecasts and the observations and is a joint property of the predictions and the events that materialize. Sharpness refers to the concentration of the predictive distributions and is a property of the forecasts only. A simple theoretical framework allows us to distinguish between probabilistic calibration, exceedance calibration and marginal calibration. We propose and study tools for checking calibration and sharpness, among them the probability integral transform histogram, marginal calibration plots, the sharpness diagram and proper scoring rules. The diagnostic approach is illustrated by an assessment and ranking of probabilistic forecasts of wind speed at the Stateline wind energy centre in the US Paciﬁc Northwest. In combination with cross-validation or in the time series context, our proposal provides very general, nonparametric alternatives to the use of information criteria for model diagnostics and model selection.","container-title":"Journal of the Royal Statistical Society Series B: Statistical Methodology","DOI":"10.1111/j.1467-9868.2007.00587.x","ISSN":"1369-7412, 1467-9868","issue":"2","language":"en","page":"243-268","source":"DOI.org (Crossref)","title":"Probabilistic Forecasts, Calibration and Sharpness","volume":"69","author":[{"family":"Gneiting","given":"Tilmann"},{"family":"Balabdaoui","given":"Fadoua"},{"family":"Raftery","given":"Adrian E."}],"issued":{"date-parts":[["2007",4,1]]}}}],"schema":"https://github.com/citation-style-language/schema/raw/master/csl-citation.json"} </w:instrText>
      </w:r>
      <w:r w:rsidR="00C21D7E">
        <w:rPr>
          <w:rFonts w:ascii="Arial" w:hAnsi="Arial" w:cs="Arial"/>
          <w:iCs/>
          <w:sz w:val="20"/>
          <w:szCs w:val="20"/>
        </w:rPr>
        <w:fldChar w:fldCharType="separate"/>
      </w:r>
      <w:r w:rsidR="00DC481C" w:rsidRPr="00DC481C">
        <w:rPr>
          <w:rFonts w:ascii="Arial" w:hAnsi="Arial" w:cs="Arial"/>
          <w:sz w:val="20"/>
          <w:vertAlign w:val="superscript"/>
          <w:lang w:val="en-GB"/>
        </w:rPr>
        <w:t>61,62</w:t>
      </w:r>
      <w:r w:rsidR="00C21D7E">
        <w:rPr>
          <w:rFonts w:ascii="Arial" w:hAnsi="Arial" w:cs="Arial"/>
          <w:iCs/>
          <w:sz w:val="20"/>
          <w:szCs w:val="20"/>
        </w:rPr>
        <w:fldChar w:fldCharType="end"/>
      </w:r>
      <w:r w:rsidR="00FE6CF9">
        <w:rPr>
          <w:rFonts w:ascii="Arial" w:hAnsi="Arial" w:cs="Arial"/>
          <w:iCs/>
          <w:sz w:val="20"/>
          <w:szCs w:val="20"/>
        </w:rPr>
        <w:t xml:space="preserve">.  </w:t>
      </w:r>
      <m:oMath>
        <m:r>
          <w:rPr>
            <w:rFonts w:ascii="Cambria Math" w:hAnsi="Cambria Math" w:cs="Arial"/>
            <w:sz w:val="20"/>
            <w:szCs w:val="20"/>
          </w:rPr>
          <m:t>g=</m:t>
        </m:r>
        <m:r>
          <m:rPr>
            <m:sty m:val="bi"/>
          </m:rPr>
          <w:rPr>
            <w:rFonts w:ascii="Cambria Math" w:hAnsi="Cambria Math" w:cs="Arial"/>
            <w:sz w:val="20"/>
            <w:szCs w:val="20"/>
          </w:rPr>
          <m:t>1</m:t>
        </m:r>
        <m:d>
          <m:dPr>
            <m:ctrlPr>
              <w:rPr>
                <w:rFonts w:ascii="Cambria Math" w:hAnsi="Cambria Math" w:cs="Arial"/>
                <w:i/>
                <w:iCs/>
                <w:sz w:val="20"/>
                <w:szCs w:val="20"/>
              </w:rPr>
            </m:ctrlPr>
          </m:dPr>
          <m:e>
            <m:r>
              <w:rPr>
                <w:rFonts w:ascii="Cambria Math" w:hAnsi="Cambria Math" w:cs="Arial"/>
                <w:sz w:val="20"/>
                <w:szCs w:val="20"/>
              </w:rPr>
              <m:t>x</m:t>
            </m:r>
            <m:r>
              <m:rPr>
                <m:sty m:val="p"/>
              </m:rPr>
              <w:rPr>
                <w:rFonts w:ascii="Cambria Math" w:hAnsi="Cambria Math" w:cs="Arial"/>
                <w:sz w:val="20"/>
                <w:szCs w:val="20"/>
              </w:rPr>
              <m:t>≥</m:t>
            </m:r>
            <m:r>
              <w:rPr>
                <w:rFonts w:ascii="Cambria Math" w:hAnsi="Cambria Math" w:cs="Arial"/>
                <w:sz w:val="20"/>
                <w:szCs w:val="20"/>
              </w:rPr>
              <m:t>y</m:t>
            </m:r>
          </m:e>
        </m:d>
      </m:oMath>
      <w:r w:rsidR="00FE6CF9">
        <w:rPr>
          <w:rFonts w:ascii="Arial" w:hAnsi="Arial" w:cs="Arial"/>
          <w:iCs/>
          <w:sz w:val="20"/>
          <w:szCs w:val="20"/>
        </w:rPr>
        <w:t xml:space="preserve"> is the indicator function where </w:t>
      </w:r>
      <m:oMath>
        <m:r>
          <w:rPr>
            <w:rFonts w:ascii="Cambria Math" w:hAnsi="Cambria Math" w:cs="Arial"/>
            <w:sz w:val="20"/>
            <w:szCs w:val="20"/>
          </w:rPr>
          <m:t>g=1</m:t>
        </m:r>
      </m:oMath>
      <w:r w:rsidR="00FE6CF9">
        <w:rPr>
          <w:rFonts w:ascii="Arial" w:hAnsi="Arial" w:cs="Arial"/>
          <w:iCs/>
          <w:sz w:val="20"/>
          <w:szCs w:val="20"/>
        </w:rPr>
        <w:t xml:space="preserve"> if </w:t>
      </w:r>
      <m:oMath>
        <m:r>
          <w:rPr>
            <w:rFonts w:ascii="Cambria Math" w:hAnsi="Cambria Math" w:cs="Arial"/>
            <w:sz w:val="20"/>
            <w:szCs w:val="20"/>
          </w:rPr>
          <m:t>x</m:t>
        </m:r>
        <m:r>
          <m:rPr>
            <m:sty m:val="p"/>
          </m:rPr>
          <w:rPr>
            <w:rFonts w:ascii="Cambria Math" w:hAnsi="Cambria Math" w:cs="Arial"/>
            <w:sz w:val="20"/>
            <w:szCs w:val="20"/>
          </w:rPr>
          <m:t>≥</m:t>
        </m:r>
        <m:r>
          <w:rPr>
            <w:rFonts w:ascii="Cambria Math" w:hAnsi="Cambria Math" w:cs="Arial"/>
            <w:sz w:val="20"/>
            <w:szCs w:val="20"/>
          </w:rPr>
          <m:t>y</m:t>
        </m:r>
      </m:oMath>
      <w:r w:rsidR="00FE6CF9">
        <w:rPr>
          <w:rFonts w:ascii="Arial" w:hAnsi="Arial" w:cs="Arial"/>
          <w:iCs/>
          <w:sz w:val="20"/>
          <w:szCs w:val="20"/>
        </w:rPr>
        <w:t xml:space="preserve"> or </w:t>
      </w:r>
      <m:oMath>
        <m:r>
          <w:rPr>
            <w:rFonts w:ascii="Cambria Math" w:hAnsi="Cambria Math" w:cs="Arial"/>
            <w:sz w:val="20"/>
            <w:szCs w:val="20"/>
          </w:rPr>
          <m:t>g=0</m:t>
        </m:r>
      </m:oMath>
      <w:r w:rsidR="00FE6CF9">
        <w:rPr>
          <w:rFonts w:ascii="Arial" w:hAnsi="Arial" w:cs="Arial"/>
          <w:iCs/>
          <w:sz w:val="20"/>
          <w:szCs w:val="20"/>
        </w:rPr>
        <w:t xml:space="preserve"> otherwise.</w:t>
      </w:r>
      <w:r w:rsidR="001A70E2">
        <w:rPr>
          <w:rFonts w:ascii="Arial" w:hAnsi="Arial" w:cs="Arial"/>
          <w:iCs/>
          <w:sz w:val="20"/>
          <w:szCs w:val="20"/>
        </w:rPr>
        <w:t xml:space="preserve"> </w:t>
      </w:r>
      <w:r w:rsidR="00C21D7E">
        <w:rPr>
          <w:rFonts w:ascii="Arial" w:hAnsi="Arial" w:cs="Arial"/>
          <w:iCs/>
          <w:sz w:val="20"/>
          <w:szCs w:val="20"/>
        </w:rPr>
        <w:t>The CRPS is in fact a standar</w:t>
      </w:r>
      <w:r w:rsidR="00C924A5">
        <w:rPr>
          <w:rFonts w:ascii="Arial" w:hAnsi="Arial" w:cs="Arial"/>
          <w:iCs/>
          <w:sz w:val="20"/>
          <w:szCs w:val="20"/>
        </w:rPr>
        <w:t>d</w:t>
      </w:r>
      <w:r w:rsidR="00C21D7E">
        <w:rPr>
          <w:rFonts w:ascii="Arial" w:hAnsi="Arial" w:cs="Arial"/>
          <w:iCs/>
          <w:sz w:val="20"/>
          <w:szCs w:val="20"/>
        </w:rPr>
        <w:t xml:space="preserve"> p</w:t>
      </w:r>
      <w:r w:rsidR="00C924A5">
        <w:rPr>
          <w:rFonts w:ascii="Arial" w:hAnsi="Arial" w:cs="Arial"/>
          <w:iCs/>
          <w:sz w:val="20"/>
          <w:szCs w:val="20"/>
        </w:rPr>
        <w:t>r</w:t>
      </w:r>
      <w:r w:rsidR="00C21D7E">
        <w:rPr>
          <w:rFonts w:ascii="Arial" w:hAnsi="Arial" w:cs="Arial"/>
          <w:iCs/>
          <w:sz w:val="20"/>
          <w:szCs w:val="20"/>
        </w:rPr>
        <w:t>oper score to evaluate epidemic forecast</w:t>
      </w:r>
      <w:r w:rsidR="001434BB">
        <w:rPr>
          <w:rFonts w:ascii="Arial" w:hAnsi="Arial" w:cs="Arial"/>
          <w:iCs/>
          <w:sz w:val="20"/>
          <w:szCs w:val="20"/>
        </w:rPr>
        <w:t>s</w:t>
      </w:r>
      <w:r w:rsidR="00232A6F">
        <w:rPr>
          <w:rFonts w:ascii="Arial" w:hAnsi="Arial" w:cs="Arial"/>
          <w:iCs/>
          <w:sz w:val="20"/>
          <w:szCs w:val="20"/>
        </w:rPr>
        <w:t xml:space="preserve"> </w:t>
      </w:r>
      <w:r w:rsidR="00232A6F">
        <w:rPr>
          <w:rFonts w:ascii="Arial" w:hAnsi="Arial" w:cs="Arial"/>
          <w:iCs/>
          <w:sz w:val="20"/>
          <w:szCs w:val="20"/>
        </w:rPr>
        <w:fldChar w:fldCharType="begin"/>
      </w:r>
      <w:r w:rsidR="00DC481C">
        <w:rPr>
          <w:rFonts w:ascii="Arial" w:hAnsi="Arial" w:cs="Arial"/>
          <w:iCs/>
          <w:sz w:val="20"/>
          <w:szCs w:val="20"/>
        </w:rPr>
        <w:instrText xml:space="preserve"> ADDIN ZOTERO_ITEM CSL_CITATION {"citationID":"aj9i7mt9k8","properties":{"formattedCitation":"\\super 61\\nosupersub{}","plainCitation":"61","noteIndex":0},"citationItems":[{"id":406,"uris":["http://zotero.org/users/9551388/items/CEESZUDG"],"itemData":{"id":406,"type":"article-journal","abstract":"For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E."}],"issued":{"date-parts":[["2021",2,12]]}}}],"schema":"https://github.com/citation-style-language/schema/raw/master/csl-citation.json"} </w:instrText>
      </w:r>
      <w:r w:rsidR="00232A6F">
        <w:rPr>
          <w:rFonts w:ascii="Arial" w:hAnsi="Arial" w:cs="Arial"/>
          <w:iCs/>
          <w:sz w:val="20"/>
          <w:szCs w:val="20"/>
        </w:rPr>
        <w:fldChar w:fldCharType="separate"/>
      </w:r>
      <w:r w:rsidR="00DC481C" w:rsidRPr="00DC481C">
        <w:rPr>
          <w:rFonts w:ascii="Arial" w:hAnsi="Arial" w:cs="Arial"/>
          <w:sz w:val="20"/>
          <w:vertAlign w:val="superscript"/>
          <w:lang w:val="en-GB"/>
        </w:rPr>
        <w:t>61</w:t>
      </w:r>
      <w:r w:rsidR="00232A6F">
        <w:rPr>
          <w:rFonts w:ascii="Arial" w:hAnsi="Arial" w:cs="Arial"/>
          <w:iCs/>
          <w:sz w:val="20"/>
          <w:szCs w:val="20"/>
        </w:rPr>
        <w:fldChar w:fldCharType="end"/>
      </w:r>
      <w:r w:rsidR="00C21D7E">
        <w:rPr>
          <w:rFonts w:ascii="Arial" w:hAnsi="Arial" w:cs="Arial"/>
          <w:iCs/>
          <w:sz w:val="20"/>
          <w:szCs w:val="20"/>
        </w:rPr>
        <w:t>.</w:t>
      </w:r>
    </w:p>
    <w:p w14:paraId="0D89E079" w14:textId="77777777" w:rsidR="00FE6CF9" w:rsidRPr="00FE6CF9" w:rsidRDefault="00FE6CF9" w:rsidP="00C7620C">
      <w:pPr>
        <w:jc w:val="both"/>
        <w:rPr>
          <w:rFonts w:ascii="Arial" w:hAnsi="Arial" w:cs="Arial"/>
          <w:iCs/>
          <w:sz w:val="20"/>
          <w:szCs w:val="20"/>
        </w:rPr>
      </w:pPr>
    </w:p>
    <w:p w14:paraId="30A5FE26" w14:textId="77777777" w:rsidR="00C94694" w:rsidRDefault="00C94694" w:rsidP="00C7620C">
      <w:pPr>
        <w:jc w:val="both"/>
        <w:rPr>
          <w:rFonts w:ascii="Arial" w:hAnsi="Arial" w:cs="Arial"/>
          <w:iCs/>
          <w:sz w:val="20"/>
          <w:szCs w:val="20"/>
        </w:rPr>
      </w:pPr>
    </w:p>
    <w:p w14:paraId="5C547E65" w14:textId="6CAB4865" w:rsidR="00C94694" w:rsidRDefault="003E2BCF" w:rsidP="00C7620C">
      <w:pPr>
        <w:jc w:val="both"/>
        <w:rPr>
          <w:rFonts w:ascii="Arial" w:hAnsi="Arial" w:cs="Arial"/>
          <w:iCs/>
          <w:sz w:val="20"/>
          <w:szCs w:val="20"/>
        </w:rPr>
      </w:pPr>
      <m:oMathPara>
        <m:oMath>
          <m:r>
            <w:rPr>
              <w:rFonts w:ascii="Cambria Math" w:hAnsi="Cambria Math" w:cs="Arial"/>
              <w:sz w:val="20"/>
              <w:szCs w:val="20"/>
            </w:rPr>
            <m:t>CRPS</m:t>
          </m:r>
          <m:d>
            <m:dPr>
              <m:ctrlPr>
                <w:rPr>
                  <w:rFonts w:ascii="Cambria Math" w:hAnsi="Cambria Math" w:cs="Arial"/>
                  <w:i/>
                  <w:iCs/>
                  <w:sz w:val="20"/>
                  <w:szCs w:val="20"/>
                </w:rPr>
              </m:ctrlPr>
            </m:dPr>
            <m:e>
              <m:r>
                <w:rPr>
                  <w:rFonts w:ascii="Cambria Math" w:hAnsi="Cambria Math" w:cs="Arial"/>
                  <w:sz w:val="20"/>
                  <w:szCs w:val="20"/>
                </w:rPr>
                <m:t>F,y</m:t>
              </m:r>
            </m:e>
          </m:d>
          <m:r>
            <w:rPr>
              <w:rFonts w:ascii="Cambria Math" w:hAnsi="Cambria Math" w:cs="Arial"/>
              <w:sz w:val="20"/>
              <w:szCs w:val="20"/>
            </w:rPr>
            <m:t>=</m:t>
          </m:r>
          <m:nary>
            <m:naryPr>
              <m:ctrlPr>
                <w:rPr>
                  <w:rFonts w:ascii="Cambria Math" w:hAnsi="Cambria Math" w:cs="Arial"/>
                  <w:iCs/>
                  <w:sz w:val="20"/>
                  <w:szCs w:val="20"/>
                </w:rPr>
              </m:ctrlPr>
            </m:naryPr>
            <m:sub>
              <m:r>
                <w:rPr>
                  <w:rFonts w:ascii="Cambria Math" w:hAnsi="Cambria Math" w:cs="Arial"/>
                  <w:sz w:val="20"/>
                  <w:szCs w:val="20"/>
                </w:rPr>
                <m:t>-</m:t>
              </m:r>
              <m:r>
                <m:rPr>
                  <m:sty m:val="p"/>
                </m:rPr>
                <w:rPr>
                  <w:rFonts w:ascii="Cambria Math" w:hAnsi="Cambria Math" w:cs="Arial"/>
                  <w:sz w:val="20"/>
                  <w:szCs w:val="20"/>
                </w:rPr>
                <m:t>∞</m:t>
              </m:r>
              <m:ctrlPr>
                <w:rPr>
                  <w:rFonts w:ascii="Cambria Math" w:hAnsi="Cambria Math" w:cs="Arial"/>
                  <w:i/>
                  <w:iCs/>
                  <w:sz w:val="20"/>
                  <w:szCs w:val="20"/>
                </w:rPr>
              </m:ctrlPr>
            </m:sub>
            <m:sup>
              <m:r>
                <m:rPr>
                  <m:sty m:val="p"/>
                </m:rPr>
                <w:rPr>
                  <w:rFonts w:ascii="Cambria Math" w:hAnsi="Cambria Math" w:cs="Arial"/>
                  <w:sz w:val="20"/>
                  <w:szCs w:val="20"/>
                </w:rPr>
                <m:t>∞</m:t>
              </m:r>
              <m:ctrlPr>
                <w:rPr>
                  <w:rFonts w:ascii="Cambria Math" w:hAnsi="Cambria Math" w:cs="Arial"/>
                  <w:i/>
                  <w:iCs/>
                  <w:sz w:val="20"/>
                  <w:szCs w:val="20"/>
                </w:rPr>
              </m:ctrlPr>
            </m:sup>
            <m:e>
              <m:d>
                <m:dPr>
                  <m:begChr m:val="["/>
                  <m:endChr m:val="]"/>
                  <m:ctrlPr>
                    <w:rPr>
                      <w:rFonts w:ascii="Cambria Math" w:hAnsi="Cambria Math" w:cs="Arial"/>
                      <w:i/>
                      <w:iCs/>
                      <w:sz w:val="20"/>
                      <w:szCs w:val="20"/>
                    </w:rPr>
                  </m:ctrlPr>
                </m:dPr>
                <m:e>
                  <m:r>
                    <w:rPr>
                      <w:rFonts w:ascii="Cambria Math" w:hAnsi="Cambria Math" w:cs="Arial"/>
                      <w:sz w:val="20"/>
                      <w:szCs w:val="20"/>
                    </w:rPr>
                    <m:t>F</m:t>
                  </m:r>
                  <m:d>
                    <m:dPr>
                      <m:ctrlPr>
                        <w:rPr>
                          <w:rFonts w:ascii="Cambria Math" w:hAnsi="Cambria Math" w:cs="Arial"/>
                          <w:i/>
                          <w:iCs/>
                          <w:sz w:val="20"/>
                          <w:szCs w:val="20"/>
                        </w:rPr>
                      </m:ctrlPr>
                    </m:dPr>
                    <m:e>
                      <m:r>
                        <w:rPr>
                          <w:rFonts w:ascii="Cambria Math" w:hAnsi="Cambria Math" w:cs="Arial"/>
                          <w:sz w:val="20"/>
                          <w:szCs w:val="20"/>
                        </w:rPr>
                        <m:t>x</m:t>
                      </m:r>
                    </m:e>
                  </m:d>
                  <m:r>
                    <w:rPr>
                      <w:rFonts w:ascii="Cambria Math" w:hAnsi="Cambria Math" w:cs="Arial"/>
                      <w:sz w:val="20"/>
                      <w:szCs w:val="20"/>
                    </w:rPr>
                    <m:t>-</m:t>
                  </m:r>
                  <m:r>
                    <m:rPr>
                      <m:sty m:val="bi"/>
                    </m:rPr>
                    <w:rPr>
                      <w:rFonts w:ascii="Cambria Math" w:hAnsi="Cambria Math" w:cs="Arial"/>
                      <w:sz w:val="20"/>
                      <w:szCs w:val="20"/>
                    </w:rPr>
                    <m:t>1</m:t>
                  </m:r>
                  <m:d>
                    <m:dPr>
                      <m:ctrlPr>
                        <w:rPr>
                          <w:rFonts w:ascii="Cambria Math" w:hAnsi="Cambria Math" w:cs="Arial"/>
                          <w:i/>
                          <w:iCs/>
                          <w:sz w:val="20"/>
                          <w:szCs w:val="20"/>
                        </w:rPr>
                      </m:ctrlPr>
                    </m:dPr>
                    <m:e>
                      <m:r>
                        <w:rPr>
                          <w:rFonts w:ascii="Cambria Math" w:hAnsi="Cambria Math" w:cs="Arial"/>
                          <w:sz w:val="20"/>
                          <w:szCs w:val="20"/>
                        </w:rPr>
                        <m:t>x</m:t>
                      </m:r>
                      <m:r>
                        <m:rPr>
                          <m:sty m:val="p"/>
                        </m:rPr>
                        <w:rPr>
                          <w:rFonts w:ascii="Cambria Math" w:hAnsi="Cambria Math" w:cs="Arial"/>
                          <w:sz w:val="20"/>
                          <w:szCs w:val="20"/>
                        </w:rPr>
                        <m:t>≥</m:t>
                      </m:r>
                      <m:r>
                        <w:rPr>
                          <w:rFonts w:ascii="Cambria Math" w:hAnsi="Cambria Math" w:cs="Arial"/>
                          <w:sz w:val="20"/>
                          <w:szCs w:val="20"/>
                        </w:rPr>
                        <m:t>y</m:t>
                      </m:r>
                    </m:e>
                  </m:d>
                </m:e>
              </m:d>
              <m:r>
                <w:rPr>
                  <w:rFonts w:ascii="Cambria Math" w:hAnsi="Cambria Math" w:cs="Arial"/>
                  <w:sz w:val="20"/>
                  <w:szCs w:val="20"/>
                </w:rPr>
                <m:t xml:space="preserve"> </m:t>
              </m:r>
              <m:r>
                <w:rPr>
                  <w:rFonts w:ascii="Cambria Math" w:hAnsi="Cambria Math" w:cs="Arial"/>
                  <w:sz w:val="20"/>
                  <w:szCs w:val="20"/>
                </w:rPr>
                <m:t>dx</m:t>
              </m:r>
              <m:ctrlPr>
                <w:rPr>
                  <w:rFonts w:ascii="Cambria Math" w:hAnsi="Cambria Math" w:cs="Arial"/>
                  <w:i/>
                  <w:iCs/>
                  <w:sz w:val="20"/>
                  <w:szCs w:val="20"/>
                </w:rPr>
              </m:ctrlPr>
            </m:e>
          </m:nary>
        </m:oMath>
      </m:oMathPara>
    </w:p>
    <w:p w14:paraId="05BE6DB8" w14:textId="77777777" w:rsidR="003549E9" w:rsidRDefault="003549E9" w:rsidP="00C7620C">
      <w:pPr>
        <w:jc w:val="both"/>
        <w:rPr>
          <w:rFonts w:ascii="Arial" w:hAnsi="Arial" w:cs="Arial"/>
          <w:iCs/>
          <w:sz w:val="20"/>
          <w:szCs w:val="20"/>
        </w:rPr>
      </w:pPr>
    </w:p>
    <w:p w14:paraId="5BAC956D" w14:textId="619964DA" w:rsidR="00E932E7" w:rsidRPr="00EB020A" w:rsidRDefault="003549E9" w:rsidP="00C7620C">
      <w:pPr>
        <w:jc w:val="both"/>
        <w:rPr>
          <w:rFonts w:ascii="Arial" w:hAnsi="Arial" w:cs="Arial"/>
          <w:iCs/>
          <w:sz w:val="20"/>
          <w:szCs w:val="20"/>
        </w:rPr>
      </w:pPr>
      <w:r>
        <w:rPr>
          <w:rFonts w:ascii="Arial" w:hAnsi="Arial" w:cs="Arial"/>
          <w:iCs/>
          <w:sz w:val="20"/>
          <w:szCs w:val="20"/>
        </w:rPr>
        <w:t>In synthetic test</w:t>
      </w:r>
      <w:r w:rsidR="00C94694">
        <w:rPr>
          <w:rFonts w:ascii="Arial" w:hAnsi="Arial" w:cs="Arial"/>
          <w:iCs/>
          <w:sz w:val="20"/>
          <w:szCs w:val="20"/>
        </w:rPr>
        <w:t>s</w:t>
      </w:r>
      <w:r w:rsidR="00034AD7">
        <w:rPr>
          <w:rFonts w:ascii="Arial" w:hAnsi="Arial" w:cs="Arial"/>
          <w:iCs/>
          <w:sz w:val="20"/>
          <w:szCs w:val="20"/>
        </w:rPr>
        <w:t>,</w:t>
      </w:r>
      <w:r>
        <w:rPr>
          <w:rFonts w:ascii="Arial" w:hAnsi="Arial" w:cs="Arial"/>
          <w:iCs/>
          <w:sz w:val="20"/>
          <w:szCs w:val="20"/>
        </w:rPr>
        <w:t xml:space="preserve"> </w:t>
      </w:r>
      <w:r w:rsidR="004800C1">
        <w:rPr>
          <w:rFonts w:ascii="Arial" w:hAnsi="Arial" w:cs="Arial"/>
          <w:iCs/>
          <w:sz w:val="20"/>
          <w:szCs w:val="20"/>
        </w:rPr>
        <w:t>inferences about the mean observed trajectory could be made</w:t>
      </w:r>
      <w:r w:rsidR="00050C09">
        <w:rPr>
          <w:rFonts w:ascii="Arial" w:hAnsi="Arial" w:cs="Arial"/>
          <w:iCs/>
          <w:sz w:val="20"/>
          <w:szCs w:val="20"/>
        </w:rPr>
        <w:t>. The resulting inferred parameter density</w:t>
      </w:r>
      <w:r w:rsidR="00735AFE" w:rsidRPr="0028257A">
        <w:rPr>
          <w:rFonts w:ascii="Arial" w:hAnsi="Arial" w:cs="Arial"/>
          <w:b/>
          <w:bCs/>
          <w:iCs/>
          <w:sz w:val="20"/>
          <w:szCs w:val="20"/>
        </w:rPr>
        <w:t xml:space="preserve"> </w:t>
      </w:r>
      <m:oMath>
        <m:sSup>
          <m:sSupPr>
            <m:ctrlPr>
              <w:rPr>
                <w:rFonts w:ascii="Cambria Math" w:hAnsi="Cambria Math" w:cs="Arial"/>
                <w:b/>
                <w:bCs/>
                <w:i/>
                <w:iCs/>
                <w:sz w:val="20"/>
                <w:szCs w:val="20"/>
              </w:rPr>
            </m:ctrlPr>
          </m:sSupPr>
          <m:e>
            <m:r>
              <m:rPr>
                <m:sty m:val="b"/>
              </m:rPr>
              <w:rPr>
                <w:rFonts w:ascii="Cambria Math" w:hAnsi="Cambria Math" w:cs="Arial"/>
                <w:sz w:val="20"/>
                <w:szCs w:val="20"/>
              </w:rPr>
              <m:t>θ</m:t>
            </m:r>
            <m:ctrlPr>
              <w:rPr>
                <w:rFonts w:ascii="Cambria Math" w:hAnsi="Cambria Math" w:cs="Arial"/>
                <w:b/>
                <w:bCs/>
                <w:iCs/>
                <w:sz w:val="20"/>
                <w:szCs w:val="20"/>
              </w:rPr>
            </m:ctrlPr>
          </m:e>
          <m:sup>
            <m:r>
              <m:rPr>
                <m:sty m:val="b"/>
              </m:rPr>
              <w:rPr>
                <w:rFonts w:ascii="Cambria Math" w:hAnsi="Cambria Math" w:cs="Arial"/>
                <w:sz w:val="20"/>
                <w:szCs w:val="20"/>
              </w:rPr>
              <m:t>⋆</m:t>
            </m:r>
          </m:sup>
        </m:sSup>
      </m:oMath>
      <w:r w:rsidR="00C26675">
        <w:rPr>
          <w:rFonts w:ascii="Arial" w:hAnsi="Arial" w:cs="Arial"/>
          <w:iCs/>
          <w:sz w:val="20"/>
          <w:szCs w:val="20"/>
        </w:rPr>
        <w:t xml:space="preserve"> </w:t>
      </w:r>
      <w:r w:rsidR="00050C09">
        <w:rPr>
          <w:rFonts w:ascii="Arial" w:hAnsi="Arial" w:cs="Arial"/>
          <w:iCs/>
          <w:sz w:val="20"/>
          <w:szCs w:val="20"/>
        </w:rPr>
        <w:t xml:space="preserve">provides a benchmark of the method given the noise-less signal </w:t>
      </w:r>
      <w:r w:rsidR="007E24BF">
        <w:rPr>
          <w:rFonts w:ascii="Arial" w:hAnsi="Arial" w:cs="Arial"/>
          <w:iCs/>
          <w:sz w:val="20"/>
          <w:szCs w:val="20"/>
        </w:rPr>
        <w:t>possible</w:t>
      </w:r>
      <w:r w:rsidR="00050C09">
        <w:rPr>
          <w:rFonts w:ascii="Arial" w:hAnsi="Arial" w:cs="Arial"/>
          <w:iCs/>
          <w:sz w:val="20"/>
          <w:szCs w:val="20"/>
        </w:rPr>
        <w:t xml:space="preserve">, the </w:t>
      </w:r>
      <w:r w:rsidR="00E05262">
        <w:rPr>
          <w:rFonts w:ascii="Arial" w:hAnsi="Arial" w:cs="Arial"/>
          <w:iCs/>
          <w:sz w:val="20"/>
          <w:szCs w:val="20"/>
        </w:rPr>
        <w:t xml:space="preserve">mean </w:t>
      </w:r>
      <w:r w:rsidR="00050C09">
        <w:rPr>
          <w:rFonts w:ascii="Arial" w:hAnsi="Arial" w:cs="Arial"/>
          <w:iCs/>
          <w:sz w:val="20"/>
          <w:szCs w:val="20"/>
        </w:rPr>
        <w:t>trajectory</w:t>
      </w:r>
      <w:r w:rsidR="00E05262">
        <w:rPr>
          <w:rFonts w:ascii="Arial" w:hAnsi="Arial" w:cs="Arial"/>
          <w:iCs/>
          <w:sz w:val="20"/>
          <w:szCs w:val="20"/>
        </w:rPr>
        <w:t xml:space="preserve"> </w:t>
      </w:r>
      <m:oMath>
        <m:acc>
          <m:accPr>
            <m:chr m:val="̅"/>
            <m:ctrlPr>
              <w:rPr>
                <w:rFonts w:ascii="Cambria Math" w:hAnsi="Cambria Math" w:cs="Arial"/>
                <w:b/>
                <w:bCs/>
                <w:iCs/>
                <w:sz w:val="20"/>
                <w:szCs w:val="20"/>
              </w:rPr>
            </m:ctrlPr>
          </m:accPr>
          <m:e>
            <m:r>
              <m:rPr>
                <m:sty m:val="bi"/>
              </m:rPr>
              <w:rPr>
                <w:rFonts w:ascii="Cambria Math" w:hAnsi="Cambria Math" w:cs="Arial"/>
                <w:sz w:val="20"/>
                <w:szCs w:val="20"/>
              </w:rPr>
              <m:t>y</m:t>
            </m:r>
          </m:e>
        </m:acc>
      </m:oMath>
      <w:r w:rsidR="00050C09">
        <w:rPr>
          <w:rFonts w:ascii="Arial" w:hAnsi="Arial" w:cs="Arial"/>
          <w:iCs/>
          <w:sz w:val="20"/>
          <w:szCs w:val="20"/>
        </w:rPr>
        <w:t>.</w:t>
      </w:r>
      <w:r w:rsidR="00B43419">
        <w:rPr>
          <w:rFonts w:ascii="Arial" w:hAnsi="Arial" w:cs="Arial"/>
          <w:iCs/>
          <w:sz w:val="20"/>
          <w:szCs w:val="20"/>
        </w:rPr>
        <w:t xml:space="preserve"> </w:t>
      </w:r>
      <w:r w:rsidR="005161CC">
        <w:rPr>
          <w:rFonts w:ascii="Arial" w:hAnsi="Arial" w:cs="Arial"/>
          <w:iCs/>
          <w:sz w:val="20"/>
          <w:szCs w:val="20"/>
        </w:rPr>
        <w:t xml:space="preserve">Quality of </w:t>
      </w:r>
      <w:r w:rsidR="00A1133E">
        <w:rPr>
          <w:rFonts w:ascii="Arial" w:hAnsi="Arial" w:cs="Arial"/>
          <w:iCs/>
          <w:sz w:val="20"/>
          <w:szCs w:val="20"/>
        </w:rPr>
        <w:t>inferred</w:t>
      </w:r>
      <w:r w:rsidR="00FC6989">
        <w:rPr>
          <w:rFonts w:ascii="Arial" w:hAnsi="Arial" w:cs="Arial"/>
          <w:iCs/>
          <w:sz w:val="20"/>
          <w:szCs w:val="20"/>
        </w:rPr>
        <w:t xml:space="preserve"> parameter densities</w:t>
      </w:r>
      <w:r w:rsidR="00E05262">
        <w:rPr>
          <w:rFonts w:ascii="Arial" w:hAnsi="Arial" w:cs="Arial"/>
          <w:iCs/>
          <w:sz w:val="20"/>
          <w:szCs w:val="20"/>
        </w:rPr>
        <w:t xml:space="preserve"> </w:t>
      </w:r>
      <m:oMath>
        <m:sSup>
          <m:sSupPr>
            <m:ctrlPr>
              <w:rPr>
                <w:rFonts w:ascii="Cambria Math" w:hAnsi="Cambria Math" w:cs="Arial"/>
                <w:b/>
                <w:bCs/>
                <w:i/>
                <w:iCs/>
                <w:sz w:val="20"/>
                <w:szCs w:val="20"/>
              </w:rPr>
            </m:ctrlPr>
          </m:sSupPr>
          <m:e>
            <m:r>
              <m:rPr>
                <m:sty m:val="b"/>
              </m:rPr>
              <w:rPr>
                <w:rFonts w:ascii="Cambria Math" w:hAnsi="Cambria Math" w:cs="Arial"/>
                <w:sz w:val="20"/>
                <w:szCs w:val="20"/>
              </w:rPr>
              <m:t>θ</m:t>
            </m:r>
            <m:ctrlPr>
              <w:rPr>
                <w:rFonts w:ascii="Cambria Math" w:hAnsi="Cambria Math" w:cs="Arial"/>
                <w:b/>
                <w:bCs/>
                <w:iCs/>
                <w:sz w:val="20"/>
                <w:szCs w:val="20"/>
              </w:rPr>
            </m:ctrlPr>
          </m:e>
          <m:sup>
            <m:r>
              <m:rPr>
                <m:sty m:val="bi"/>
              </m:rPr>
              <w:rPr>
                <w:rFonts w:ascii="Cambria Math" w:hAnsi="Cambria Math" w:cs="Arial"/>
                <w:sz w:val="20"/>
                <w:szCs w:val="20"/>
              </w:rPr>
              <m:t>i</m:t>
            </m:r>
          </m:sup>
        </m:sSup>
      </m:oMath>
      <w:r w:rsidR="00E05262">
        <w:rPr>
          <w:rFonts w:ascii="Arial" w:hAnsi="Arial" w:cs="Arial"/>
          <w:iCs/>
          <w:sz w:val="20"/>
          <w:szCs w:val="20"/>
        </w:rPr>
        <w:t xml:space="preserve"> </w:t>
      </w:r>
      <w:r w:rsidR="009706EC">
        <w:rPr>
          <w:rFonts w:ascii="Arial" w:hAnsi="Arial" w:cs="Arial"/>
          <w:iCs/>
          <w:sz w:val="20"/>
          <w:szCs w:val="20"/>
        </w:rPr>
        <w:t xml:space="preserve">conducted </w:t>
      </w:r>
      <w:r w:rsidR="00B43419">
        <w:rPr>
          <w:rFonts w:ascii="Arial" w:hAnsi="Arial" w:cs="Arial"/>
          <w:iCs/>
          <w:sz w:val="20"/>
          <w:szCs w:val="20"/>
        </w:rPr>
        <w:t xml:space="preserve">on </w:t>
      </w:r>
      <w:r w:rsidR="009706EC">
        <w:rPr>
          <w:rFonts w:ascii="Arial" w:hAnsi="Arial" w:cs="Arial"/>
          <w:iCs/>
          <w:sz w:val="20"/>
          <w:szCs w:val="20"/>
        </w:rPr>
        <w:t xml:space="preserve"> </w:t>
      </w:r>
      <w:r w:rsidR="00B43419">
        <w:rPr>
          <w:rFonts w:ascii="Arial" w:hAnsi="Arial" w:cs="Arial"/>
          <w:iCs/>
          <w:sz w:val="20"/>
          <w:szCs w:val="20"/>
        </w:rPr>
        <w:t>single stochastic realization</w:t>
      </w:r>
      <w:r w:rsidR="00C94694">
        <w:rPr>
          <w:rFonts w:ascii="Arial" w:hAnsi="Arial" w:cs="Arial"/>
          <w:iCs/>
          <w:sz w:val="20"/>
          <w:szCs w:val="20"/>
        </w:rPr>
        <w:t>s</w:t>
      </w:r>
      <w:r w:rsidR="002E314B">
        <w:rPr>
          <w:rFonts w:ascii="Arial" w:hAnsi="Arial" w:cs="Arial"/>
          <w:iCs/>
          <w:sz w:val="20"/>
          <w:szCs w:val="20"/>
        </w:rPr>
        <w:t xml:space="preserve"> </w:t>
      </w:r>
      <m:oMath>
        <m:sSup>
          <m:sSupPr>
            <m:ctrlPr>
              <w:rPr>
                <w:rFonts w:ascii="Cambria Math" w:hAnsi="Cambria Math" w:cs="Arial"/>
                <w:i/>
                <w:iCs/>
                <w:sz w:val="20"/>
                <w:szCs w:val="20"/>
              </w:rPr>
            </m:ctrlPr>
          </m:sSupPr>
          <m:e>
            <m:r>
              <w:rPr>
                <w:rFonts w:ascii="Cambria Math" w:hAnsi="Cambria Math" w:cs="Arial"/>
                <w:sz w:val="20"/>
                <w:szCs w:val="20"/>
              </w:rPr>
              <m:t>y</m:t>
            </m:r>
          </m:e>
          <m:sup>
            <m:r>
              <w:rPr>
                <w:rFonts w:ascii="Cambria Math" w:hAnsi="Cambria Math" w:cs="Arial"/>
                <w:sz w:val="20"/>
                <w:szCs w:val="20"/>
              </w:rPr>
              <m:t>i</m:t>
            </m:r>
          </m:sup>
        </m:sSup>
      </m:oMath>
      <w:r w:rsidR="002E314B">
        <w:rPr>
          <w:rFonts w:ascii="Arial" w:hAnsi="Arial" w:cs="Arial"/>
          <w:iCs/>
          <w:sz w:val="20"/>
          <w:szCs w:val="20"/>
        </w:rPr>
        <w:t xml:space="preserve"> </w:t>
      </w:r>
      <w:r w:rsidR="005161CC">
        <w:rPr>
          <w:rFonts w:ascii="Arial" w:hAnsi="Arial" w:cs="Arial"/>
          <w:iCs/>
          <w:sz w:val="20"/>
          <w:szCs w:val="20"/>
        </w:rPr>
        <w:t xml:space="preserve">can be weighted by </w:t>
      </w:r>
      <w:r w:rsidR="002E314B">
        <w:rPr>
          <w:rFonts w:ascii="Arial" w:hAnsi="Arial" w:cs="Arial"/>
          <w:iCs/>
          <w:sz w:val="20"/>
          <w:szCs w:val="20"/>
        </w:rPr>
        <w:t>the goodness-of-fit of the benchmark</w:t>
      </w:r>
      <w:r w:rsidR="00A62147">
        <w:rPr>
          <w:rFonts w:ascii="Arial" w:hAnsi="Arial" w:cs="Arial"/>
          <w:iCs/>
          <w:sz w:val="20"/>
          <w:szCs w:val="20"/>
        </w:rPr>
        <w:t xml:space="preserve"> </w:t>
      </w:r>
      <m:oMath>
        <m:sSup>
          <m:sSupPr>
            <m:ctrlPr>
              <w:rPr>
                <w:rFonts w:ascii="Cambria Math" w:hAnsi="Cambria Math" w:cs="Arial"/>
                <w:i/>
                <w:iCs/>
                <w:sz w:val="20"/>
                <w:szCs w:val="20"/>
              </w:rPr>
            </m:ctrlPr>
          </m:sSupPr>
          <m:e>
            <m:r>
              <w:rPr>
                <w:rFonts w:ascii="Cambria Math" w:hAnsi="Cambria Math" w:cs="Arial"/>
                <w:sz w:val="20"/>
                <w:szCs w:val="20"/>
              </w:rPr>
              <m:t>D</m:t>
            </m:r>
          </m:e>
          <m:sup>
            <m:r>
              <m:rPr>
                <m:sty m:val="p"/>
              </m:rPr>
              <w:rPr>
                <w:rFonts w:ascii="Cambria Math" w:hAnsi="Cambria Math" w:cs="Arial"/>
                <w:sz w:val="20"/>
                <w:szCs w:val="20"/>
              </w:rPr>
              <m:t>⋆</m:t>
            </m:r>
          </m:sup>
        </m:sSup>
      </m:oMath>
      <w:r w:rsidR="002E314B">
        <w:rPr>
          <w:rFonts w:ascii="Arial" w:hAnsi="Arial" w:cs="Arial"/>
          <w:iCs/>
          <w:sz w:val="20"/>
          <w:szCs w:val="20"/>
        </w:rPr>
        <w:t>.</w:t>
      </w:r>
      <w:r w:rsidR="00B748FA">
        <w:rPr>
          <w:rFonts w:ascii="Arial" w:hAnsi="Arial" w:cs="Arial"/>
          <w:iCs/>
          <w:sz w:val="20"/>
          <w:szCs w:val="20"/>
        </w:rPr>
        <w:t xml:space="preserve"> </w:t>
      </w:r>
      <w:r w:rsidR="009706EC">
        <w:rPr>
          <w:rFonts w:ascii="Arial" w:hAnsi="Arial" w:cs="Arial"/>
          <w:iCs/>
          <w:sz w:val="20"/>
          <w:szCs w:val="20"/>
        </w:rPr>
        <w:t>We measure the goodness-of-fit</w:t>
      </w:r>
      <w:r w:rsidR="00E932E7">
        <w:rPr>
          <w:rFonts w:ascii="Arial" w:hAnsi="Arial" w:cs="Arial"/>
          <w:iCs/>
          <w:sz w:val="20"/>
          <w:szCs w:val="20"/>
        </w:rPr>
        <w:t xml:space="preserve"> of a posterior density </w:t>
      </w:r>
      <m:oMath>
        <m:r>
          <m:rPr>
            <m:sty m:val="b"/>
          </m:rPr>
          <w:rPr>
            <w:rFonts w:ascii="Cambria Math" w:hAnsi="Cambria Math" w:cs="Arial"/>
            <w:sz w:val="20"/>
            <w:szCs w:val="20"/>
          </w:rPr>
          <m:t>θ</m:t>
        </m:r>
      </m:oMath>
      <w:r w:rsidR="00E932E7">
        <w:rPr>
          <w:rFonts w:ascii="Arial" w:hAnsi="Arial" w:cs="Arial"/>
          <w:iCs/>
          <w:sz w:val="20"/>
          <w:szCs w:val="20"/>
        </w:rPr>
        <w:t xml:space="preserve"> given the true value of parameters</w:t>
      </w:r>
      <w:r w:rsidR="00C60BF4">
        <w:rPr>
          <w:rFonts w:ascii="Arial" w:hAnsi="Arial" w:cs="Arial"/>
          <w:iCs/>
          <w:sz w:val="20"/>
          <w:szCs w:val="20"/>
        </w:rPr>
        <w:t xml:space="preserve"> </w:t>
      </w:r>
      <w:r w:rsidR="00C60BF4" w:rsidRPr="00C94694">
        <w:rPr>
          <w:rFonts w:ascii="Arial" w:hAnsi="Arial" w:cs="Arial"/>
          <w:b/>
          <w:bCs/>
          <w:iCs/>
          <w:sz w:val="20"/>
          <w:szCs w:val="20"/>
        </w:rPr>
        <w:t>P</w:t>
      </w:r>
      <w:r w:rsidR="00C60BF4">
        <w:rPr>
          <w:rFonts w:ascii="Arial" w:hAnsi="Arial" w:cs="Arial"/>
          <w:iCs/>
          <w:sz w:val="20"/>
          <w:szCs w:val="20"/>
        </w:rPr>
        <w:t xml:space="preserve"> </w:t>
      </w:r>
      <w:r w:rsidR="009706EC">
        <w:rPr>
          <w:rFonts w:ascii="Arial" w:hAnsi="Arial" w:cs="Arial"/>
          <w:iCs/>
          <w:sz w:val="20"/>
          <w:szCs w:val="20"/>
        </w:rPr>
        <w:t xml:space="preserve">as proposed in </w:t>
      </w:r>
      <w:r w:rsidR="009706EC">
        <w:rPr>
          <w:rFonts w:ascii="Arial" w:hAnsi="Arial" w:cs="Arial"/>
          <w:iCs/>
          <w:sz w:val="20"/>
          <w:szCs w:val="20"/>
        </w:rPr>
        <w:fldChar w:fldCharType="begin"/>
      </w:r>
      <w:r w:rsidR="00DC481C">
        <w:rPr>
          <w:rFonts w:ascii="Arial" w:hAnsi="Arial" w:cs="Arial"/>
          <w:iCs/>
          <w:sz w:val="20"/>
          <w:szCs w:val="20"/>
        </w:rPr>
        <w:instrText xml:space="preserve"> ADDIN ZOTERO_ITEM CSL_CITATION {"citationID":"a179u8msq94","properties":{"formattedCitation":"\\super 57\\nosupersub{}","plainCitation":"57","noteIndex":0},"citationItems":[{"id":636,"uris":["http://zotero.org/users/9551388/items/SWGVXYXK"],"itemData":{"id":636,"type":"article","abstract":"This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w:instrText>
      </w:r>
      <w:r w:rsidR="00DC481C">
        <w:rPr>
          <w:rFonts w:ascii="Cambria Math" w:hAnsi="Cambria Math" w:cs="Cambria Math"/>
          <w:iCs/>
          <w:sz w:val="20"/>
          <w:szCs w:val="20"/>
        </w:rPr>
        <w:instrText>ﬀ</w:instrText>
      </w:r>
      <w:r w:rsidR="00DC481C">
        <w:rPr>
          <w:rFonts w:ascii="Arial" w:hAnsi="Arial" w:cs="Arial"/>
          <w:iCs/>
          <w:sz w:val="20"/>
          <w:szCs w:val="20"/>
        </w:rPr>
        <w:instrText>ective for some inverse problems approached this way, but is impractical when the forward map is not readily di</w:instrText>
      </w:r>
      <w:r w:rsidR="00DC481C">
        <w:rPr>
          <w:rFonts w:ascii="Cambria Math" w:hAnsi="Cambria Math" w:cs="Cambria Math"/>
          <w:iCs/>
          <w:sz w:val="20"/>
          <w:szCs w:val="20"/>
        </w:rPr>
        <w:instrText>ﬀ</w:instrText>
      </w:r>
      <w:r w:rsidR="00DC481C">
        <w:rPr>
          <w:rFonts w:ascii="Arial" w:hAnsi="Arial" w:cs="Arial"/>
          <w:iCs/>
          <w:sz w:val="20"/>
          <w:szCs w:val="20"/>
        </w:rPr>
        <w:instrText xml:space="preserve">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9706EC">
        <w:rPr>
          <w:rFonts w:ascii="Arial" w:hAnsi="Arial" w:cs="Arial"/>
          <w:iCs/>
          <w:sz w:val="20"/>
          <w:szCs w:val="20"/>
        </w:rPr>
        <w:fldChar w:fldCharType="separate"/>
      </w:r>
      <w:r w:rsidR="00DC481C" w:rsidRPr="00DC481C">
        <w:rPr>
          <w:rFonts w:ascii="Arial" w:hAnsi="Arial" w:cs="Arial"/>
          <w:sz w:val="20"/>
          <w:vertAlign w:val="superscript"/>
          <w:lang w:val="en-GB"/>
        </w:rPr>
        <w:t>57</w:t>
      </w:r>
      <w:r w:rsidR="009706EC">
        <w:rPr>
          <w:rFonts w:ascii="Arial" w:hAnsi="Arial" w:cs="Arial"/>
          <w:iCs/>
          <w:sz w:val="20"/>
          <w:szCs w:val="20"/>
        </w:rPr>
        <w:fldChar w:fldCharType="end"/>
      </w:r>
      <w:r w:rsidR="00C60BF4">
        <w:rPr>
          <w:rFonts w:ascii="Arial" w:hAnsi="Arial" w:cs="Arial"/>
          <w:iCs/>
          <w:sz w:val="20"/>
          <w:szCs w:val="20"/>
        </w:rPr>
        <w:t>. S</w:t>
      </w:r>
      <w:r w:rsidR="009706EC">
        <w:rPr>
          <w:rFonts w:ascii="Arial" w:hAnsi="Arial" w:cs="Arial"/>
          <w:iCs/>
          <w:sz w:val="20"/>
          <w:szCs w:val="20"/>
        </w:rPr>
        <w:t>pecifically</w:t>
      </w:r>
      <w:r w:rsidR="00110B03">
        <w:rPr>
          <w:rFonts w:ascii="Arial" w:hAnsi="Arial" w:cs="Arial"/>
          <w:iCs/>
          <w:sz w:val="20"/>
          <w:szCs w:val="20"/>
        </w:rPr>
        <w:t>,</w:t>
      </w:r>
      <w:r w:rsidR="00C60BF4">
        <w:rPr>
          <w:rFonts w:ascii="Arial" w:hAnsi="Arial" w:cs="Arial"/>
          <w:iCs/>
          <w:sz w:val="20"/>
          <w:szCs w:val="20"/>
        </w:rPr>
        <w:t xml:space="preserve"> the inferred posterior </w:t>
      </w:r>
      <m:oMath>
        <m:r>
          <m:rPr>
            <m:sty m:val="b"/>
          </m:rPr>
          <w:rPr>
            <w:rFonts w:ascii="Cambria Math" w:hAnsi="Cambria Math" w:cs="Arial"/>
            <w:sz w:val="20"/>
            <w:szCs w:val="20"/>
          </w:rPr>
          <m:t>θ</m:t>
        </m:r>
      </m:oMath>
      <w:r w:rsidR="00C60BF4">
        <w:rPr>
          <w:rFonts w:ascii="Arial" w:hAnsi="Arial" w:cs="Arial"/>
          <w:iCs/>
          <w:sz w:val="20"/>
          <w:szCs w:val="20"/>
        </w:rPr>
        <w:t xml:space="preserve"> can be parametrized with a vector of means </w:t>
      </w:r>
      <m:oMath>
        <m:r>
          <m:rPr>
            <m:sty m:val="b"/>
          </m:rPr>
          <w:rPr>
            <w:rFonts w:ascii="Cambria Math" w:hAnsi="Cambria Math" w:cs="Arial"/>
            <w:sz w:val="20"/>
            <w:szCs w:val="20"/>
          </w:rPr>
          <m:t>μ</m:t>
        </m:r>
      </m:oMath>
      <w:r w:rsidR="00C60BF4">
        <w:rPr>
          <w:rFonts w:ascii="Arial" w:hAnsi="Arial" w:cs="Arial"/>
          <w:iCs/>
          <w:sz w:val="20"/>
          <w:szCs w:val="20"/>
        </w:rPr>
        <w:t xml:space="preserve">, and a covariance matrix </w:t>
      </w:r>
      <m:oMath>
        <m:r>
          <m:rPr>
            <m:sty m:val="bi"/>
          </m:rPr>
          <w:rPr>
            <w:rFonts w:ascii="Cambria Math" w:hAnsi="Cambria Math" w:cs="Arial"/>
            <w:sz w:val="20"/>
            <w:szCs w:val="20"/>
          </w:rPr>
          <m:t>C</m:t>
        </m:r>
      </m:oMath>
      <w:r w:rsidR="00C60BF4">
        <w:rPr>
          <w:rFonts w:ascii="Arial" w:hAnsi="Arial" w:cs="Arial"/>
          <w:iCs/>
          <w:sz w:val="20"/>
          <w:szCs w:val="20"/>
        </w:rPr>
        <w:t xml:space="preserve"> and the goodness-of-fit can therefore</w:t>
      </w:r>
      <w:r w:rsidR="009B72D3">
        <w:rPr>
          <w:rFonts w:ascii="Arial" w:hAnsi="Arial" w:cs="Arial"/>
          <w:iCs/>
          <w:sz w:val="20"/>
          <w:szCs w:val="20"/>
        </w:rPr>
        <w:t xml:space="preserve"> </w:t>
      </w:r>
      <w:r w:rsidR="00C60BF4">
        <w:rPr>
          <w:rFonts w:ascii="Arial" w:hAnsi="Arial" w:cs="Arial"/>
          <w:iCs/>
          <w:sz w:val="20"/>
          <w:szCs w:val="20"/>
        </w:rPr>
        <w:t>measure</w:t>
      </w:r>
      <w:r w:rsidR="006F72EC">
        <w:rPr>
          <w:rFonts w:ascii="Arial" w:hAnsi="Arial" w:cs="Arial"/>
          <w:iCs/>
          <w:sz w:val="20"/>
          <w:szCs w:val="20"/>
        </w:rPr>
        <w:t>d</w:t>
      </w:r>
      <w:r w:rsidR="00C60BF4">
        <w:rPr>
          <w:rFonts w:ascii="Arial" w:hAnsi="Arial" w:cs="Arial"/>
          <w:iCs/>
          <w:sz w:val="20"/>
          <w:szCs w:val="20"/>
        </w:rPr>
        <w:t xml:space="preserve"> using the</w:t>
      </w:r>
      <w:r w:rsidR="009706EC">
        <w:rPr>
          <w:rFonts w:ascii="Arial" w:hAnsi="Arial" w:cs="Arial"/>
          <w:iCs/>
          <w:sz w:val="20"/>
          <w:szCs w:val="20"/>
        </w:rPr>
        <w:t xml:space="preserve"> L2 norm scaled by the estimated covariance, as shown in Equation 1 below.</w:t>
      </w:r>
    </w:p>
    <w:p w14:paraId="15DFD3C6" w14:textId="77777777" w:rsidR="00E932E7" w:rsidRDefault="00E932E7" w:rsidP="00C7620C">
      <w:pPr>
        <w:jc w:val="both"/>
        <w:rPr>
          <w:rFonts w:ascii="Arial" w:hAnsi="Arial" w:cs="Arial"/>
          <w:iCs/>
          <w:sz w:val="20"/>
          <w:szCs w:val="20"/>
        </w:rPr>
      </w:pPr>
    </w:p>
    <w:p w14:paraId="3E0F7D07" w14:textId="59E0ADAE" w:rsidR="00C60BF4" w:rsidRPr="00C60BF4" w:rsidRDefault="008B7954" w:rsidP="00C7620C">
      <w:pPr>
        <w:jc w:val="both"/>
        <w:rPr>
          <w:rFonts w:ascii="Arial" w:hAnsi="Arial" w:cs="Arial"/>
          <w:iCs/>
          <w:sz w:val="20"/>
          <w:szCs w:val="20"/>
        </w:rPr>
      </w:pPr>
      <m:oMathPara>
        <m:oMath>
          <m:r>
            <w:rPr>
              <w:rFonts w:ascii="Cambria Math" w:hAnsi="Cambria Math" w:cs="Arial"/>
              <w:sz w:val="20"/>
              <w:szCs w:val="20"/>
            </w:rPr>
            <m:t>D</m:t>
          </m:r>
          <m:sSup>
            <m:sSupPr>
              <m:ctrlPr>
                <w:rPr>
                  <w:rFonts w:ascii="Cambria Math" w:hAnsi="Cambria Math" w:cs="Arial"/>
                  <w:i/>
                  <w:iCs/>
                  <w:sz w:val="20"/>
                  <w:szCs w:val="20"/>
                </w:rPr>
              </m:ctrlPr>
            </m:sSupPr>
            <m:e>
              <m:d>
                <m:dPr>
                  <m:ctrlPr>
                    <w:rPr>
                      <w:rFonts w:ascii="Cambria Math" w:hAnsi="Cambria Math" w:cs="Arial"/>
                      <w:i/>
                      <w:iCs/>
                      <w:sz w:val="20"/>
                      <w:szCs w:val="20"/>
                    </w:rPr>
                  </m:ctrlPr>
                </m:dPr>
                <m:e>
                  <m:r>
                    <m:rPr>
                      <m:sty m:val="b"/>
                    </m:rPr>
                    <w:rPr>
                      <w:rFonts w:ascii="Cambria Math" w:hAnsi="Cambria Math" w:cs="Arial"/>
                      <w:sz w:val="20"/>
                      <w:szCs w:val="20"/>
                    </w:rPr>
                    <m:t>θ,P</m:t>
                  </m:r>
                </m:e>
              </m:d>
            </m:e>
            <m:sup/>
          </m:sSup>
          <m:r>
            <w:rPr>
              <w:rFonts w:ascii="Cambria Math" w:hAnsi="Cambria Math" w:cs="Arial"/>
              <w:sz w:val="20"/>
              <w:szCs w:val="20"/>
            </w:rPr>
            <m:t>=</m:t>
          </m:r>
          <m:rad>
            <m:radPr>
              <m:degHide m:val="1"/>
              <m:ctrlPr>
                <w:rPr>
                  <w:rFonts w:ascii="Cambria Math" w:hAnsi="Cambria Math" w:cs="Arial"/>
                  <w:b/>
                  <w:bCs/>
                  <w:iCs/>
                  <w:sz w:val="20"/>
                  <w:szCs w:val="20"/>
                </w:rPr>
              </m:ctrlPr>
            </m:radPr>
            <m:deg/>
            <m:e>
              <m:sSup>
                <m:sSupPr>
                  <m:ctrlPr>
                    <w:rPr>
                      <w:rFonts w:ascii="Cambria Math" w:hAnsi="Cambria Math" w:cs="Arial"/>
                      <w:b/>
                      <w:bCs/>
                      <w:iCs/>
                      <w:sz w:val="20"/>
                      <w:szCs w:val="20"/>
                    </w:rPr>
                  </m:ctrlPr>
                </m:sSupPr>
                <m:e>
                  <m:d>
                    <m:dPr>
                      <m:ctrlPr>
                        <w:rPr>
                          <w:rFonts w:ascii="Cambria Math" w:hAnsi="Cambria Math" w:cs="Arial"/>
                          <w:i/>
                          <w:iCs/>
                          <w:sz w:val="20"/>
                          <w:szCs w:val="20"/>
                        </w:rPr>
                      </m:ctrlPr>
                    </m:dPr>
                    <m:e>
                      <m:r>
                        <m:rPr>
                          <m:sty m:val="b"/>
                        </m:rPr>
                        <w:rPr>
                          <w:rFonts w:ascii="Cambria Math" w:hAnsi="Cambria Math" w:cs="Arial"/>
                          <w:sz w:val="20"/>
                          <w:szCs w:val="20"/>
                        </w:rPr>
                        <m:t>μ</m:t>
                      </m:r>
                      <m:r>
                        <w:rPr>
                          <w:rFonts w:ascii="Cambria Math" w:hAnsi="Cambria Math" w:cs="Arial"/>
                          <w:sz w:val="20"/>
                          <w:szCs w:val="20"/>
                        </w:rPr>
                        <m:t>-</m:t>
                      </m:r>
                      <m:r>
                        <m:rPr>
                          <m:sty m:val="bi"/>
                        </m:rPr>
                        <w:rPr>
                          <w:rFonts w:ascii="Cambria Math" w:hAnsi="Cambria Math" w:cs="Arial"/>
                          <w:sz w:val="20"/>
                          <w:szCs w:val="20"/>
                        </w:rPr>
                        <m:t>P</m:t>
                      </m:r>
                      <m:ctrlPr>
                        <w:rPr>
                          <w:rFonts w:ascii="Cambria Math" w:hAnsi="Cambria Math" w:cs="Arial"/>
                          <w:b/>
                          <w:bCs/>
                          <w:iCs/>
                          <w:sz w:val="20"/>
                          <w:szCs w:val="20"/>
                        </w:rPr>
                      </m:ctrlPr>
                    </m:e>
                  </m:d>
                  <m:ctrlPr>
                    <w:rPr>
                      <w:rFonts w:ascii="Cambria Math" w:hAnsi="Cambria Math" w:cs="Arial"/>
                      <w:i/>
                      <w:iCs/>
                      <w:sz w:val="20"/>
                      <w:szCs w:val="20"/>
                    </w:rPr>
                  </m:ctrlPr>
                </m:e>
                <m:sup>
                  <m:r>
                    <m:rPr>
                      <m:sty m:val="p"/>
                    </m:rPr>
                    <w:rPr>
                      <w:rFonts w:ascii="Cambria Math" w:hAnsi="Cambria Math" w:cs="Arial"/>
                      <w:sz w:val="20"/>
                      <w:szCs w:val="20"/>
                    </w:rPr>
                    <m:t>T</m:t>
                  </m:r>
                </m:sup>
              </m:sSup>
              <m:sSup>
                <m:sSupPr>
                  <m:ctrlPr>
                    <w:rPr>
                      <w:rFonts w:ascii="Cambria Math" w:hAnsi="Cambria Math" w:cs="Arial"/>
                      <w:b/>
                      <w:bCs/>
                      <w:iCs/>
                      <w:sz w:val="20"/>
                      <w:szCs w:val="20"/>
                    </w:rPr>
                  </m:ctrlPr>
                </m:sSupPr>
                <m:e>
                  <m:r>
                    <m:rPr>
                      <m:sty m:val="b"/>
                    </m:rPr>
                    <w:rPr>
                      <w:rFonts w:ascii="Cambria Math" w:hAnsi="Cambria Math" w:cs="Arial"/>
                      <w:sz w:val="20"/>
                      <w:szCs w:val="20"/>
                    </w:rPr>
                    <m:t>C</m:t>
                  </m:r>
                </m:e>
                <m:sup>
                  <m:r>
                    <m:rPr>
                      <m:sty m:val="b"/>
                    </m:rPr>
                    <w:rPr>
                      <w:rFonts w:ascii="Cambria Math" w:hAnsi="Cambria Math" w:cs="Arial"/>
                      <w:sz w:val="20"/>
                      <w:szCs w:val="20"/>
                    </w:rPr>
                    <m:t>-1</m:t>
                  </m:r>
                </m:sup>
              </m:sSup>
              <m:d>
                <m:dPr>
                  <m:ctrlPr>
                    <w:rPr>
                      <w:rFonts w:ascii="Cambria Math" w:hAnsi="Cambria Math" w:cs="Arial"/>
                      <w:b/>
                      <w:bCs/>
                      <w:iCs/>
                      <w:sz w:val="20"/>
                      <w:szCs w:val="20"/>
                    </w:rPr>
                  </m:ctrlPr>
                </m:dPr>
                <m:e>
                  <m:r>
                    <m:rPr>
                      <m:sty m:val="b"/>
                    </m:rPr>
                    <w:rPr>
                      <w:rFonts w:ascii="Cambria Math" w:hAnsi="Cambria Math" w:cs="Arial"/>
                      <w:sz w:val="20"/>
                      <w:szCs w:val="20"/>
                    </w:rPr>
                    <m:t>μ-P</m:t>
                  </m:r>
                </m:e>
              </m:d>
            </m:e>
          </m:rad>
        </m:oMath>
      </m:oMathPara>
    </w:p>
    <w:p w14:paraId="14909286" w14:textId="5D1F2F26" w:rsidR="00DC6BE2" w:rsidRPr="00E741F3" w:rsidRDefault="00DC6BE2" w:rsidP="00C7620C">
      <w:pPr>
        <w:pStyle w:val="Heading3"/>
        <w:spacing w:line="240" w:lineRule="auto"/>
        <w:jc w:val="both"/>
        <w:rPr>
          <w:iCs/>
          <w:color w:val="000000" w:themeColor="text1"/>
          <w:sz w:val="20"/>
          <w:szCs w:val="20"/>
        </w:rPr>
      </w:pPr>
      <w:r w:rsidRPr="00BD53F4">
        <w:rPr>
          <w:color w:val="000000" w:themeColor="text1"/>
          <w:sz w:val="20"/>
          <w:szCs w:val="20"/>
          <w:lang w:val="en-US"/>
        </w:rPr>
        <w:t xml:space="preserve">We first studied how the oddness </w:t>
      </w:r>
      <m:oMath>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σ</m:t>
            </m:r>
            <m:ctrlPr>
              <w:rPr>
                <w:rFonts w:ascii="Cambria Math" w:hAnsi="Cambria Math"/>
                <w:iCs/>
                <w:color w:val="000000" w:themeColor="text1"/>
                <w:sz w:val="20"/>
                <w:szCs w:val="20"/>
              </w:rPr>
            </m:ctrlPr>
          </m:e>
          <m:sub>
            <m:r>
              <w:rPr>
                <w:rFonts w:ascii="Cambria Math" w:hAnsi="Cambria Math"/>
                <w:color w:val="000000" w:themeColor="text1"/>
                <w:sz w:val="20"/>
                <w:szCs w:val="20"/>
              </w:rPr>
              <m:t>i</m:t>
            </m:r>
          </m:sub>
        </m:sSub>
      </m:oMath>
      <w:r w:rsidRPr="00BD53F4">
        <w:rPr>
          <w:color w:val="000000" w:themeColor="text1"/>
          <w:sz w:val="20"/>
          <w:szCs w:val="20"/>
          <w:lang w:val="en-US"/>
        </w:rPr>
        <w:t xml:space="preserve"> of the observation </w:t>
      </w:r>
      <m:oMath>
        <m:sSup>
          <m:sSupPr>
            <m:ctrlPr>
              <w:rPr>
                <w:rFonts w:ascii="Cambria Math" w:hAnsi="Cambria Math"/>
                <w:i/>
                <w:iCs/>
                <w:color w:val="000000" w:themeColor="text1"/>
                <w:sz w:val="20"/>
                <w:szCs w:val="20"/>
              </w:rPr>
            </m:ctrlPr>
          </m:sSupPr>
          <m:e>
            <m:r>
              <w:rPr>
                <w:rFonts w:ascii="Cambria Math" w:hAnsi="Cambria Math"/>
                <w:color w:val="000000" w:themeColor="text1"/>
                <w:sz w:val="20"/>
                <w:szCs w:val="20"/>
              </w:rPr>
              <m:t>y</m:t>
            </m:r>
          </m:e>
          <m:sup>
            <m:r>
              <w:rPr>
                <w:rFonts w:ascii="Cambria Math" w:hAnsi="Cambria Math"/>
                <w:color w:val="000000" w:themeColor="text1"/>
                <w:sz w:val="20"/>
                <w:szCs w:val="20"/>
              </w:rPr>
              <m:t>i</m:t>
            </m:r>
          </m:sup>
        </m:sSup>
      </m:oMath>
      <w:r w:rsidRPr="00BD53F4">
        <w:rPr>
          <w:iCs/>
          <w:color w:val="000000" w:themeColor="text1"/>
          <w:sz w:val="20"/>
          <w:szCs w:val="20"/>
        </w:rPr>
        <w:t xml:space="preserve"> explain the goodness-of-fit </w:t>
      </w:r>
      <m:oMath>
        <m:sSup>
          <m:sSupPr>
            <m:ctrlPr>
              <w:rPr>
                <w:rFonts w:ascii="Cambria Math" w:hAnsi="Cambria Math"/>
                <w:i/>
                <w:iCs/>
                <w:color w:val="000000" w:themeColor="text1"/>
                <w:sz w:val="20"/>
                <w:szCs w:val="20"/>
              </w:rPr>
            </m:ctrlPr>
          </m:sSupPr>
          <m:e>
            <m:r>
              <w:rPr>
                <w:rFonts w:ascii="Cambria Math" w:hAnsi="Cambria Math"/>
                <w:color w:val="000000" w:themeColor="text1"/>
                <w:sz w:val="20"/>
                <w:szCs w:val="20"/>
              </w:rPr>
              <m:t>D</m:t>
            </m:r>
          </m:e>
          <m:sup>
            <m:r>
              <m:rPr>
                <m:sty m:val="p"/>
              </m:rPr>
              <w:rPr>
                <w:rFonts w:ascii="Cambria Math" w:hAnsi="Cambria Math"/>
                <w:color w:val="000000" w:themeColor="text1"/>
                <w:sz w:val="20"/>
                <w:szCs w:val="20"/>
              </w:rPr>
              <m:t>i</m:t>
            </m:r>
          </m:sup>
        </m:sSup>
        <m:r>
          <w:rPr>
            <w:rFonts w:ascii="Cambria Math" w:hAnsi="Cambria Math"/>
            <w:color w:val="000000" w:themeColor="text1"/>
            <w:sz w:val="20"/>
            <w:szCs w:val="20"/>
          </w:rPr>
          <m:t>=</m:t>
        </m:r>
        <m:r>
          <w:rPr>
            <w:rFonts w:ascii="Cambria Math" w:hAnsi="Cambria Math"/>
            <w:color w:val="000000" w:themeColor="text1"/>
            <w:sz w:val="20"/>
            <w:szCs w:val="20"/>
          </w:rPr>
          <m:t>D</m:t>
        </m:r>
        <m:sSup>
          <m:sSupPr>
            <m:ctrlPr>
              <w:rPr>
                <w:rFonts w:ascii="Cambria Math" w:hAnsi="Cambria Math"/>
                <w:i/>
                <w:iCs/>
                <w:color w:val="000000" w:themeColor="text1"/>
                <w:sz w:val="20"/>
                <w:szCs w:val="20"/>
              </w:rPr>
            </m:ctrlPr>
          </m:sSupPr>
          <m:e>
            <m:d>
              <m:dPr>
                <m:ctrlPr>
                  <w:rPr>
                    <w:rFonts w:ascii="Cambria Math" w:hAnsi="Cambria Math"/>
                    <w:i/>
                    <w:iCs/>
                    <w:color w:val="000000" w:themeColor="text1"/>
                    <w:sz w:val="20"/>
                    <w:szCs w:val="20"/>
                  </w:rPr>
                </m:ctrlPr>
              </m:dPr>
              <m:e>
                <m:sSup>
                  <m:sSupPr>
                    <m:ctrlPr>
                      <w:rPr>
                        <w:rFonts w:ascii="Cambria Math" w:hAnsi="Cambria Math"/>
                        <w:b/>
                        <w:color w:val="000000" w:themeColor="text1"/>
                        <w:sz w:val="20"/>
                        <w:szCs w:val="20"/>
                      </w:rPr>
                    </m:ctrlPr>
                  </m:sSupPr>
                  <m:e>
                    <m:r>
                      <m:rPr>
                        <m:sty m:val="b"/>
                      </m:rPr>
                      <w:rPr>
                        <w:rFonts w:ascii="Cambria Math" w:hAnsi="Cambria Math"/>
                        <w:color w:val="000000" w:themeColor="text1"/>
                        <w:sz w:val="20"/>
                        <w:szCs w:val="20"/>
                      </w:rPr>
                      <m:t>θ</m:t>
                    </m:r>
                  </m:e>
                  <m:sup>
                    <m:r>
                      <m:rPr>
                        <m:sty m:val="b"/>
                      </m:rPr>
                      <w:rPr>
                        <w:rFonts w:ascii="Cambria Math" w:hAnsi="Cambria Math"/>
                        <w:color w:val="000000" w:themeColor="text1"/>
                        <w:sz w:val="20"/>
                        <w:szCs w:val="20"/>
                      </w:rPr>
                      <m:t>i</m:t>
                    </m:r>
                  </m:sup>
                </m:sSup>
                <m:r>
                  <m:rPr>
                    <m:sty m:val="b"/>
                  </m:rPr>
                  <w:rPr>
                    <w:rFonts w:ascii="Cambria Math" w:hAnsi="Cambria Math"/>
                    <w:color w:val="000000" w:themeColor="text1"/>
                    <w:sz w:val="20"/>
                    <w:szCs w:val="20"/>
                  </w:rPr>
                  <m:t>,P</m:t>
                </m:r>
              </m:e>
            </m:d>
          </m:e>
          <m:sup/>
        </m:sSup>
      </m:oMath>
      <w:r w:rsidRPr="00BD53F4">
        <w:rPr>
          <w:iCs/>
          <w:color w:val="000000" w:themeColor="text1"/>
          <w:sz w:val="20"/>
          <w:szCs w:val="20"/>
        </w:rPr>
        <w:t xml:space="preserve"> of the inferred parameters </w:t>
      </w:r>
      <m:oMath>
        <m:sSup>
          <m:sSupPr>
            <m:ctrlPr>
              <w:rPr>
                <w:rFonts w:ascii="Cambria Math" w:hAnsi="Cambria Math"/>
                <w:b/>
                <w:bCs/>
                <w:i/>
                <w:iCs/>
                <w:color w:val="000000" w:themeColor="text1"/>
                <w:sz w:val="20"/>
                <w:szCs w:val="20"/>
              </w:rPr>
            </m:ctrlPr>
          </m:sSupPr>
          <m:e>
            <m:r>
              <m:rPr>
                <m:sty m:val="b"/>
              </m:rPr>
              <w:rPr>
                <w:rFonts w:ascii="Cambria Math" w:hAnsi="Cambria Math"/>
                <w:color w:val="000000" w:themeColor="text1"/>
                <w:sz w:val="20"/>
                <w:szCs w:val="20"/>
              </w:rPr>
              <m:t>θ</m:t>
            </m:r>
            <m:ctrlPr>
              <w:rPr>
                <w:rFonts w:ascii="Cambria Math" w:hAnsi="Cambria Math"/>
                <w:b/>
                <w:bCs/>
                <w:iCs/>
                <w:color w:val="000000" w:themeColor="text1"/>
                <w:sz w:val="20"/>
                <w:szCs w:val="20"/>
              </w:rPr>
            </m:ctrlPr>
          </m:e>
          <m:sup>
            <m:r>
              <m:rPr>
                <m:sty m:val="bi"/>
              </m:rPr>
              <w:rPr>
                <w:rFonts w:ascii="Cambria Math" w:hAnsi="Cambria Math"/>
                <w:color w:val="000000" w:themeColor="text1"/>
                <w:sz w:val="20"/>
                <w:szCs w:val="20"/>
              </w:rPr>
              <m:t>i</m:t>
            </m:r>
          </m:sup>
        </m:sSup>
      </m:oMath>
      <w:r w:rsidR="009A1FFD" w:rsidRPr="00BD53F4">
        <w:rPr>
          <w:b/>
          <w:bCs/>
          <w:iCs/>
          <w:color w:val="000000" w:themeColor="text1"/>
          <w:sz w:val="20"/>
          <w:szCs w:val="20"/>
        </w:rPr>
        <w:t xml:space="preserve"> </w:t>
      </w:r>
      <w:r w:rsidR="009A1FFD" w:rsidRPr="00BD53F4">
        <w:rPr>
          <w:iCs/>
          <w:color w:val="000000" w:themeColor="text1"/>
          <w:sz w:val="20"/>
          <w:szCs w:val="20"/>
        </w:rPr>
        <w:t>(Figure S7A). In this controlled experiment the true parameters</w:t>
      </w:r>
      <m:oMath>
        <m:r>
          <m:rPr>
            <m:sty m:val="b"/>
          </m:rPr>
          <w:rPr>
            <w:rFonts w:ascii="Cambria Math" w:hAnsi="Cambria Math"/>
            <w:color w:val="000000" w:themeColor="text1"/>
            <w:sz w:val="20"/>
            <w:szCs w:val="20"/>
          </w:rPr>
          <m:t xml:space="preserve"> </m:t>
        </m:r>
        <m:r>
          <m:rPr>
            <m:sty m:val="b"/>
          </m:rPr>
          <w:rPr>
            <w:rFonts w:ascii="Cambria Math" w:hAnsi="Cambria Math"/>
            <w:color w:val="000000" w:themeColor="text1"/>
            <w:sz w:val="20"/>
            <w:szCs w:val="20"/>
          </w:rPr>
          <m:t>P</m:t>
        </m:r>
      </m:oMath>
      <w:r w:rsidR="009A1FFD" w:rsidRPr="00BD53F4">
        <w:rPr>
          <w:b/>
          <w:color w:val="000000" w:themeColor="text1"/>
          <w:sz w:val="20"/>
          <w:szCs w:val="20"/>
        </w:rPr>
        <w:t xml:space="preserve"> </w:t>
      </w:r>
      <w:r w:rsidR="009A1FFD" w:rsidRPr="00BD53F4">
        <w:rPr>
          <w:bCs/>
          <w:color w:val="000000" w:themeColor="text1"/>
          <w:sz w:val="20"/>
          <w:szCs w:val="20"/>
        </w:rPr>
        <w:t xml:space="preserve">and the ensemble spread </w:t>
      </w:r>
      <m:oMath>
        <m:acc>
          <m:accPr>
            <m:chr m:val="̅"/>
            <m:ctrlPr>
              <w:rPr>
                <w:rFonts w:ascii="Cambria Math" w:hAnsi="Cambria Math"/>
                <w:iCs/>
                <w:color w:val="000000" w:themeColor="text1"/>
                <w:sz w:val="20"/>
                <w:szCs w:val="20"/>
              </w:rPr>
            </m:ctrlPr>
          </m:accPr>
          <m:e>
            <m:r>
              <w:rPr>
                <w:rFonts w:ascii="Cambria Math" w:hAnsi="Cambria Math"/>
                <w:color w:val="000000" w:themeColor="text1"/>
                <w:sz w:val="20"/>
                <w:szCs w:val="20"/>
              </w:rPr>
              <m:t>σ</m:t>
            </m:r>
          </m:e>
        </m:acc>
        <m:r>
          <w:rPr>
            <w:rFonts w:ascii="Cambria Math" w:hAnsi="Cambria Math"/>
            <w:color w:val="000000" w:themeColor="text1"/>
            <w:sz w:val="20"/>
            <w:szCs w:val="20"/>
          </w:rPr>
          <m:t xml:space="preserve"> </m:t>
        </m:r>
      </m:oMath>
      <w:r w:rsidR="00E417DF" w:rsidRPr="00BD53F4">
        <w:rPr>
          <w:iCs/>
          <w:color w:val="000000" w:themeColor="text1"/>
          <w:sz w:val="20"/>
          <w:szCs w:val="20"/>
        </w:rPr>
        <w:t xml:space="preserve"> </w:t>
      </w:r>
      <w:r w:rsidR="00415C27" w:rsidRPr="00BD53F4">
        <w:rPr>
          <w:iCs/>
          <w:color w:val="000000" w:themeColor="text1"/>
          <w:sz w:val="20"/>
          <w:szCs w:val="20"/>
        </w:rPr>
        <w:t>are known.</w:t>
      </w:r>
      <w:r w:rsidR="00354AB9" w:rsidRPr="00BD53F4">
        <w:rPr>
          <w:iCs/>
          <w:color w:val="000000" w:themeColor="text1"/>
          <w:sz w:val="20"/>
          <w:szCs w:val="20"/>
        </w:rPr>
        <w:t xml:space="preserve"> As we are using a Monte Carlo simulator</w:t>
      </w:r>
      <w:r w:rsidR="00BD53F4">
        <w:rPr>
          <w:iCs/>
          <w:color w:val="000000" w:themeColor="text1"/>
          <w:sz w:val="20"/>
          <w:szCs w:val="20"/>
        </w:rPr>
        <w:t xml:space="preserve"> and in consequence</w:t>
      </w:r>
      <w:r w:rsidR="00354AB9" w:rsidRPr="00BD53F4">
        <w:rPr>
          <w:iCs/>
          <w:color w:val="000000" w:themeColor="text1"/>
          <w:sz w:val="20"/>
          <w:szCs w:val="20"/>
        </w:rPr>
        <w:t xml:space="preserve"> uncertainty resulting from using different stochastic realization</w:t>
      </w:r>
      <w:r w:rsidR="006D5AC6" w:rsidRPr="00BD53F4">
        <w:rPr>
          <w:iCs/>
          <w:color w:val="000000" w:themeColor="text1"/>
          <w:sz w:val="20"/>
          <w:szCs w:val="20"/>
        </w:rPr>
        <w:t>s</w:t>
      </w:r>
      <w:r w:rsidR="00354AB9" w:rsidRPr="00BD53F4">
        <w:rPr>
          <w:iCs/>
          <w:color w:val="000000" w:themeColor="text1"/>
          <w:sz w:val="20"/>
          <w:szCs w:val="20"/>
        </w:rPr>
        <w:t xml:space="preserve"> is called Monte Carlo error </w:t>
      </w:r>
      <w:r w:rsidR="00354AB9" w:rsidRPr="00BD53F4">
        <w:rPr>
          <w:iCs/>
          <w:color w:val="000000" w:themeColor="text1"/>
          <w:sz w:val="20"/>
          <w:szCs w:val="20"/>
        </w:rPr>
        <w:fldChar w:fldCharType="begin"/>
      </w:r>
      <w:r w:rsidR="00DC481C">
        <w:rPr>
          <w:iCs/>
          <w:color w:val="000000" w:themeColor="text1"/>
          <w:sz w:val="20"/>
          <w:szCs w:val="20"/>
        </w:rPr>
        <w:instrText xml:space="preserve"> ADDIN ZOTERO_ITEM CSL_CITATION {"citationID":"a2nd44sefhc","properties":{"formattedCitation":"\\super 63\\nosupersub{}","plainCitation":"63","noteIndex":0},"citationItems":[{"id":203,"uris":["http://zotero.org/users/9551388/items/EQB5FSRS"],"itemData":{"id":203,"type":"article-journal","abstract":"Monte Carlo methods to evaluate and maximize the likelihood function enable the construction of confidence intervals and hypothesis tests, facilitating scientific investigation using models for which the likelihood function is intractable. When Monte Carlo error can be made small, by sufficiently exhaustive computation, then the standard theory and practice of likelihood-based inference applies. As datasets become larger, and models more complex, situations arise where no reasonable amount of computation can render Monte Carlo error negligible. We develop profile likelihood methodology to provide frequentist inferences that take into account Monte Carlo uncertainty. We investigate the role of this methodology in facilitating inference for computationally challenging dynamic latent variable models. We present examples arising in the study of infectious disease transmission, demonstrating our methodology for inference on nonlinear dynamic models using genetic sequence data and panel time-series data. We also discuss applicability to nonlinear time-series and spatio-temporal data.","container-title":"Journal of The Royal Society Interface","DOI":"10.1098/rsif.2017.0126","ISSN":"1742-5689, 1742-5662","issue":"132","journalAbbreviation":"J. R. Soc. Interface.","language":"en","page":"20170126","source":"DOI.org (Crossref)","title":"Monte Carlo profile confidence intervals for dynamic systems","volume":"14","author":[{"family":"Ionides","given":"E. L."},{"family":"Breto","given":"C."},{"family":"Park","given":"J."},{"family":"Smith","given":"R. A."},{"family":"King","given":"A. A."}],"issued":{"date-parts":[["2017",7]]}}}],"schema":"https://github.com/citation-style-language/schema/raw/master/csl-citation.json"} </w:instrText>
      </w:r>
      <w:r w:rsidR="00354AB9" w:rsidRPr="00BD53F4">
        <w:rPr>
          <w:iCs/>
          <w:color w:val="000000" w:themeColor="text1"/>
          <w:sz w:val="20"/>
          <w:szCs w:val="20"/>
        </w:rPr>
        <w:fldChar w:fldCharType="separate"/>
      </w:r>
      <w:r w:rsidR="00DC481C" w:rsidRPr="00DC481C">
        <w:rPr>
          <w:color w:val="000000"/>
          <w:sz w:val="20"/>
          <w:vertAlign w:val="superscript"/>
          <w:lang w:val="en-GB"/>
        </w:rPr>
        <w:t>63</w:t>
      </w:r>
      <w:r w:rsidR="00354AB9" w:rsidRPr="00BD53F4">
        <w:rPr>
          <w:iCs/>
          <w:color w:val="000000" w:themeColor="text1"/>
          <w:sz w:val="20"/>
          <w:szCs w:val="20"/>
        </w:rPr>
        <w:fldChar w:fldCharType="end"/>
      </w:r>
      <w:r w:rsidR="00354AB9" w:rsidRPr="00BD53F4">
        <w:rPr>
          <w:iCs/>
          <w:color w:val="000000" w:themeColor="text1"/>
          <w:sz w:val="20"/>
          <w:szCs w:val="20"/>
        </w:rPr>
        <w:t>.</w:t>
      </w:r>
      <w:r w:rsidR="008A24FF" w:rsidRPr="00BD53F4">
        <w:rPr>
          <w:iCs/>
          <w:color w:val="000000" w:themeColor="text1"/>
          <w:sz w:val="20"/>
          <w:szCs w:val="20"/>
        </w:rPr>
        <w:t xml:space="preserve"> </w:t>
      </w:r>
      <w:r w:rsidR="0055288C">
        <w:rPr>
          <w:iCs/>
          <w:color w:val="000000" w:themeColor="text1"/>
          <w:sz w:val="20"/>
          <w:szCs w:val="20"/>
        </w:rPr>
        <w:t>B</w:t>
      </w:r>
      <w:r w:rsidR="00D424C8">
        <w:rPr>
          <w:iCs/>
          <w:color w:val="000000" w:themeColor="text1"/>
          <w:sz w:val="20"/>
          <w:szCs w:val="20"/>
        </w:rPr>
        <w:t>y</w:t>
      </w:r>
      <w:r w:rsidR="00354AB9" w:rsidRPr="00BD53F4">
        <w:rPr>
          <w:iCs/>
          <w:color w:val="000000" w:themeColor="text1"/>
          <w:sz w:val="20"/>
          <w:szCs w:val="20"/>
        </w:rPr>
        <w:t xml:space="preserve"> </w:t>
      </w:r>
      <w:r w:rsidR="00D77054" w:rsidRPr="00BD53F4">
        <w:rPr>
          <w:iCs/>
          <w:color w:val="000000" w:themeColor="text1"/>
          <w:sz w:val="20"/>
          <w:szCs w:val="20"/>
        </w:rPr>
        <w:t>normalizing</w:t>
      </w:r>
      <w:r w:rsidR="00A62147" w:rsidRPr="00BD53F4">
        <w:rPr>
          <w:iCs/>
          <w:color w:val="000000" w:themeColor="text1"/>
          <w:sz w:val="20"/>
          <w:szCs w:val="20"/>
        </w:rPr>
        <w:t xml:space="preserve"> </w:t>
      </w:r>
      <m:oMath>
        <m:sSup>
          <m:sSupPr>
            <m:ctrlPr>
              <w:rPr>
                <w:rFonts w:ascii="Cambria Math" w:hAnsi="Cambria Math"/>
                <w:i/>
                <w:iCs/>
                <w:color w:val="000000" w:themeColor="text1"/>
                <w:sz w:val="20"/>
                <w:szCs w:val="20"/>
              </w:rPr>
            </m:ctrlPr>
          </m:sSupPr>
          <m:e>
            <m:r>
              <w:rPr>
                <w:rFonts w:ascii="Cambria Math" w:hAnsi="Cambria Math"/>
                <w:color w:val="000000" w:themeColor="text1"/>
                <w:sz w:val="20"/>
                <w:szCs w:val="20"/>
              </w:rPr>
              <m:t>D</m:t>
            </m:r>
          </m:e>
          <m:sup>
            <m:r>
              <w:rPr>
                <w:rFonts w:ascii="Cambria Math" w:hAnsi="Cambria Math"/>
                <w:color w:val="000000" w:themeColor="text1"/>
                <w:sz w:val="20"/>
                <w:szCs w:val="20"/>
              </w:rPr>
              <m:t>i</m:t>
            </m:r>
          </m:sup>
        </m:sSup>
      </m:oMath>
      <w:r w:rsidR="00ED6789" w:rsidRPr="00BD53F4">
        <w:rPr>
          <w:iCs/>
          <w:color w:val="000000" w:themeColor="text1"/>
          <w:sz w:val="20"/>
          <w:szCs w:val="20"/>
        </w:rPr>
        <w:t xml:space="preserve"> </w:t>
      </w:r>
      <w:r w:rsidR="001A0C9C" w:rsidRPr="00BD53F4">
        <w:rPr>
          <w:iCs/>
          <w:color w:val="000000" w:themeColor="text1"/>
          <w:sz w:val="20"/>
          <w:szCs w:val="20"/>
        </w:rPr>
        <w:t>by</w:t>
      </w:r>
      <w:r w:rsidR="001A0C9C" w:rsidRPr="00BD53F4">
        <w:rPr>
          <w:iCs/>
          <w:color w:val="000000" w:themeColor="text1"/>
          <w:sz w:val="20"/>
          <w:szCs w:val="20"/>
        </w:rPr>
        <w:t xml:space="preserve"> </w:t>
      </w:r>
      <m:oMath>
        <m:sSup>
          <m:sSupPr>
            <m:ctrlPr>
              <w:rPr>
                <w:rFonts w:ascii="Cambria Math" w:hAnsi="Cambria Math"/>
                <w:i/>
                <w:iCs/>
                <w:color w:val="000000" w:themeColor="text1"/>
                <w:sz w:val="20"/>
                <w:szCs w:val="20"/>
              </w:rPr>
            </m:ctrlPr>
          </m:sSupPr>
          <m:e>
            <m:r>
              <w:rPr>
                <w:rFonts w:ascii="Cambria Math" w:hAnsi="Cambria Math"/>
                <w:color w:val="000000" w:themeColor="text1"/>
                <w:sz w:val="20"/>
                <w:szCs w:val="20"/>
              </w:rPr>
              <m:t>D</m:t>
            </m:r>
          </m:e>
          <m:sup>
            <m:r>
              <m:rPr>
                <m:sty m:val="p"/>
              </m:rPr>
              <w:rPr>
                <w:rFonts w:ascii="Cambria Math" w:hAnsi="Cambria Math"/>
                <w:color w:val="000000" w:themeColor="text1"/>
                <w:sz w:val="20"/>
                <w:szCs w:val="20"/>
              </w:rPr>
              <m:t>⋆</m:t>
            </m:r>
          </m:sup>
        </m:sSup>
      </m:oMath>
      <w:r w:rsidR="006D5AC6" w:rsidRPr="00BD53F4">
        <w:rPr>
          <w:iCs/>
          <w:color w:val="000000" w:themeColor="text1"/>
          <w:sz w:val="20"/>
          <w:szCs w:val="20"/>
        </w:rPr>
        <w:t xml:space="preserve"> </w:t>
      </w:r>
      <w:r w:rsidR="001A0C9C" w:rsidRPr="00BD53F4">
        <w:rPr>
          <w:iCs/>
          <w:color w:val="000000" w:themeColor="text1"/>
          <w:sz w:val="20"/>
          <w:szCs w:val="20"/>
        </w:rPr>
        <w:t>and removing statistica</w:t>
      </w:r>
      <w:r w:rsidR="00BD53F4" w:rsidRPr="00BD53F4">
        <w:rPr>
          <w:iCs/>
          <w:color w:val="000000" w:themeColor="text1"/>
          <w:sz w:val="20"/>
          <w:szCs w:val="20"/>
        </w:rPr>
        <w:t>l</w:t>
      </w:r>
      <w:r w:rsidR="001A0C9C" w:rsidRPr="00BD53F4">
        <w:rPr>
          <w:iCs/>
          <w:color w:val="000000" w:themeColor="text1"/>
          <w:sz w:val="20"/>
          <w:szCs w:val="20"/>
        </w:rPr>
        <w:t xml:space="preserve"> uncertainty </w:t>
      </w:r>
      <m:oMath>
        <m:r>
          <m:rPr>
            <m:sty m:val="p"/>
          </m:rPr>
          <w:rPr>
            <w:rFonts w:ascii="Cambria Math" w:hAnsi="Cambria Math"/>
            <w:color w:val="000000" w:themeColor="text1"/>
            <w:sz w:val="20"/>
            <w:szCs w:val="20"/>
          </w:rPr>
          <m:t>σ</m:t>
        </m:r>
        <m:r>
          <w:rPr>
            <w:rFonts w:ascii="Cambria Math" w:hAnsi="Cambria Math"/>
            <w:color w:val="000000" w:themeColor="text1"/>
            <w:sz w:val="20"/>
            <w:szCs w:val="20"/>
          </w:rPr>
          <m:t>=</m:t>
        </m:r>
        <m:sSup>
          <m:sSupPr>
            <m:ctrlPr>
              <w:rPr>
                <w:rFonts w:ascii="Cambria Math" w:hAnsi="Cambria Math"/>
                <w:i/>
                <w:iCs/>
                <w:color w:val="000000" w:themeColor="text1"/>
                <w:sz w:val="20"/>
                <w:szCs w:val="20"/>
              </w:rPr>
            </m:ctrlPr>
          </m:sSupPr>
          <m:e>
            <m:r>
              <m:rPr>
                <m:sty m:val="p"/>
              </m:rPr>
              <w:rPr>
                <w:rFonts w:ascii="Cambria Math" w:hAnsi="Cambria Math"/>
                <w:color w:val="000000" w:themeColor="text1"/>
                <w:sz w:val="20"/>
                <w:szCs w:val="20"/>
              </w:rPr>
              <m:t>σ</m:t>
            </m:r>
          </m:e>
          <m:sup>
            <m:r>
              <w:rPr>
                <w:rFonts w:ascii="Cambria Math" w:hAnsi="Cambria Math"/>
                <w:color w:val="000000" w:themeColor="text1"/>
                <w:sz w:val="20"/>
                <w:szCs w:val="20"/>
              </w:rPr>
              <m:t>i</m:t>
            </m:r>
          </m:sup>
        </m:sSup>
        <m:r>
          <m:rPr>
            <m:lit/>
          </m:rPr>
          <w:rPr>
            <w:rFonts w:ascii="Cambria Math" w:hAnsi="Cambria Math"/>
            <w:color w:val="000000" w:themeColor="text1"/>
            <w:sz w:val="20"/>
            <w:szCs w:val="20"/>
          </w:rPr>
          <m:t>/</m:t>
        </m:r>
        <m:acc>
          <m:accPr>
            <m:chr m:val="̅"/>
            <m:ctrlPr>
              <w:rPr>
                <w:rFonts w:ascii="Cambria Math" w:hAnsi="Cambria Math"/>
                <w:iCs/>
                <w:color w:val="000000" w:themeColor="text1"/>
                <w:sz w:val="20"/>
                <w:szCs w:val="20"/>
              </w:rPr>
            </m:ctrlPr>
          </m:accPr>
          <m:e>
            <m:r>
              <m:rPr>
                <m:sty m:val="p"/>
              </m:rPr>
              <w:rPr>
                <w:rFonts w:ascii="Cambria Math" w:hAnsi="Cambria Math"/>
                <w:color w:val="000000" w:themeColor="text1"/>
                <w:sz w:val="20"/>
                <w:szCs w:val="20"/>
              </w:rPr>
              <m:t>σ</m:t>
            </m:r>
          </m:e>
        </m:acc>
      </m:oMath>
      <w:r w:rsidR="00BD53F4">
        <w:rPr>
          <w:iCs/>
          <w:color w:val="000000" w:themeColor="text1"/>
          <w:sz w:val="20"/>
          <w:szCs w:val="20"/>
        </w:rPr>
        <w:t xml:space="preserve"> a controlled </w:t>
      </w:r>
      <w:r w:rsidR="003559BD">
        <w:rPr>
          <w:iCs/>
          <w:color w:val="000000" w:themeColor="text1"/>
          <w:sz w:val="20"/>
          <w:szCs w:val="20"/>
        </w:rPr>
        <w:t xml:space="preserve">goodness-of-fit </w:t>
      </w:r>
      <w:r w:rsidR="0055288C">
        <w:rPr>
          <w:iCs/>
          <w:color w:val="000000" w:themeColor="text1"/>
          <w:sz w:val="20"/>
          <w:szCs w:val="20"/>
        </w:rPr>
        <w:t xml:space="preserve">of </w:t>
      </w:r>
      <m:oMath>
        <m:sSup>
          <m:sSupPr>
            <m:ctrlPr>
              <w:rPr>
                <w:rFonts w:ascii="Cambria Math" w:hAnsi="Cambria Math"/>
                <w:b/>
                <w:bCs/>
                <w:i/>
                <w:iCs/>
                <w:color w:val="000000" w:themeColor="text1"/>
                <w:sz w:val="20"/>
                <w:szCs w:val="20"/>
              </w:rPr>
            </m:ctrlPr>
          </m:sSupPr>
          <m:e>
            <m:r>
              <m:rPr>
                <m:sty m:val="b"/>
              </m:rPr>
              <w:rPr>
                <w:rFonts w:ascii="Cambria Math" w:hAnsi="Cambria Math"/>
                <w:color w:val="000000" w:themeColor="text1"/>
                <w:sz w:val="20"/>
                <w:szCs w:val="20"/>
              </w:rPr>
              <m:t>θ</m:t>
            </m:r>
            <m:ctrlPr>
              <w:rPr>
                <w:rFonts w:ascii="Cambria Math" w:hAnsi="Cambria Math"/>
                <w:b/>
                <w:bCs/>
                <w:iCs/>
                <w:color w:val="000000" w:themeColor="text1"/>
                <w:sz w:val="20"/>
                <w:szCs w:val="20"/>
              </w:rPr>
            </m:ctrlPr>
          </m:e>
          <m:sup>
            <m:r>
              <m:rPr>
                <m:sty m:val="bi"/>
              </m:rPr>
              <w:rPr>
                <w:rFonts w:ascii="Cambria Math" w:hAnsi="Cambria Math"/>
                <w:color w:val="000000" w:themeColor="text1"/>
                <w:sz w:val="20"/>
                <w:szCs w:val="20"/>
              </w:rPr>
              <m:t>i</m:t>
            </m:r>
          </m:sup>
        </m:sSup>
        <m:r>
          <m:rPr>
            <m:sty m:val="bi"/>
          </m:rPr>
          <w:rPr>
            <w:rFonts w:ascii="Cambria Math" w:hAnsi="Cambria Math"/>
            <w:color w:val="000000" w:themeColor="text1"/>
            <w:sz w:val="20"/>
            <w:szCs w:val="20"/>
          </w:rPr>
          <m:t xml:space="preserve"> </m:t>
        </m:r>
      </m:oMath>
      <w:r w:rsidR="00E741F3">
        <w:rPr>
          <w:iCs/>
          <w:color w:val="000000" w:themeColor="text1"/>
          <w:sz w:val="20"/>
          <w:szCs w:val="20"/>
        </w:rPr>
        <w:t>is obtained (Figure S7B)</w:t>
      </w:r>
      <w:r w:rsidR="000130E3">
        <w:rPr>
          <w:iCs/>
          <w:color w:val="000000" w:themeColor="text1"/>
          <w:sz w:val="20"/>
          <w:szCs w:val="20"/>
        </w:rPr>
        <w:t>.</w:t>
      </w:r>
    </w:p>
    <w:p w14:paraId="4E793766" w14:textId="77777777" w:rsidR="00BD53F4" w:rsidRPr="00E741F3" w:rsidRDefault="00BD53F4" w:rsidP="00E741F3">
      <w:pPr>
        <w:rPr>
          <w:rFonts w:ascii="Arial" w:eastAsia="Arial" w:hAnsi="Arial" w:cs="Arial"/>
          <w:lang w:val="es"/>
        </w:rPr>
      </w:pPr>
    </w:p>
    <w:p w14:paraId="19BADFCE" w14:textId="77777777" w:rsidR="00C17DEA" w:rsidRDefault="00C17DEA" w:rsidP="00C17DEA"/>
    <w:p w14:paraId="641BE49E" w14:textId="01F1FC0A"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lastRenderedPageBreak/>
        <w:t>Inference using real-world data</w:t>
      </w:r>
    </w:p>
    <w:p w14:paraId="4EEAE8C9" w14:textId="1FBF87FA" w:rsidR="00980C22" w:rsidRDefault="00F22241" w:rsidP="00C7620C">
      <w:pPr>
        <w:jc w:val="both"/>
        <w:rPr>
          <w:rFonts w:ascii="Arial" w:hAnsi="Arial" w:cs="Arial"/>
          <w:color w:val="000000"/>
          <w:sz w:val="20"/>
          <w:szCs w:val="20"/>
        </w:rPr>
      </w:pPr>
      <w:r w:rsidRPr="00C21754">
        <w:rPr>
          <w:rFonts w:ascii="Arial" w:hAnsi="Arial" w:cs="Arial"/>
          <w:sz w:val="20"/>
          <w:szCs w:val="20"/>
        </w:rPr>
        <w:t xml:space="preserve">We next used actual weekly observations for the six </w:t>
      </w:r>
      <w:r w:rsidR="0004678C">
        <w:rPr>
          <w:rFonts w:ascii="Arial" w:hAnsi="Arial" w:cs="Arial"/>
          <w:sz w:val="20"/>
          <w:szCs w:val="20"/>
        </w:rPr>
        <w:t>buildings</w:t>
      </w:r>
      <w:r w:rsidRPr="00C21754">
        <w:rPr>
          <w:rFonts w:ascii="Arial" w:hAnsi="Arial" w:cs="Arial"/>
          <w:sz w:val="20"/>
          <w:szCs w:val="20"/>
        </w:rPr>
        <w:t xml:space="preserve"> to infer </w:t>
      </w:r>
      <w:r w:rsidR="00FA184E">
        <w:rPr>
          <w:rFonts w:ascii="Arial" w:hAnsi="Arial" w:cs="Arial"/>
          <w:sz w:val="20"/>
          <w:szCs w:val="20"/>
        </w:rPr>
        <w:t>the epidemiological parameters</w:t>
      </w:r>
      <w:r w:rsidRPr="00C21754">
        <w:rPr>
          <w:rFonts w:ascii="Arial" w:hAnsi="Arial" w:cs="Arial"/>
          <w:sz w:val="20"/>
          <w:szCs w:val="20"/>
        </w:rPr>
        <w:t xml:space="preserve"> for all eight </w:t>
      </w:r>
      <w:r w:rsidR="00FA184E">
        <w:rPr>
          <w:rFonts w:ascii="Arial" w:hAnsi="Arial" w:cs="Arial"/>
          <w:sz w:val="20"/>
          <w:szCs w:val="20"/>
        </w:rPr>
        <w:t>bacterial pathogens</w:t>
      </w:r>
      <w:r w:rsidRPr="00C21754">
        <w:rPr>
          <w:rFonts w:ascii="Arial" w:hAnsi="Arial" w:cs="Arial"/>
          <w:sz w:val="20"/>
          <w:szCs w:val="20"/>
        </w:rPr>
        <w:t xml:space="preserve">. The model-inference framework was applied to each </w:t>
      </w:r>
      <w:r w:rsidR="007863B0">
        <w:rPr>
          <w:rFonts w:ascii="Arial" w:hAnsi="Arial" w:cs="Arial"/>
          <w:sz w:val="20"/>
          <w:szCs w:val="20"/>
        </w:rPr>
        <w:t>bacteria</w:t>
      </w:r>
      <w:r w:rsidR="007863B0" w:rsidRPr="00C21754">
        <w:rPr>
          <w:rFonts w:ascii="Arial" w:hAnsi="Arial" w:cs="Arial"/>
          <w:sz w:val="20"/>
          <w:szCs w:val="20"/>
        </w:rPr>
        <w:t xml:space="preserve"> </w:t>
      </w:r>
      <w:r w:rsidRPr="00C21754">
        <w:rPr>
          <w:rFonts w:ascii="Arial" w:hAnsi="Arial" w:cs="Arial"/>
          <w:sz w:val="20"/>
          <w:szCs w:val="20"/>
        </w:rPr>
        <w:t xml:space="preserve">separately. The primary observational model uses culture data from all body sites; however, we also performed sensitivity analyses in which we restricted the observation of positives to particular body sites. </w:t>
      </w:r>
    </w:p>
    <w:p w14:paraId="25316092" w14:textId="16B1AE09" w:rsidR="00736754" w:rsidRDefault="00BC16CF" w:rsidP="00C7620C">
      <w:pPr>
        <w:pStyle w:val="Heading3"/>
        <w:spacing w:line="240" w:lineRule="auto"/>
        <w:jc w:val="both"/>
        <w:rPr>
          <w:i/>
          <w:iCs/>
          <w:sz w:val="20"/>
          <w:szCs w:val="20"/>
          <w:lang w:val="en-US"/>
        </w:rPr>
      </w:pPr>
      <w:r>
        <w:rPr>
          <w:i/>
          <w:iCs/>
          <w:sz w:val="20"/>
          <w:szCs w:val="20"/>
          <w:lang w:val="en-US"/>
        </w:rPr>
        <w:t>Calibration</w:t>
      </w:r>
      <w:r w:rsidR="00221141">
        <w:rPr>
          <w:i/>
          <w:iCs/>
          <w:sz w:val="20"/>
          <w:szCs w:val="20"/>
          <w:lang w:val="en-US"/>
        </w:rPr>
        <w:t xml:space="preserve"> of </w:t>
      </w:r>
      <w:r w:rsidR="009144FB">
        <w:rPr>
          <w:i/>
          <w:iCs/>
          <w:sz w:val="20"/>
          <w:szCs w:val="20"/>
          <w:lang w:val="en-US"/>
        </w:rPr>
        <w:t>inferences</w:t>
      </w:r>
    </w:p>
    <w:p w14:paraId="55C69C00" w14:textId="19EFE35E" w:rsidR="00BC16CF" w:rsidRPr="00325C95" w:rsidRDefault="00221141" w:rsidP="00C7620C">
      <w:pPr>
        <w:jc w:val="both"/>
        <w:rPr>
          <w:rFonts w:ascii="Arial" w:hAnsi="Arial" w:cs="Arial"/>
          <w:sz w:val="20"/>
          <w:szCs w:val="20"/>
        </w:rPr>
      </w:pPr>
      <w:r>
        <w:rPr>
          <w:rFonts w:ascii="Arial" w:hAnsi="Arial" w:cs="Arial"/>
          <w:sz w:val="20"/>
          <w:szCs w:val="20"/>
        </w:rPr>
        <w:t>W</w:t>
      </w:r>
      <w:r w:rsidRPr="00861B5C">
        <w:rPr>
          <w:rFonts w:ascii="Arial" w:hAnsi="Arial" w:cs="Arial"/>
          <w:sz w:val="20"/>
          <w:szCs w:val="20"/>
        </w:rPr>
        <w:t>e</w:t>
      </w:r>
      <w:r>
        <w:rPr>
          <w:rFonts w:ascii="Arial" w:hAnsi="Arial" w:cs="Arial"/>
          <w:sz w:val="20"/>
          <w:szCs w:val="20"/>
        </w:rPr>
        <w:t xml:space="preserve"> measure the consistency of the modeled nosocomial detection and the observed ones statistically.</w:t>
      </w:r>
      <w:r w:rsidR="009144FB">
        <w:rPr>
          <w:rFonts w:ascii="Arial" w:hAnsi="Arial" w:cs="Arial"/>
          <w:sz w:val="20"/>
          <w:szCs w:val="20"/>
        </w:rPr>
        <w:t xml:space="preserve"> We produced reliability plots </w:t>
      </w:r>
      <w:r w:rsidR="009144FB">
        <w:rPr>
          <w:rFonts w:ascii="Arial" w:hAnsi="Arial" w:cs="Arial"/>
          <w:sz w:val="20"/>
          <w:szCs w:val="20"/>
        </w:rPr>
        <w:fldChar w:fldCharType="begin"/>
      </w:r>
      <w:r w:rsidR="00DC481C">
        <w:rPr>
          <w:rFonts w:ascii="Arial" w:hAnsi="Arial" w:cs="Arial"/>
          <w:sz w:val="20"/>
          <w:szCs w:val="20"/>
        </w:rPr>
        <w:instrText xml:space="preserve"> ADDIN ZOTERO_ITEM CSL_CITATION {"citationID":"a2dk95f76sd","properties":{"formattedCitation":"\\super 64\\nosupersub{}","plainCitation":"64","noteIndex":0},"citationItems":[{"id":1035,"uris":["http://zotero.org/users/9551388/items/HNY37ARN"],"itemData":{"id":1035,"type":"webpage","title":"Description of the IRI Climate Forecast Verification Scores","URL":"https://journals.plos.org/ploscompbiol/article/file?id=10.1371/journal.pcbi.1006783&amp;type=printable","author":[{"literal":"The International Research Institute for Climate and Society"}]}}],"schema":"https://github.com/citation-style-language/schema/raw/master/csl-citation.json"} </w:instrText>
      </w:r>
      <w:r w:rsidR="009144FB">
        <w:rPr>
          <w:rFonts w:ascii="Arial" w:hAnsi="Arial" w:cs="Arial"/>
          <w:sz w:val="20"/>
          <w:szCs w:val="20"/>
        </w:rPr>
        <w:fldChar w:fldCharType="separate"/>
      </w:r>
      <w:r w:rsidR="00DC481C" w:rsidRPr="00DC481C">
        <w:rPr>
          <w:rFonts w:ascii="Arial" w:hAnsi="Arial" w:cs="Arial"/>
          <w:sz w:val="20"/>
          <w:vertAlign w:val="superscript"/>
          <w:lang w:val="en-GB"/>
        </w:rPr>
        <w:t>64</w:t>
      </w:r>
      <w:r w:rsidR="009144FB">
        <w:rPr>
          <w:rFonts w:ascii="Arial" w:hAnsi="Arial" w:cs="Arial"/>
          <w:sz w:val="20"/>
          <w:szCs w:val="20"/>
        </w:rPr>
        <w:fldChar w:fldCharType="end"/>
      </w:r>
      <w:r w:rsidR="009144FB">
        <w:rPr>
          <w:rFonts w:ascii="Arial" w:hAnsi="Arial" w:cs="Arial"/>
          <w:sz w:val="20"/>
          <w:szCs w:val="20"/>
        </w:rPr>
        <w:t>.</w:t>
      </w:r>
      <w:r>
        <w:rPr>
          <w:rFonts w:ascii="Arial" w:hAnsi="Arial" w:cs="Arial"/>
          <w:sz w:val="20"/>
          <w:szCs w:val="20"/>
        </w:rPr>
        <w:t xml:space="preserve"> </w:t>
      </w:r>
      <w:r w:rsidR="00BC16CF" w:rsidRPr="008557E4">
        <w:rPr>
          <w:rFonts w:ascii="Arial" w:hAnsi="Arial" w:cs="Arial"/>
          <w:sz w:val="20"/>
          <w:szCs w:val="20"/>
        </w:rPr>
        <w:t>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w:t>
      </w:r>
    </w:p>
    <w:p w14:paraId="2B8FEBF2" w14:textId="77777777" w:rsidR="00BC16CF" w:rsidRPr="00C21754" w:rsidRDefault="00BC16CF" w:rsidP="00C7620C">
      <w:pPr>
        <w:pBdr>
          <w:top w:val="nil"/>
          <w:left w:val="nil"/>
          <w:bottom w:val="nil"/>
          <w:right w:val="nil"/>
          <w:between w:val="nil"/>
        </w:pBdr>
        <w:contextualSpacing/>
        <w:rPr>
          <w:rFonts w:ascii="Arial" w:hAnsi="Arial" w:cs="Arial"/>
          <w:color w:val="000000"/>
          <w:sz w:val="20"/>
          <w:szCs w:val="20"/>
        </w:rPr>
      </w:pPr>
    </w:p>
    <w:p w14:paraId="24F14103" w14:textId="77777777" w:rsidR="00E6133D" w:rsidRPr="00C21754" w:rsidRDefault="00E6133D" w:rsidP="00C7620C">
      <w:pPr>
        <w:pBdr>
          <w:top w:val="nil"/>
          <w:left w:val="nil"/>
          <w:bottom w:val="nil"/>
          <w:right w:val="nil"/>
          <w:between w:val="nil"/>
        </w:pBdr>
        <w:contextualSpacing/>
        <w:rPr>
          <w:rFonts w:ascii="Arial" w:hAnsi="Arial" w:cs="Arial"/>
          <w:b/>
          <w:color w:val="000000"/>
          <w:sz w:val="20"/>
          <w:szCs w:val="20"/>
        </w:rPr>
      </w:pPr>
      <w:r w:rsidRPr="00C21754">
        <w:rPr>
          <w:rFonts w:ascii="Arial" w:hAnsi="Arial" w:cs="Arial"/>
          <w:b/>
          <w:color w:val="000000"/>
          <w:sz w:val="20"/>
          <w:szCs w:val="20"/>
        </w:rPr>
        <w:t>Acknowledgments</w:t>
      </w:r>
    </w:p>
    <w:p w14:paraId="5657C956" w14:textId="77777777" w:rsidR="00E6133D" w:rsidRPr="00C21754" w:rsidRDefault="00E6133D" w:rsidP="00C7620C">
      <w:pPr>
        <w:pBdr>
          <w:top w:val="nil"/>
          <w:left w:val="nil"/>
          <w:bottom w:val="nil"/>
          <w:right w:val="nil"/>
          <w:between w:val="nil"/>
        </w:pBdr>
        <w:contextualSpacing/>
        <w:rPr>
          <w:rFonts w:ascii="Arial" w:hAnsi="Arial" w:cs="Arial"/>
          <w:b/>
          <w:color w:val="000000"/>
          <w:sz w:val="20"/>
          <w:szCs w:val="20"/>
        </w:rPr>
      </w:pPr>
    </w:p>
    <w:p w14:paraId="557C004D" w14:textId="19E32750" w:rsidR="00980C22" w:rsidRPr="00C21754" w:rsidRDefault="008D7B47" w:rsidP="00C7620C">
      <w:pPr>
        <w:pBdr>
          <w:top w:val="nil"/>
          <w:left w:val="nil"/>
          <w:bottom w:val="nil"/>
          <w:right w:val="nil"/>
          <w:between w:val="nil"/>
        </w:pBdr>
        <w:contextualSpacing/>
        <w:jc w:val="both"/>
        <w:rPr>
          <w:rFonts w:ascii="Arial" w:hAnsi="Arial" w:cs="Arial"/>
          <w:color w:val="000000"/>
          <w:sz w:val="20"/>
          <w:szCs w:val="20"/>
        </w:rPr>
      </w:pPr>
      <w:r w:rsidRPr="00C21754">
        <w:rPr>
          <w:rFonts w:ascii="Arial" w:hAnsi="Arial" w:cs="Arial"/>
          <w:color w:val="000000"/>
          <w:sz w:val="20"/>
          <w:szCs w:val="20"/>
        </w:rPr>
        <w:t>This study was supported by funding from the Centers for Disease Control and Prevention U01CK000592 and 75D30122C14289. We thank Matteo Perini</w:t>
      </w:r>
      <w:r w:rsidR="00780C38" w:rsidRPr="00E9528B">
        <w:rPr>
          <w:rFonts w:ascii="Arial" w:hAnsi="Arial" w:cs="Arial"/>
          <w:color w:val="000000"/>
          <w:sz w:val="20"/>
          <w:szCs w:val="20"/>
        </w:rPr>
        <w:t xml:space="preserve">, the Shaman lab </w:t>
      </w:r>
      <w:r w:rsidRPr="00C21754">
        <w:rPr>
          <w:rFonts w:ascii="Arial" w:hAnsi="Arial" w:cs="Arial"/>
          <w:color w:val="000000"/>
          <w:sz w:val="20"/>
          <w:szCs w:val="20"/>
        </w:rPr>
        <w:t xml:space="preserve">and the </w:t>
      </w:r>
      <w:r w:rsidR="000221F7" w:rsidRPr="00C21754">
        <w:rPr>
          <w:rFonts w:ascii="Arial" w:hAnsi="Arial" w:cs="Arial"/>
          <w:color w:val="000000"/>
          <w:sz w:val="20"/>
          <w:szCs w:val="20"/>
        </w:rPr>
        <w:t>CDC Modeling Infectious Diseases in Healthcare Network (MInD – Healthcare)</w:t>
      </w:r>
      <w:r w:rsidRPr="00C21754">
        <w:rPr>
          <w:rFonts w:ascii="Arial" w:hAnsi="Arial" w:cs="Arial"/>
          <w:color w:val="000000"/>
          <w:sz w:val="20"/>
          <w:szCs w:val="20"/>
        </w:rPr>
        <w:t xml:space="preserve"> for comments and discussions.</w:t>
      </w:r>
    </w:p>
    <w:p w14:paraId="1124750D"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3EAB21F4"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References</w:t>
      </w:r>
    </w:p>
    <w:p w14:paraId="46426A40"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4FCC890D" w14:textId="77777777" w:rsidR="00DC481C" w:rsidRPr="00DC481C" w:rsidRDefault="005E4095" w:rsidP="00DC481C">
      <w:pPr>
        <w:pStyle w:val="Bibliography"/>
        <w:rPr>
          <w:rFonts w:ascii="Calibri" w:hAnsiTheme="minorHAnsi" w:cs="Calibri"/>
          <w:sz w:val="22"/>
          <w:lang w:val="en-GB"/>
        </w:rPr>
      </w:pPr>
      <w:r w:rsidRPr="00C21754">
        <w:rPr>
          <w:rFonts w:ascii="Arial" w:eastAsiaTheme="minorEastAsia" w:hAnsi="Arial" w:cs="Arial"/>
          <w:sz w:val="20"/>
          <w:szCs w:val="20"/>
          <w:lang w:eastAsia="zh-CN"/>
        </w:rPr>
        <w:fldChar w:fldCharType="begin"/>
      </w:r>
      <w:r w:rsidR="00DC481C">
        <w:rPr>
          <w:rFonts w:ascii="Arial" w:hAnsi="Arial" w:cs="Arial"/>
          <w:sz w:val="20"/>
          <w:szCs w:val="20"/>
        </w:rPr>
        <w:instrText xml:space="preserve"> ADDIN ZOTERO_BIBL {"uncited":[],"omitted":[],"custom":[]} CSL_BIBLIOGRAPHY </w:instrText>
      </w:r>
      <w:r w:rsidRPr="00C21754">
        <w:rPr>
          <w:rFonts w:ascii="Arial" w:eastAsiaTheme="minorEastAsia" w:hAnsi="Arial" w:cs="Arial"/>
          <w:sz w:val="20"/>
          <w:szCs w:val="20"/>
          <w:lang w:eastAsia="zh-CN"/>
        </w:rPr>
        <w:fldChar w:fldCharType="separate"/>
      </w:r>
      <w:r w:rsidR="00DC481C" w:rsidRPr="00DC481C">
        <w:rPr>
          <w:rFonts w:ascii="Calibri" w:hAnsiTheme="minorHAnsi" w:cs="Calibri"/>
          <w:sz w:val="22"/>
          <w:lang w:val="en-GB"/>
        </w:rPr>
        <w:t>1.</w:t>
      </w:r>
      <w:r w:rsidR="00DC481C" w:rsidRPr="00DC481C">
        <w:rPr>
          <w:rFonts w:ascii="Calibri" w:hAnsiTheme="minorHAnsi" w:cs="Calibri"/>
          <w:sz w:val="22"/>
          <w:lang w:val="en-GB"/>
        </w:rPr>
        <w:tab/>
        <w:t xml:space="preserve">de Kraker, M. E. A. &amp; Lipsitch, M. Burden of Antimicrobial Resistance: Compared to What? </w:t>
      </w:r>
      <w:r w:rsidR="00DC481C" w:rsidRPr="00DC481C">
        <w:rPr>
          <w:rFonts w:ascii="Calibri" w:hAnsiTheme="minorHAnsi" w:cs="Calibri"/>
          <w:i/>
          <w:iCs/>
          <w:sz w:val="22"/>
          <w:lang w:val="en-GB"/>
        </w:rPr>
        <w:t>Epidemiologic Reviews</w:t>
      </w:r>
      <w:r w:rsidR="00DC481C" w:rsidRPr="00DC481C">
        <w:rPr>
          <w:rFonts w:ascii="Calibri" w:hAnsiTheme="minorHAnsi" w:cs="Calibri"/>
          <w:sz w:val="22"/>
          <w:lang w:val="en-GB"/>
        </w:rPr>
        <w:t xml:space="preserve"> </w:t>
      </w:r>
      <w:r w:rsidR="00DC481C" w:rsidRPr="00DC481C">
        <w:rPr>
          <w:rFonts w:ascii="Calibri" w:hAnsiTheme="minorHAnsi" w:cs="Calibri"/>
          <w:b/>
          <w:bCs/>
          <w:sz w:val="22"/>
          <w:lang w:val="en-GB"/>
        </w:rPr>
        <w:t>43</w:t>
      </w:r>
      <w:r w:rsidR="00DC481C" w:rsidRPr="00DC481C">
        <w:rPr>
          <w:rFonts w:ascii="Calibri" w:hAnsiTheme="minorHAnsi" w:cs="Calibri"/>
          <w:sz w:val="22"/>
          <w:lang w:val="en-GB"/>
        </w:rPr>
        <w:t>, 53–64 (2022).</w:t>
      </w:r>
    </w:p>
    <w:p w14:paraId="74B2A02B"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2.</w:t>
      </w:r>
      <w:r w:rsidRPr="00DC481C">
        <w:rPr>
          <w:rFonts w:ascii="Calibri" w:hAnsiTheme="minorHAnsi" w:cs="Calibri"/>
          <w:sz w:val="22"/>
          <w:lang w:val="en-GB"/>
        </w:rPr>
        <w:tab/>
        <w:t xml:space="preserve">Murray, C. J. </w:t>
      </w:r>
      <w:r w:rsidRPr="00DC481C">
        <w:rPr>
          <w:rFonts w:ascii="Calibri" w:hAnsiTheme="minorHAnsi" w:cs="Calibri"/>
          <w:i/>
          <w:iCs/>
          <w:sz w:val="22"/>
          <w:lang w:val="en-GB"/>
        </w:rPr>
        <w:t>et al.</w:t>
      </w:r>
      <w:r w:rsidRPr="00DC481C">
        <w:rPr>
          <w:rFonts w:ascii="Calibri" w:hAnsiTheme="minorHAnsi" w:cs="Calibri"/>
          <w:sz w:val="22"/>
          <w:lang w:val="en-GB"/>
        </w:rPr>
        <w:t xml:space="preserve"> Global burden of bacterial antimicrobial resistance in 2019: a systematic analysis. </w:t>
      </w:r>
      <w:r w:rsidRPr="00DC481C">
        <w:rPr>
          <w:rFonts w:ascii="Calibri" w:hAnsiTheme="minorHAnsi" w:cs="Calibri"/>
          <w:i/>
          <w:iCs/>
          <w:sz w:val="22"/>
          <w:lang w:val="en-GB"/>
        </w:rPr>
        <w:t>The Lancet</w:t>
      </w:r>
      <w:r w:rsidRPr="00DC481C">
        <w:rPr>
          <w:rFonts w:ascii="Calibri" w:hAnsiTheme="minorHAnsi" w:cs="Calibri"/>
          <w:sz w:val="22"/>
          <w:lang w:val="en-GB"/>
        </w:rPr>
        <w:t xml:space="preserve"> </w:t>
      </w:r>
      <w:r w:rsidRPr="00DC481C">
        <w:rPr>
          <w:rFonts w:ascii="Calibri" w:hAnsiTheme="minorHAnsi" w:cs="Calibri"/>
          <w:b/>
          <w:bCs/>
          <w:sz w:val="22"/>
          <w:lang w:val="en-GB"/>
        </w:rPr>
        <w:t>399</w:t>
      </w:r>
      <w:r w:rsidRPr="00DC481C">
        <w:rPr>
          <w:rFonts w:ascii="Calibri" w:hAnsiTheme="minorHAnsi" w:cs="Calibri"/>
          <w:sz w:val="22"/>
          <w:lang w:val="en-GB"/>
        </w:rPr>
        <w:t>, 629–655 (2022).</w:t>
      </w:r>
    </w:p>
    <w:p w14:paraId="03B799C5"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3.</w:t>
      </w:r>
      <w:r w:rsidRPr="00DC481C">
        <w:rPr>
          <w:rFonts w:ascii="Calibri" w:hAnsiTheme="minorHAnsi" w:cs="Calibri"/>
          <w:sz w:val="22"/>
          <w:lang w:val="en-GB"/>
        </w:rPr>
        <w:tab/>
        <w:t xml:space="preserve">Lehtinen, S. Co-colonisation and coexistence. </w:t>
      </w:r>
      <w:r w:rsidRPr="00DC481C">
        <w:rPr>
          <w:rFonts w:ascii="Calibri" w:hAnsiTheme="minorHAnsi" w:cs="Calibri"/>
          <w:i/>
          <w:iCs/>
          <w:sz w:val="22"/>
          <w:lang w:val="en-GB"/>
        </w:rPr>
        <w:t>Nat Ecol Evol</w:t>
      </w:r>
      <w:r w:rsidRPr="00DC481C">
        <w:rPr>
          <w:rFonts w:ascii="Calibri" w:hAnsiTheme="minorHAnsi" w:cs="Calibri"/>
          <w:sz w:val="22"/>
          <w:lang w:val="en-GB"/>
        </w:rPr>
        <w:t xml:space="preserve"> </w:t>
      </w:r>
      <w:r w:rsidRPr="00DC481C">
        <w:rPr>
          <w:rFonts w:ascii="Calibri" w:hAnsiTheme="minorHAnsi" w:cs="Calibri"/>
          <w:b/>
          <w:bCs/>
          <w:sz w:val="22"/>
          <w:lang w:val="en-GB"/>
        </w:rPr>
        <w:t>3</w:t>
      </w:r>
      <w:r w:rsidRPr="00DC481C">
        <w:rPr>
          <w:rFonts w:ascii="Calibri" w:hAnsiTheme="minorHAnsi" w:cs="Calibri"/>
          <w:sz w:val="22"/>
          <w:lang w:val="en-GB"/>
        </w:rPr>
        <w:t>, 334–335 (2019).</w:t>
      </w:r>
    </w:p>
    <w:p w14:paraId="3592CFB1"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4.</w:t>
      </w:r>
      <w:r w:rsidRPr="00DC481C">
        <w:rPr>
          <w:rFonts w:ascii="Calibri" w:hAnsiTheme="minorHAnsi" w:cs="Calibri"/>
          <w:sz w:val="22"/>
          <w:lang w:val="en-GB"/>
        </w:rPr>
        <w:tab/>
        <w:t xml:space="preserve">Pham, T. M., Kretzschmar, M., Bertrand, X., Bootsma, M., &amp; on behalf of COMBACTE-MAGNET Consortium. Tracking Pseudomonas aeruginosa transmissions due to environmental contamination after discharge in ICUs using mathematical models. </w:t>
      </w:r>
      <w:r w:rsidRPr="00DC481C">
        <w:rPr>
          <w:rFonts w:ascii="Calibri" w:hAnsiTheme="minorHAnsi" w:cs="Calibri"/>
          <w:i/>
          <w:iCs/>
          <w:sz w:val="22"/>
          <w:lang w:val="en-GB"/>
        </w:rPr>
        <w:t>PLoS Comput Biol</w:t>
      </w:r>
      <w:r w:rsidRPr="00DC481C">
        <w:rPr>
          <w:rFonts w:ascii="Calibri" w:hAnsiTheme="minorHAnsi" w:cs="Calibri"/>
          <w:sz w:val="22"/>
          <w:lang w:val="en-GB"/>
        </w:rPr>
        <w:t xml:space="preserve"> </w:t>
      </w:r>
      <w:r w:rsidRPr="00DC481C">
        <w:rPr>
          <w:rFonts w:ascii="Calibri" w:hAnsiTheme="minorHAnsi" w:cs="Calibri"/>
          <w:b/>
          <w:bCs/>
          <w:sz w:val="22"/>
          <w:lang w:val="en-GB"/>
        </w:rPr>
        <w:t>15</w:t>
      </w:r>
      <w:r w:rsidRPr="00DC481C">
        <w:rPr>
          <w:rFonts w:ascii="Calibri" w:hAnsiTheme="minorHAnsi" w:cs="Calibri"/>
          <w:sz w:val="22"/>
          <w:lang w:val="en-GB"/>
        </w:rPr>
        <w:t>, e1006697 (2019).</w:t>
      </w:r>
    </w:p>
    <w:p w14:paraId="5C368AD2"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5.</w:t>
      </w:r>
      <w:r w:rsidRPr="00DC481C">
        <w:rPr>
          <w:rFonts w:ascii="Calibri" w:hAnsiTheme="minorHAnsi" w:cs="Calibri"/>
          <w:sz w:val="22"/>
          <w:lang w:val="en-GB"/>
        </w:rPr>
        <w:tab/>
        <w:t xml:space="preserve">Davies, N. G., Flasche, S., Jit, M. &amp; Atkins, K. E. Within-host dynamics shape antibiotic resistance in commensal bacteria. </w:t>
      </w:r>
      <w:r w:rsidRPr="00DC481C">
        <w:rPr>
          <w:rFonts w:ascii="Calibri" w:hAnsiTheme="minorHAnsi" w:cs="Calibri"/>
          <w:i/>
          <w:iCs/>
          <w:sz w:val="22"/>
          <w:lang w:val="en-GB"/>
        </w:rPr>
        <w:t>Nat Ecol Evol</w:t>
      </w:r>
      <w:r w:rsidRPr="00DC481C">
        <w:rPr>
          <w:rFonts w:ascii="Calibri" w:hAnsiTheme="minorHAnsi" w:cs="Calibri"/>
          <w:sz w:val="22"/>
          <w:lang w:val="en-GB"/>
        </w:rPr>
        <w:t xml:space="preserve"> </w:t>
      </w:r>
      <w:r w:rsidRPr="00DC481C">
        <w:rPr>
          <w:rFonts w:ascii="Calibri" w:hAnsiTheme="minorHAnsi" w:cs="Calibri"/>
          <w:b/>
          <w:bCs/>
          <w:sz w:val="22"/>
          <w:lang w:val="en-GB"/>
        </w:rPr>
        <w:t>3</w:t>
      </w:r>
      <w:r w:rsidRPr="00DC481C">
        <w:rPr>
          <w:rFonts w:ascii="Calibri" w:hAnsiTheme="minorHAnsi" w:cs="Calibri"/>
          <w:sz w:val="22"/>
          <w:lang w:val="en-GB"/>
        </w:rPr>
        <w:t>, 440–449 (2019).</w:t>
      </w:r>
    </w:p>
    <w:p w14:paraId="33788C1B"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6.</w:t>
      </w:r>
      <w:r w:rsidRPr="00DC481C">
        <w:rPr>
          <w:rFonts w:ascii="Calibri" w:hAnsiTheme="minorHAnsi" w:cs="Calibri"/>
          <w:sz w:val="22"/>
          <w:lang w:val="en-GB"/>
        </w:rPr>
        <w:tab/>
        <w:t xml:space="preserve">Lipsitch, M., Bergstrom, C. T. &amp; Levin, B. R. The epidemiology of antibiotic resistance in hospitals: Paradoxes and prescriptions. </w:t>
      </w:r>
      <w:r w:rsidRPr="00DC481C">
        <w:rPr>
          <w:rFonts w:ascii="Calibri" w:hAnsiTheme="minorHAnsi" w:cs="Calibri"/>
          <w:i/>
          <w:iCs/>
          <w:sz w:val="22"/>
          <w:lang w:val="en-GB"/>
        </w:rPr>
        <w:t>Proc Natl Acad Sci USA</w:t>
      </w:r>
      <w:r w:rsidRPr="00DC481C">
        <w:rPr>
          <w:rFonts w:ascii="Calibri" w:hAnsiTheme="minorHAnsi" w:cs="Calibri"/>
          <w:sz w:val="22"/>
          <w:lang w:val="en-GB"/>
        </w:rPr>
        <w:t xml:space="preserve"> </w:t>
      </w:r>
      <w:r w:rsidRPr="00DC481C">
        <w:rPr>
          <w:rFonts w:ascii="Calibri" w:hAnsiTheme="minorHAnsi" w:cs="Calibri"/>
          <w:b/>
          <w:bCs/>
          <w:sz w:val="22"/>
          <w:lang w:val="en-GB"/>
        </w:rPr>
        <w:t>97</w:t>
      </w:r>
      <w:r w:rsidRPr="00DC481C">
        <w:rPr>
          <w:rFonts w:ascii="Calibri" w:hAnsiTheme="minorHAnsi" w:cs="Calibri"/>
          <w:sz w:val="22"/>
          <w:lang w:val="en-GB"/>
        </w:rPr>
        <w:t>, 1938 (2000).</w:t>
      </w:r>
    </w:p>
    <w:p w14:paraId="32A3BE47"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lastRenderedPageBreak/>
        <w:t>7.</w:t>
      </w:r>
      <w:r w:rsidRPr="00DC481C">
        <w:rPr>
          <w:rFonts w:ascii="Calibri" w:hAnsiTheme="minorHAnsi" w:cs="Calibri"/>
          <w:sz w:val="22"/>
          <w:lang w:val="en-GB"/>
        </w:rPr>
        <w:tab/>
        <w:t xml:space="preserve">Bergstrom, C. T., Lo, M. &amp; Lipsitch, M. Ecological theory suggests that antimicrobial cycling will not reduce antimicrobial resistance in hospitals. </w:t>
      </w:r>
      <w:r w:rsidRPr="00DC481C">
        <w:rPr>
          <w:rFonts w:ascii="Calibri" w:hAnsiTheme="minorHAnsi" w:cs="Calibri"/>
          <w:i/>
          <w:iCs/>
          <w:sz w:val="22"/>
          <w:lang w:val="en-GB"/>
        </w:rPr>
        <w:t>Proc Natl Acad Sci U S A</w:t>
      </w:r>
      <w:r w:rsidRPr="00DC481C">
        <w:rPr>
          <w:rFonts w:ascii="Calibri" w:hAnsiTheme="minorHAnsi" w:cs="Calibri"/>
          <w:sz w:val="22"/>
          <w:lang w:val="en-GB"/>
        </w:rPr>
        <w:t xml:space="preserve"> </w:t>
      </w:r>
      <w:r w:rsidRPr="00DC481C">
        <w:rPr>
          <w:rFonts w:ascii="Calibri" w:hAnsiTheme="minorHAnsi" w:cs="Calibri"/>
          <w:b/>
          <w:bCs/>
          <w:sz w:val="22"/>
          <w:lang w:val="en-GB"/>
        </w:rPr>
        <w:t>101</w:t>
      </w:r>
      <w:r w:rsidRPr="00DC481C">
        <w:rPr>
          <w:rFonts w:ascii="Calibri" w:hAnsiTheme="minorHAnsi" w:cs="Calibri"/>
          <w:sz w:val="22"/>
          <w:lang w:val="en-GB"/>
        </w:rPr>
        <w:t>, 13285 (2004).</w:t>
      </w:r>
    </w:p>
    <w:p w14:paraId="4EC774CC"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8.</w:t>
      </w:r>
      <w:r w:rsidRPr="00DC481C">
        <w:rPr>
          <w:rFonts w:ascii="Calibri" w:hAnsiTheme="minorHAnsi" w:cs="Calibri"/>
          <w:sz w:val="22"/>
          <w:lang w:val="en-GB"/>
        </w:rPr>
        <w:tab/>
        <w:t xml:space="preserve">Kouyos, R., Klein, E. &amp; Grenfell, B. Hospital-Community Interactions Foster Coexistence between Methicillin-Resistant Strains of Staphylococcus aureus. </w:t>
      </w:r>
      <w:r w:rsidRPr="00DC481C">
        <w:rPr>
          <w:rFonts w:ascii="Calibri" w:hAnsiTheme="minorHAnsi" w:cs="Calibri"/>
          <w:i/>
          <w:iCs/>
          <w:sz w:val="22"/>
          <w:lang w:val="en-GB"/>
        </w:rPr>
        <w:t>PLoS Pathog</w:t>
      </w:r>
      <w:r w:rsidRPr="00DC481C">
        <w:rPr>
          <w:rFonts w:ascii="Calibri" w:hAnsiTheme="minorHAnsi" w:cs="Calibri"/>
          <w:sz w:val="22"/>
          <w:lang w:val="en-GB"/>
        </w:rPr>
        <w:t xml:space="preserve"> </w:t>
      </w:r>
      <w:r w:rsidRPr="00DC481C">
        <w:rPr>
          <w:rFonts w:ascii="Calibri" w:hAnsiTheme="minorHAnsi" w:cs="Calibri"/>
          <w:b/>
          <w:bCs/>
          <w:sz w:val="22"/>
          <w:lang w:val="en-GB"/>
        </w:rPr>
        <w:t>9</w:t>
      </w:r>
      <w:r w:rsidRPr="00DC481C">
        <w:rPr>
          <w:rFonts w:ascii="Calibri" w:hAnsiTheme="minorHAnsi" w:cs="Calibri"/>
          <w:sz w:val="22"/>
          <w:lang w:val="en-GB"/>
        </w:rPr>
        <w:t>, e1003134 (2013).</w:t>
      </w:r>
    </w:p>
    <w:p w14:paraId="54D88921"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9.</w:t>
      </w:r>
      <w:r w:rsidRPr="00DC481C">
        <w:rPr>
          <w:rFonts w:ascii="Calibri" w:hAnsiTheme="minorHAnsi" w:cs="Calibri"/>
          <w:sz w:val="22"/>
          <w:lang w:val="en-GB"/>
        </w:rPr>
        <w:tab/>
        <w:t xml:space="preserve">Bonhoeffer, S., Lipsitch, M. &amp; Levin, B. R. Evaluating treatment protocols to prevent antibiotic resistance. </w:t>
      </w:r>
      <w:r w:rsidRPr="00DC481C">
        <w:rPr>
          <w:rFonts w:ascii="Calibri" w:hAnsiTheme="minorHAnsi" w:cs="Calibri"/>
          <w:i/>
          <w:iCs/>
          <w:sz w:val="22"/>
          <w:lang w:val="en-GB"/>
        </w:rPr>
        <w:t>Proc Natl Acad Sci USA</w:t>
      </w:r>
      <w:r w:rsidRPr="00DC481C">
        <w:rPr>
          <w:rFonts w:ascii="Calibri" w:hAnsiTheme="minorHAnsi" w:cs="Calibri"/>
          <w:sz w:val="22"/>
          <w:lang w:val="en-GB"/>
        </w:rPr>
        <w:t xml:space="preserve"> </w:t>
      </w:r>
      <w:r w:rsidRPr="00DC481C">
        <w:rPr>
          <w:rFonts w:ascii="Calibri" w:hAnsiTheme="minorHAnsi" w:cs="Calibri"/>
          <w:b/>
          <w:bCs/>
          <w:sz w:val="22"/>
          <w:lang w:val="en-GB"/>
        </w:rPr>
        <w:t>94</w:t>
      </w:r>
      <w:r w:rsidRPr="00DC481C">
        <w:rPr>
          <w:rFonts w:ascii="Calibri" w:hAnsiTheme="minorHAnsi" w:cs="Calibri"/>
          <w:sz w:val="22"/>
          <w:lang w:val="en-GB"/>
        </w:rPr>
        <w:t>, 12106 (1997).</w:t>
      </w:r>
    </w:p>
    <w:p w14:paraId="12119AB9"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10.</w:t>
      </w:r>
      <w:r w:rsidRPr="00DC481C">
        <w:rPr>
          <w:rFonts w:ascii="Calibri" w:hAnsiTheme="minorHAnsi" w:cs="Calibri"/>
          <w:sz w:val="22"/>
          <w:lang w:val="en-GB"/>
        </w:rPr>
        <w:tab/>
        <w:t xml:space="preserve">Pei, S., Morone, F., Liljeros, F., Makse, H. &amp; Shaman, J. L. Inference and control of the nosocomial transmission of methicillin-resistant Staphylococcus aureus. </w:t>
      </w:r>
      <w:r w:rsidRPr="00DC481C">
        <w:rPr>
          <w:rFonts w:ascii="Calibri" w:hAnsiTheme="minorHAnsi" w:cs="Calibri"/>
          <w:i/>
          <w:iCs/>
          <w:sz w:val="22"/>
          <w:lang w:val="en-GB"/>
        </w:rPr>
        <w:t>eLife</w:t>
      </w:r>
      <w:r w:rsidRPr="00DC481C">
        <w:rPr>
          <w:rFonts w:ascii="Calibri" w:hAnsiTheme="minorHAnsi" w:cs="Calibri"/>
          <w:sz w:val="22"/>
          <w:lang w:val="en-GB"/>
        </w:rPr>
        <w:t xml:space="preserve"> </w:t>
      </w:r>
      <w:r w:rsidRPr="00DC481C">
        <w:rPr>
          <w:rFonts w:ascii="Calibri" w:hAnsiTheme="minorHAnsi" w:cs="Calibri"/>
          <w:b/>
          <w:bCs/>
          <w:sz w:val="22"/>
          <w:lang w:val="en-GB"/>
        </w:rPr>
        <w:t>7</w:t>
      </w:r>
      <w:r w:rsidRPr="00DC481C">
        <w:rPr>
          <w:rFonts w:ascii="Calibri" w:hAnsiTheme="minorHAnsi" w:cs="Calibri"/>
          <w:sz w:val="22"/>
          <w:lang w:val="en-GB"/>
        </w:rPr>
        <w:t>, e40977 (2018).</w:t>
      </w:r>
    </w:p>
    <w:p w14:paraId="4869559E"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11.</w:t>
      </w:r>
      <w:r w:rsidRPr="00DC481C">
        <w:rPr>
          <w:rFonts w:ascii="Calibri" w:hAnsiTheme="minorHAnsi" w:cs="Calibri"/>
          <w:sz w:val="22"/>
          <w:lang w:val="en-GB"/>
        </w:rPr>
        <w:tab/>
        <w:t xml:space="preserve">Paul, P., Slayton, R. B., Kallen, A. J., Walters, M. S. &amp; Jernigan, J. A. Modeling Regional Transmission and Containment of a Healthcare-associated Multidrug-resistant Organism. </w:t>
      </w:r>
      <w:r w:rsidRPr="00DC481C">
        <w:rPr>
          <w:rFonts w:ascii="Calibri" w:hAnsiTheme="minorHAnsi" w:cs="Calibri"/>
          <w:i/>
          <w:iCs/>
          <w:sz w:val="22"/>
          <w:lang w:val="en-GB"/>
        </w:rPr>
        <w:t>Clin Infect Dis</w:t>
      </w:r>
      <w:r w:rsidRPr="00DC481C">
        <w:rPr>
          <w:rFonts w:ascii="Calibri" w:hAnsiTheme="minorHAnsi" w:cs="Calibri"/>
          <w:sz w:val="22"/>
          <w:lang w:val="en-GB"/>
        </w:rPr>
        <w:t xml:space="preserve"> </w:t>
      </w:r>
      <w:r w:rsidRPr="00DC481C">
        <w:rPr>
          <w:rFonts w:ascii="Calibri" w:hAnsiTheme="minorHAnsi" w:cs="Calibri"/>
          <w:b/>
          <w:bCs/>
          <w:sz w:val="22"/>
          <w:lang w:val="en-GB"/>
        </w:rPr>
        <w:t>70</w:t>
      </w:r>
      <w:r w:rsidRPr="00DC481C">
        <w:rPr>
          <w:rFonts w:ascii="Calibri" w:hAnsiTheme="minorHAnsi" w:cs="Calibri"/>
          <w:sz w:val="22"/>
          <w:lang w:val="en-GB"/>
        </w:rPr>
        <w:t>, 388–394 (2020).</w:t>
      </w:r>
    </w:p>
    <w:p w14:paraId="0C0660E6"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12.</w:t>
      </w:r>
      <w:r w:rsidRPr="00DC481C">
        <w:rPr>
          <w:rFonts w:ascii="Calibri" w:hAnsiTheme="minorHAnsi" w:cs="Calibri"/>
          <w:sz w:val="22"/>
          <w:lang w:val="en-GB"/>
        </w:rPr>
        <w:tab/>
        <w:t xml:space="preserve">Cooper, B. S. </w:t>
      </w:r>
      <w:r w:rsidRPr="00DC481C">
        <w:rPr>
          <w:rFonts w:ascii="Calibri" w:hAnsiTheme="minorHAnsi" w:cs="Calibri"/>
          <w:i/>
          <w:iCs/>
          <w:sz w:val="22"/>
          <w:lang w:val="en-GB"/>
        </w:rPr>
        <w:t>et al.</w:t>
      </w:r>
      <w:r w:rsidRPr="00DC481C">
        <w:rPr>
          <w:rFonts w:ascii="Calibri" w:hAnsiTheme="minorHAnsi" w:cs="Calibri"/>
          <w:sz w:val="22"/>
          <w:lang w:val="en-GB"/>
        </w:rPr>
        <w:t xml:space="preserve"> Methicillin-resistant Staphylococcus aureus in hospitals and the community: Stealth dynamics and control catastrophes. </w:t>
      </w:r>
      <w:r w:rsidRPr="00DC481C">
        <w:rPr>
          <w:rFonts w:ascii="Calibri" w:hAnsiTheme="minorHAnsi" w:cs="Calibri"/>
          <w:i/>
          <w:iCs/>
          <w:sz w:val="22"/>
          <w:lang w:val="en-GB"/>
        </w:rPr>
        <w:t>Proceedings of the National Academy of Sciences</w:t>
      </w:r>
      <w:r w:rsidRPr="00DC481C">
        <w:rPr>
          <w:rFonts w:ascii="Calibri" w:hAnsiTheme="minorHAnsi" w:cs="Calibri"/>
          <w:sz w:val="22"/>
          <w:lang w:val="en-GB"/>
        </w:rPr>
        <w:t xml:space="preserve"> </w:t>
      </w:r>
      <w:r w:rsidRPr="00DC481C">
        <w:rPr>
          <w:rFonts w:ascii="Calibri" w:hAnsiTheme="minorHAnsi" w:cs="Calibri"/>
          <w:b/>
          <w:bCs/>
          <w:sz w:val="22"/>
          <w:lang w:val="en-GB"/>
        </w:rPr>
        <w:t>101</w:t>
      </w:r>
      <w:r w:rsidRPr="00DC481C">
        <w:rPr>
          <w:rFonts w:ascii="Calibri" w:hAnsiTheme="minorHAnsi" w:cs="Calibri"/>
          <w:sz w:val="22"/>
          <w:lang w:val="en-GB"/>
        </w:rPr>
        <w:t>, 10223–10228 (2004).</w:t>
      </w:r>
    </w:p>
    <w:p w14:paraId="6BC00A81"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13.</w:t>
      </w:r>
      <w:r w:rsidRPr="00DC481C">
        <w:rPr>
          <w:rFonts w:ascii="Calibri" w:hAnsiTheme="minorHAnsi" w:cs="Calibri"/>
          <w:sz w:val="22"/>
          <w:lang w:val="en-GB"/>
        </w:rPr>
        <w:tab/>
        <w:t xml:space="preserve">Pei, S., Liljeros, F. &amp; Shaman, J. Identifying asymptomatic spreaders of antimicrobial-resistant pathogens in hospital settings. </w:t>
      </w:r>
      <w:r w:rsidRPr="00DC481C">
        <w:rPr>
          <w:rFonts w:ascii="Calibri" w:hAnsiTheme="minorHAnsi" w:cs="Calibri"/>
          <w:i/>
          <w:iCs/>
          <w:sz w:val="22"/>
          <w:lang w:val="en-GB"/>
        </w:rPr>
        <w:t>Proc. Natl. Acad. Sci. U.S.A.</w:t>
      </w:r>
      <w:r w:rsidRPr="00DC481C">
        <w:rPr>
          <w:rFonts w:ascii="Calibri" w:hAnsiTheme="minorHAnsi" w:cs="Calibri"/>
          <w:sz w:val="22"/>
          <w:lang w:val="en-GB"/>
        </w:rPr>
        <w:t xml:space="preserve"> </w:t>
      </w:r>
      <w:r w:rsidRPr="00DC481C">
        <w:rPr>
          <w:rFonts w:ascii="Calibri" w:hAnsiTheme="minorHAnsi" w:cs="Calibri"/>
          <w:b/>
          <w:bCs/>
          <w:sz w:val="22"/>
          <w:lang w:val="en-GB"/>
        </w:rPr>
        <w:t>118</w:t>
      </w:r>
      <w:r w:rsidRPr="00DC481C">
        <w:rPr>
          <w:rFonts w:ascii="Calibri" w:hAnsiTheme="minorHAnsi" w:cs="Calibri"/>
          <w:sz w:val="22"/>
          <w:lang w:val="en-GB"/>
        </w:rPr>
        <w:t>, e2111190118 (2021).</w:t>
      </w:r>
    </w:p>
    <w:p w14:paraId="415FE47C"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14.</w:t>
      </w:r>
      <w:r w:rsidRPr="00DC481C">
        <w:rPr>
          <w:rFonts w:ascii="Calibri" w:hAnsiTheme="minorHAnsi" w:cs="Calibri"/>
          <w:sz w:val="22"/>
          <w:lang w:val="en-GB"/>
        </w:rPr>
        <w:tab/>
        <w:t xml:space="preserve">Smith, D. R., Temime, L. &amp; Opatowski, L. Microbiome-pathogen interactions drive epidemiological dynamics of antibiotic resistance: A modeling study applied to nosocomial pathogen control. </w:t>
      </w:r>
      <w:r w:rsidRPr="00DC481C">
        <w:rPr>
          <w:rFonts w:ascii="Calibri" w:hAnsiTheme="minorHAnsi" w:cs="Calibri"/>
          <w:i/>
          <w:iCs/>
          <w:sz w:val="22"/>
          <w:lang w:val="en-GB"/>
        </w:rPr>
        <w:t>eLife</w:t>
      </w:r>
      <w:r w:rsidRPr="00DC481C">
        <w:rPr>
          <w:rFonts w:ascii="Calibri" w:hAnsiTheme="minorHAnsi" w:cs="Calibri"/>
          <w:sz w:val="22"/>
          <w:lang w:val="en-GB"/>
        </w:rPr>
        <w:t xml:space="preserve"> </w:t>
      </w:r>
      <w:r w:rsidRPr="00DC481C">
        <w:rPr>
          <w:rFonts w:ascii="Calibri" w:hAnsiTheme="minorHAnsi" w:cs="Calibri"/>
          <w:b/>
          <w:bCs/>
          <w:sz w:val="22"/>
          <w:lang w:val="en-GB"/>
        </w:rPr>
        <w:t>10</w:t>
      </w:r>
      <w:r w:rsidRPr="00DC481C">
        <w:rPr>
          <w:rFonts w:ascii="Calibri" w:hAnsiTheme="minorHAnsi" w:cs="Calibri"/>
          <w:sz w:val="22"/>
          <w:lang w:val="en-GB"/>
        </w:rPr>
        <w:t>, e68764 (2021).</w:t>
      </w:r>
    </w:p>
    <w:p w14:paraId="16CD3900"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lastRenderedPageBreak/>
        <w:t>15.</w:t>
      </w:r>
      <w:r w:rsidRPr="00DC481C">
        <w:rPr>
          <w:rFonts w:ascii="Calibri" w:hAnsiTheme="minorHAnsi" w:cs="Calibri"/>
          <w:sz w:val="22"/>
          <w:lang w:val="en-GB"/>
        </w:rPr>
        <w:tab/>
        <w:t xml:space="preserve">Lipsitch, M. &amp; Samore, M. H. Antimicrobial Use and Antimicrobial Resistance: A Population Perspective. </w:t>
      </w:r>
      <w:r w:rsidRPr="00DC481C">
        <w:rPr>
          <w:rFonts w:ascii="Calibri" w:hAnsiTheme="minorHAnsi" w:cs="Calibri"/>
          <w:i/>
          <w:iCs/>
          <w:sz w:val="22"/>
          <w:lang w:val="en-GB"/>
        </w:rPr>
        <w:t>Emerg. Infect. Dis.</w:t>
      </w:r>
      <w:r w:rsidRPr="00DC481C">
        <w:rPr>
          <w:rFonts w:ascii="Calibri" w:hAnsiTheme="minorHAnsi" w:cs="Calibri"/>
          <w:sz w:val="22"/>
          <w:lang w:val="en-GB"/>
        </w:rPr>
        <w:t xml:space="preserve"> </w:t>
      </w:r>
      <w:r w:rsidRPr="00DC481C">
        <w:rPr>
          <w:rFonts w:ascii="Calibri" w:hAnsiTheme="minorHAnsi" w:cs="Calibri"/>
          <w:b/>
          <w:bCs/>
          <w:sz w:val="22"/>
          <w:lang w:val="en-GB"/>
        </w:rPr>
        <w:t>8</w:t>
      </w:r>
      <w:r w:rsidRPr="00DC481C">
        <w:rPr>
          <w:rFonts w:ascii="Calibri" w:hAnsiTheme="minorHAnsi" w:cs="Calibri"/>
          <w:sz w:val="22"/>
          <w:lang w:val="en-GB"/>
        </w:rPr>
        <w:t>, 347–354 (2002).</w:t>
      </w:r>
    </w:p>
    <w:p w14:paraId="5A106135"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16.</w:t>
      </w:r>
      <w:r w:rsidRPr="00DC481C">
        <w:rPr>
          <w:rFonts w:ascii="Calibri" w:hAnsiTheme="minorHAnsi" w:cs="Calibri"/>
          <w:sz w:val="22"/>
          <w:lang w:val="en-GB"/>
        </w:rPr>
        <w:tab/>
        <w:t xml:space="preserve">Austin, D. J., Kristinsson, K. G. &amp; Anderson, R. M. The relationship between the volume of antimicrobial consumption in human communities and the frequency of resistance. </w:t>
      </w:r>
      <w:r w:rsidRPr="00DC481C">
        <w:rPr>
          <w:rFonts w:ascii="Calibri" w:hAnsiTheme="minorHAnsi" w:cs="Calibri"/>
          <w:i/>
          <w:iCs/>
          <w:sz w:val="22"/>
          <w:lang w:val="en-GB"/>
        </w:rPr>
        <w:t>Proceedings of the National Academy of Sciences</w:t>
      </w:r>
      <w:r w:rsidRPr="00DC481C">
        <w:rPr>
          <w:rFonts w:ascii="Calibri" w:hAnsiTheme="minorHAnsi" w:cs="Calibri"/>
          <w:sz w:val="22"/>
          <w:lang w:val="en-GB"/>
        </w:rPr>
        <w:t xml:space="preserve"> </w:t>
      </w:r>
      <w:r w:rsidRPr="00DC481C">
        <w:rPr>
          <w:rFonts w:ascii="Calibri" w:hAnsiTheme="minorHAnsi" w:cs="Calibri"/>
          <w:b/>
          <w:bCs/>
          <w:sz w:val="22"/>
          <w:lang w:val="en-GB"/>
        </w:rPr>
        <w:t>96</w:t>
      </w:r>
      <w:r w:rsidRPr="00DC481C">
        <w:rPr>
          <w:rFonts w:ascii="Calibri" w:hAnsiTheme="minorHAnsi" w:cs="Calibri"/>
          <w:sz w:val="22"/>
          <w:lang w:val="en-GB"/>
        </w:rPr>
        <w:t>, 1152–1156 (1999).</w:t>
      </w:r>
    </w:p>
    <w:p w14:paraId="416E0E89"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17.</w:t>
      </w:r>
      <w:r w:rsidRPr="00DC481C">
        <w:rPr>
          <w:rFonts w:ascii="Calibri" w:hAnsiTheme="minorHAnsi" w:cs="Calibri"/>
          <w:sz w:val="22"/>
          <w:lang w:val="en-GB"/>
        </w:rPr>
        <w:tab/>
        <w:t xml:space="preserve">Drohan, S. E., Levin, S. A., Grenfell, B. T. &amp; Laxminarayan, R. Incentivizing hospital infection control. </w:t>
      </w:r>
      <w:r w:rsidRPr="00DC481C">
        <w:rPr>
          <w:rFonts w:ascii="Calibri" w:hAnsiTheme="minorHAnsi" w:cs="Calibri"/>
          <w:i/>
          <w:iCs/>
          <w:sz w:val="22"/>
          <w:lang w:val="en-GB"/>
        </w:rPr>
        <w:t>Proc Natl Acad Sci USA</w:t>
      </w:r>
      <w:r w:rsidRPr="00DC481C">
        <w:rPr>
          <w:rFonts w:ascii="Calibri" w:hAnsiTheme="minorHAnsi" w:cs="Calibri"/>
          <w:sz w:val="22"/>
          <w:lang w:val="en-GB"/>
        </w:rPr>
        <w:t xml:space="preserve"> </w:t>
      </w:r>
      <w:r w:rsidRPr="00DC481C">
        <w:rPr>
          <w:rFonts w:ascii="Calibri" w:hAnsiTheme="minorHAnsi" w:cs="Calibri"/>
          <w:b/>
          <w:bCs/>
          <w:sz w:val="22"/>
          <w:lang w:val="en-GB"/>
        </w:rPr>
        <w:t>116</w:t>
      </w:r>
      <w:r w:rsidRPr="00DC481C">
        <w:rPr>
          <w:rFonts w:ascii="Calibri" w:hAnsiTheme="minorHAnsi" w:cs="Calibri"/>
          <w:sz w:val="22"/>
          <w:lang w:val="en-GB"/>
        </w:rPr>
        <w:t>, 6221–6225 (2019).</w:t>
      </w:r>
    </w:p>
    <w:p w14:paraId="36308745"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18.</w:t>
      </w:r>
      <w:r w:rsidRPr="00DC481C">
        <w:rPr>
          <w:rFonts w:ascii="Calibri" w:hAnsiTheme="minorHAnsi" w:cs="Calibri"/>
          <w:sz w:val="22"/>
          <w:lang w:val="en-GB"/>
        </w:rPr>
        <w:tab/>
        <w:t>Lehtinen, S., Blanquart, F., Lipsitch, M. &amp; Fraser, C. Mechanisms that maintain coexistence of antibiotic sensitivity and resistance also promote high frequencies of multidrug resistance.</w:t>
      </w:r>
    </w:p>
    <w:p w14:paraId="7EC23250"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19.</w:t>
      </w:r>
      <w:r w:rsidRPr="00DC481C">
        <w:rPr>
          <w:rFonts w:ascii="Calibri" w:hAnsiTheme="minorHAnsi" w:cs="Calibri"/>
          <w:sz w:val="22"/>
          <w:lang w:val="en-GB"/>
        </w:rPr>
        <w:tab/>
        <w:t xml:space="preserve">Knight, G. M. </w:t>
      </w:r>
      <w:r w:rsidRPr="00DC481C">
        <w:rPr>
          <w:rFonts w:ascii="Calibri" w:hAnsiTheme="minorHAnsi" w:cs="Calibri"/>
          <w:i/>
          <w:iCs/>
          <w:sz w:val="22"/>
          <w:lang w:val="en-GB"/>
        </w:rPr>
        <w:t>et al.</w:t>
      </w:r>
      <w:r w:rsidRPr="00DC481C">
        <w:rPr>
          <w:rFonts w:ascii="Calibri" w:hAnsiTheme="minorHAnsi" w:cs="Calibri"/>
          <w:sz w:val="22"/>
          <w:lang w:val="en-GB"/>
        </w:rPr>
        <w:t xml:space="preserve"> Mathematical modelling for antibiotic resistance control policy: do we know enough? </w:t>
      </w:r>
      <w:r w:rsidRPr="00DC481C">
        <w:rPr>
          <w:rFonts w:ascii="Calibri" w:hAnsiTheme="minorHAnsi" w:cs="Calibri"/>
          <w:i/>
          <w:iCs/>
          <w:sz w:val="22"/>
          <w:lang w:val="en-GB"/>
        </w:rPr>
        <w:t>BMC Infect Dis</w:t>
      </w:r>
      <w:r w:rsidRPr="00DC481C">
        <w:rPr>
          <w:rFonts w:ascii="Calibri" w:hAnsiTheme="minorHAnsi" w:cs="Calibri"/>
          <w:sz w:val="22"/>
          <w:lang w:val="en-GB"/>
        </w:rPr>
        <w:t xml:space="preserve"> </w:t>
      </w:r>
      <w:r w:rsidRPr="00DC481C">
        <w:rPr>
          <w:rFonts w:ascii="Calibri" w:hAnsiTheme="minorHAnsi" w:cs="Calibri"/>
          <w:b/>
          <w:bCs/>
          <w:sz w:val="22"/>
          <w:lang w:val="en-GB"/>
        </w:rPr>
        <w:t>19</w:t>
      </w:r>
      <w:r w:rsidRPr="00DC481C">
        <w:rPr>
          <w:rFonts w:ascii="Calibri" w:hAnsiTheme="minorHAnsi" w:cs="Calibri"/>
          <w:sz w:val="22"/>
          <w:lang w:val="en-GB"/>
        </w:rPr>
        <w:t>, 1011 (2019).</w:t>
      </w:r>
    </w:p>
    <w:p w14:paraId="7B111581"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20.</w:t>
      </w:r>
      <w:r w:rsidRPr="00DC481C">
        <w:rPr>
          <w:rFonts w:ascii="Calibri" w:hAnsiTheme="minorHAnsi" w:cs="Calibri"/>
          <w:sz w:val="22"/>
          <w:lang w:val="en-GB"/>
        </w:rPr>
        <w:tab/>
        <w:t xml:space="preserve">Cranmer, K., Brehmer, J. &amp; Louppe, G. The frontier of simulation-based inference. </w:t>
      </w:r>
      <w:r w:rsidRPr="00DC481C">
        <w:rPr>
          <w:rFonts w:ascii="Calibri" w:hAnsiTheme="minorHAnsi" w:cs="Calibri"/>
          <w:i/>
          <w:iCs/>
          <w:sz w:val="22"/>
          <w:lang w:val="en-GB"/>
        </w:rPr>
        <w:t>Proc. Natl. Acad. Sci. U.S.A.</w:t>
      </w:r>
      <w:r w:rsidRPr="00DC481C">
        <w:rPr>
          <w:rFonts w:ascii="Calibri" w:hAnsiTheme="minorHAnsi" w:cs="Calibri"/>
          <w:sz w:val="22"/>
          <w:lang w:val="en-GB"/>
        </w:rPr>
        <w:t xml:space="preserve"> </w:t>
      </w:r>
      <w:r w:rsidRPr="00DC481C">
        <w:rPr>
          <w:rFonts w:ascii="Calibri" w:hAnsiTheme="minorHAnsi" w:cs="Calibri"/>
          <w:b/>
          <w:bCs/>
          <w:sz w:val="22"/>
          <w:lang w:val="en-GB"/>
        </w:rPr>
        <w:t>117</w:t>
      </w:r>
      <w:r w:rsidRPr="00DC481C">
        <w:rPr>
          <w:rFonts w:ascii="Calibri" w:hAnsiTheme="minorHAnsi" w:cs="Calibri"/>
          <w:sz w:val="22"/>
          <w:lang w:val="en-GB"/>
        </w:rPr>
        <w:t>, 30055–30062 (2020).</w:t>
      </w:r>
    </w:p>
    <w:p w14:paraId="5972EC2D"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21.</w:t>
      </w:r>
      <w:r w:rsidRPr="00DC481C">
        <w:rPr>
          <w:rFonts w:ascii="Calibri" w:hAnsiTheme="minorHAnsi" w:cs="Calibri"/>
          <w:sz w:val="22"/>
          <w:lang w:val="en-GB"/>
        </w:rPr>
        <w:tab/>
        <w:t xml:space="preserve">de Vos, A. S., de Vlas, S. J., Lindsay, J. A., Kretzschmar, M. E. E. &amp; Knight, G. M. Understanding MRSA clonal competition within a UK hospital; the possible importance of density dependence. </w:t>
      </w:r>
      <w:r w:rsidRPr="00DC481C">
        <w:rPr>
          <w:rFonts w:ascii="Calibri" w:hAnsiTheme="minorHAnsi" w:cs="Calibri"/>
          <w:i/>
          <w:iCs/>
          <w:sz w:val="22"/>
          <w:lang w:val="en-GB"/>
        </w:rPr>
        <w:t>Epidemics</w:t>
      </w:r>
      <w:r w:rsidRPr="00DC481C">
        <w:rPr>
          <w:rFonts w:ascii="Calibri" w:hAnsiTheme="minorHAnsi" w:cs="Calibri"/>
          <w:sz w:val="22"/>
          <w:lang w:val="en-GB"/>
        </w:rPr>
        <w:t xml:space="preserve"> </w:t>
      </w:r>
      <w:r w:rsidRPr="00DC481C">
        <w:rPr>
          <w:rFonts w:ascii="Calibri" w:hAnsiTheme="minorHAnsi" w:cs="Calibri"/>
          <w:b/>
          <w:bCs/>
          <w:sz w:val="22"/>
          <w:lang w:val="en-GB"/>
        </w:rPr>
        <w:t>37</w:t>
      </w:r>
      <w:r w:rsidRPr="00DC481C">
        <w:rPr>
          <w:rFonts w:ascii="Calibri" w:hAnsiTheme="minorHAnsi" w:cs="Calibri"/>
          <w:sz w:val="22"/>
          <w:lang w:val="en-GB"/>
        </w:rPr>
        <w:t>, 100511 (2021).</w:t>
      </w:r>
    </w:p>
    <w:p w14:paraId="28DB4CFF"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22.</w:t>
      </w:r>
      <w:r w:rsidRPr="00DC481C">
        <w:rPr>
          <w:rFonts w:ascii="Calibri" w:hAnsiTheme="minorHAnsi" w:cs="Calibri"/>
          <w:sz w:val="22"/>
          <w:lang w:val="en-GB"/>
        </w:rPr>
        <w:tab/>
        <w:t xml:space="preserve">Forrester, M., Pettitt, A. &amp; Gibson, G. Bayesian inference of hospital-acquired infectious diseases and control measures given imperfect surveillance data. </w:t>
      </w:r>
      <w:r w:rsidRPr="00DC481C">
        <w:rPr>
          <w:rFonts w:ascii="Calibri" w:hAnsiTheme="minorHAnsi" w:cs="Calibri"/>
          <w:i/>
          <w:iCs/>
          <w:sz w:val="22"/>
          <w:lang w:val="en-GB"/>
        </w:rPr>
        <w:t>Biostatistics</w:t>
      </w:r>
      <w:r w:rsidRPr="00DC481C">
        <w:rPr>
          <w:rFonts w:ascii="Calibri" w:hAnsiTheme="minorHAnsi" w:cs="Calibri"/>
          <w:sz w:val="22"/>
          <w:lang w:val="en-GB"/>
        </w:rPr>
        <w:t xml:space="preserve"> </w:t>
      </w:r>
      <w:r w:rsidRPr="00DC481C">
        <w:rPr>
          <w:rFonts w:ascii="Calibri" w:hAnsiTheme="minorHAnsi" w:cs="Calibri"/>
          <w:b/>
          <w:bCs/>
          <w:sz w:val="22"/>
          <w:lang w:val="en-GB"/>
        </w:rPr>
        <w:t>8</w:t>
      </w:r>
      <w:r w:rsidRPr="00DC481C">
        <w:rPr>
          <w:rFonts w:ascii="Calibri" w:hAnsiTheme="minorHAnsi" w:cs="Calibri"/>
          <w:sz w:val="22"/>
          <w:lang w:val="en-GB"/>
        </w:rPr>
        <w:t>, 383–401 (2007).</w:t>
      </w:r>
    </w:p>
    <w:p w14:paraId="00259387"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23.</w:t>
      </w:r>
      <w:r w:rsidRPr="00DC481C">
        <w:rPr>
          <w:rFonts w:ascii="Calibri" w:hAnsiTheme="minorHAnsi" w:cs="Calibri"/>
          <w:sz w:val="22"/>
          <w:lang w:val="en-GB"/>
        </w:rPr>
        <w:tab/>
        <w:t xml:space="preserve">Eyre, D. W. </w:t>
      </w:r>
      <w:r w:rsidRPr="00DC481C">
        <w:rPr>
          <w:rFonts w:ascii="Calibri" w:hAnsiTheme="minorHAnsi" w:cs="Calibri"/>
          <w:i/>
          <w:iCs/>
          <w:sz w:val="22"/>
          <w:lang w:val="en-GB"/>
        </w:rPr>
        <w:t>et al.</w:t>
      </w:r>
      <w:r w:rsidRPr="00DC481C">
        <w:rPr>
          <w:rFonts w:ascii="Calibri" w:hAnsiTheme="minorHAnsi" w:cs="Calibri"/>
          <w:sz w:val="22"/>
          <w:lang w:val="en-GB"/>
        </w:rPr>
        <w:t xml:space="preserve"> Probabilistic transmission models incorporating sequencing data for healthcare-associated Clostridioides difficile outperform heuristic rules and identify strain-specific differences in transmission. </w:t>
      </w:r>
      <w:r w:rsidRPr="00DC481C">
        <w:rPr>
          <w:rFonts w:ascii="Calibri" w:hAnsiTheme="minorHAnsi" w:cs="Calibri"/>
          <w:i/>
          <w:iCs/>
          <w:sz w:val="22"/>
          <w:lang w:val="en-GB"/>
        </w:rPr>
        <w:t>PLoS Comput Biol</w:t>
      </w:r>
      <w:r w:rsidRPr="00DC481C">
        <w:rPr>
          <w:rFonts w:ascii="Calibri" w:hAnsiTheme="minorHAnsi" w:cs="Calibri"/>
          <w:sz w:val="22"/>
          <w:lang w:val="en-GB"/>
        </w:rPr>
        <w:t xml:space="preserve"> </w:t>
      </w:r>
      <w:r w:rsidRPr="00DC481C">
        <w:rPr>
          <w:rFonts w:ascii="Calibri" w:hAnsiTheme="minorHAnsi" w:cs="Calibri"/>
          <w:b/>
          <w:bCs/>
          <w:sz w:val="22"/>
          <w:lang w:val="en-GB"/>
        </w:rPr>
        <w:t>17</w:t>
      </w:r>
      <w:r w:rsidRPr="00DC481C">
        <w:rPr>
          <w:rFonts w:ascii="Calibri" w:hAnsiTheme="minorHAnsi" w:cs="Calibri"/>
          <w:sz w:val="22"/>
          <w:lang w:val="en-GB"/>
        </w:rPr>
        <w:t>, e1008417 (2021).</w:t>
      </w:r>
    </w:p>
    <w:p w14:paraId="3C99610F"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lastRenderedPageBreak/>
        <w:t>24.</w:t>
      </w:r>
      <w:r w:rsidRPr="00DC481C">
        <w:rPr>
          <w:rFonts w:ascii="Calibri" w:hAnsiTheme="minorHAnsi" w:cs="Calibri"/>
          <w:sz w:val="22"/>
          <w:lang w:val="en-GB"/>
        </w:rPr>
        <w:tab/>
        <w:t xml:space="preserve">Cooper, B. S., Medley, G. F., Bradley, S. J. &amp; Scott, G. M. An Augmented Data Method for the Analysis of Nosocomial Infection Data. </w:t>
      </w:r>
      <w:r w:rsidRPr="00DC481C">
        <w:rPr>
          <w:rFonts w:ascii="Calibri" w:hAnsiTheme="minorHAnsi" w:cs="Calibri"/>
          <w:i/>
          <w:iCs/>
          <w:sz w:val="22"/>
          <w:lang w:val="en-GB"/>
        </w:rPr>
        <w:t>American Journal of Epidemiology</w:t>
      </w:r>
      <w:r w:rsidRPr="00DC481C">
        <w:rPr>
          <w:rFonts w:ascii="Calibri" w:hAnsiTheme="minorHAnsi" w:cs="Calibri"/>
          <w:sz w:val="22"/>
          <w:lang w:val="en-GB"/>
        </w:rPr>
        <w:t xml:space="preserve"> </w:t>
      </w:r>
      <w:r w:rsidRPr="00DC481C">
        <w:rPr>
          <w:rFonts w:ascii="Calibri" w:hAnsiTheme="minorHAnsi" w:cs="Calibri"/>
          <w:b/>
          <w:bCs/>
          <w:sz w:val="22"/>
          <w:lang w:val="en-GB"/>
        </w:rPr>
        <w:t>168</w:t>
      </w:r>
      <w:r w:rsidRPr="00DC481C">
        <w:rPr>
          <w:rFonts w:ascii="Calibri" w:hAnsiTheme="minorHAnsi" w:cs="Calibri"/>
          <w:sz w:val="22"/>
          <w:lang w:val="en-GB"/>
        </w:rPr>
        <w:t>, 548–557 (2008).</w:t>
      </w:r>
    </w:p>
    <w:p w14:paraId="632D4D12"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25.</w:t>
      </w:r>
      <w:r w:rsidRPr="00DC481C">
        <w:rPr>
          <w:rFonts w:ascii="Calibri" w:hAnsiTheme="minorHAnsi" w:cs="Calibri"/>
          <w:sz w:val="22"/>
          <w:lang w:val="en-GB"/>
        </w:rPr>
        <w:tab/>
        <w:t xml:space="preserve">Uhlemann, A.-C., Otto, M., Lowy, F. D. &amp; DeLeo, F. R. Evolution of community- and healthcare-associated methicillin-resistant Staphylococcus aureus. </w:t>
      </w:r>
      <w:r w:rsidRPr="00DC481C">
        <w:rPr>
          <w:rFonts w:ascii="Calibri" w:hAnsiTheme="minorHAnsi" w:cs="Calibri"/>
          <w:i/>
          <w:iCs/>
          <w:sz w:val="22"/>
          <w:lang w:val="en-GB"/>
        </w:rPr>
        <w:t>Infection, Genetics and Evolution</w:t>
      </w:r>
      <w:r w:rsidRPr="00DC481C">
        <w:rPr>
          <w:rFonts w:ascii="Calibri" w:hAnsiTheme="minorHAnsi" w:cs="Calibri"/>
          <w:sz w:val="22"/>
          <w:lang w:val="en-GB"/>
        </w:rPr>
        <w:t xml:space="preserve"> </w:t>
      </w:r>
      <w:r w:rsidRPr="00DC481C">
        <w:rPr>
          <w:rFonts w:ascii="Calibri" w:hAnsiTheme="minorHAnsi" w:cs="Calibri"/>
          <w:b/>
          <w:bCs/>
          <w:sz w:val="22"/>
          <w:lang w:val="en-GB"/>
        </w:rPr>
        <w:t>21</w:t>
      </w:r>
      <w:r w:rsidRPr="00DC481C">
        <w:rPr>
          <w:rFonts w:ascii="Calibri" w:hAnsiTheme="minorHAnsi" w:cs="Calibri"/>
          <w:sz w:val="22"/>
          <w:lang w:val="en-GB"/>
        </w:rPr>
        <w:t>, 563–574 (2014).</w:t>
      </w:r>
    </w:p>
    <w:p w14:paraId="5BF2A4D9"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26.</w:t>
      </w:r>
      <w:r w:rsidRPr="00DC481C">
        <w:rPr>
          <w:rFonts w:ascii="Calibri" w:hAnsiTheme="minorHAnsi" w:cs="Calibri"/>
          <w:sz w:val="22"/>
          <w:lang w:val="en-GB"/>
        </w:rPr>
        <w:tab/>
        <w:t xml:space="preserve">Smith, D. L., Levin, S. A. &amp; Laxminarayan, R. Strategic interactions in multi-institutional epidemics of antibiotic resistance. </w:t>
      </w:r>
      <w:r w:rsidRPr="00DC481C">
        <w:rPr>
          <w:rFonts w:ascii="Calibri" w:hAnsiTheme="minorHAnsi" w:cs="Calibri"/>
          <w:i/>
          <w:iCs/>
          <w:sz w:val="22"/>
          <w:lang w:val="en-GB"/>
        </w:rPr>
        <w:t>Proc Natl Acad Sci U S A</w:t>
      </w:r>
      <w:r w:rsidRPr="00DC481C">
        <w:rPr>
          <w:rFonts w:ascii="Calibri" w:hAnsiTheme="minorHAnsi" w:cs="Calibri"/>
          <w:sz w:val="22"/>
          <w:lang w:val="en-GB"/>
        </w:rPr>
        <w:t xml:space="preserve"> </w:t>
      </w:r>
      <w:r w:rsidRPr="00DC481C">
        <w:rPr>
          <w:rFonts w:ascii="Calibri" w:hAnsiTheme="minorHAnsi" w:cs="Calibri"/>
          <w:b/>
          <w:bCs/>
          <w:sz w:val="22"/>
          <w:lang w:val="en-GB"/>
        </w:rPr>
        <w:t>102</w:t>
      </w:r>
      <w:r w:rsidRPr="00DC481C">
        <w:rPr>
          <w:rFonts w:ascii="Calibri" w:hAnsiTheme="minorHAnsi" w:cs="Calibri"/>
          <w:sz w:val="22"/>
          <w:lang w:val="en-GB"/>
        </w:rPr>
        <w:t>, 3153 (2005).</w:t>
      </w:r>
    </w:p>
    <w:p w14:paraId="06AAF599"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27.</w:t>
      </w:r>
      <w:r w:rsidRPr="00DC481C">
        <w:rPr>
          <w:rFonts w:ascii="Calibri" w:hAnsiTheme="minorHAnsi" w:cs="Calibri"/>
          <w:sz w:val="22"/>
          <w:lang w:val="en-GB"/>
        </w:rPr>
        <w:tab/>
        <w:t xml:space="preserve">the EuSCAPE Working Group </w:t>
      </w:r>
      <w:r w:rsidRPr="00DC481C">
        <w:rPr>
          <w:rFonts w:ascii="Calibri" w:hAnsiTheme="minorHAnsi" w:cs="Calibri"/>
          <w:i/>
          <w:iCs/>
          <w:sz w:val="22"/>
          <w:lang w:val="en-GB"/>
        </w:rPr>
        <w:t>et al.</w:t>
      </w:r>
      <w:r w:rsidRPr="00DC481C">
        <w:rPr>
          <w:rFonts w:ascii="Calibri" w:hAnsiTheme="minorHAnsi" w:cs="Calibri"/>
          <w:sz w:val="22"/>
          <w:lang w:val="en-GB"/>
        </w:rPr>
        <w:t xml:space="preserve"> Epidemic of carbapenem-resistant Klebsiella pneumoniae in Europe is driven by nosocomial spread. </w:t>
      </w:r>
      <w:r w:rsidRPr="00DC481C">
        <w:rPr>
          <w:rFonts w:ascii="Calibri" w:hAnsiTheme="minorHAnsi" w:cs="Calibri"/>
          <w:i/>
          <w:iCs/>
          <w:sz w:val="22"/>
          <w:lang w:val="en-GB"/>
        </w:rPr>
        <w:t>Nat Microbiol</w:t>
      </w:r>
      <w:r w:rsidRPr="00DC481C">
        <w:rPr>
          <w:rFonts w:ascii="Calibri" w:hAnsiTheme="minorHAnsi" w:cs="Calibri"/>
          <w:sz w:val="22"/>
          <w:lang w:val="en-GB"/>
        </w:rPr>
        <w:t xml:space="preserve"> </w:t>
      </w:r>
      <w:r w:rsidRPr="00DC481C">
        <w:rPr>
          <w:rFonts w:ascii="Calibri" w:hAnsiTheme="minorHAnsi" w:cs="Calibri"/>
          <w:b/>
          <w:bCs/>
          <w:sz w:val="22"/>
          <w:lang w:val="en-GB"/>
        </w:rPr>
        <w:t>4</w:t>
      </w:r>
      <w:r w:rsidRPr="00DC481C">
        <w:rPr>
          <w:rFonts w:ascii="Calibri" w:hAnsiTheme="minorHAnsi" w:cs="Calibri"/>
          <w:sz w:val="22"/>
          <w:lang w:val="en-GB"/>
        </w:rPr>
        <w:t>, 1919–1929 (2019).</w:t>
      </w:r>
    </w:p>
    <w:p w14:paraId="679C9D1C"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28.</w:t>
      </w:r>
      <w:r w:rsidRPr="00DC481C">
        <w:rPr>
          <w:rFonts w:ascii="Calibri" w:hAnsiTheme="minorHAnsi" w:cs="Calibri"/>
          <w:sz w:val="22"/>
          <w:lang w:val="en-GB"/>
        </w:rPr>
        <w:tab/>
        <w:t>Sanz-Alonso, D., Stuart, A. M. &amp; Taeb, A. Inverse Problems and Data Assimilation. Preprint at http://arxiv.org/abs/1810.06191 (2023).</w:t>
      </w:r>
    </w:p>
    <w:p w14:paraId="7E4433A7"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29.</w:t>
      </w:r>
      <w:r w:rsidRPr="00DC481C">
        <w:rPr>
          <w:rFonts w:ascii="Calibri" w:hAnsiTheme="minorHAnsi" w:cs="Calibri"/>
          <w:sz w:val="22"/>
          <w:lang w:val="en-GB"/>
        </w:rPr>
        <w:tab/>
        <w:t xml:space="preserve">Anderson, R. M. &amp; May, R. M. Population biology of infectious diseases: Part I. </w:t>
      </w:r>
      <w:r w:rsidRPr="00DC481C">
        <w:rPr>
          <w:rFonts w:ascii="Calibri" w:hAnsiTheme="minorHAnsi" w:cs="Calibri"/>
          <w:i/>
          <w:iCs/>
          <w:sz w:val="22"/>
          <w:lang w:val="en-GB"/>
        </w:rPr>
        <w:t>Nature</w:t>
      </w:r>
      <w:r w:rsidRPr="00DC481C">
        <w:rPr>
          <w:rFonts w:ascii="Calibri" w:hAnsiTheme="minorHAnsi" w:cs="Calibri"/>
          <w:sz w:val="22"/>
          <w:lang w:val="en-GB"/>
        </w:rPr>
        <w:t xml:space="preserve"> </w:t>
      </w:r>
      <w:r w:rsidRPr="00DC481C">
        <w:rPr>
          <w:rFonts w:ascii="Calibri" w:hAnsiTheme="minorHAnsi" w:cs="Calibri"/>
          <w:b/>
          <w:bCs/>
          <w:sz w:val="22"/>
          <w:lang w:val="en-GB"/>
        </w:rPr>
        <w:t>280</w:t>
      </w:r>
      <w:r w:rsidRPr="00DC481C">
        <w:rPr>
          <w:rFonts w:ascii="Calibri" w:hAnsiTheme="minorHAnsi" w:cs="Calibri"/>
          <w:sz w:val="22"/>
          <w:lang w:val="en-GB"/>
        </w:rPr>
        <w:t>, 361–367 (1979).</w:t>
      </w:r>
    </w:p>
    <w:p w14:paraId="197E90DF"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30.</w:t>
      </w:r>
      <w:r w:rsidRPr="00DC481C">
        <w:rPr>
          <w:rFonts w:ascii="Calibri" w:hAnsiTheme="minorHAnsi" w:cs="Calibri"/>
          <w:sz w:val="22"/>
          <w:lang w:val="en-GB"/>
        </w:rPr>
        <w:tab/>
        <w:t xml:space="preserve">Lehtinen, S. </w:t>
      </w:r>
      <w:r w:rsidRPr="00DC481C">
        <w:rPr>
          <w:rFonts w:ascii="Calibri" w:hAnsiTheme="minorHAnsi" w:cs="Calibri"/>
          <w:i/>
          <w:iCs/>
          <w:sz w:val="22"/>
          <w:lang w:val="en-GB"/>
        </w:rPr>
        <w:t>et al.</w:t>
      </w:r>
      <w:r w:rsidRPr="00DC481C">
        <w:rPr>
          <w:rFonts w:ascii="Calibri" w:hAnsiTheme="minorHAnsi" w:cs="Calibri"/>
          <w:sz w:val="22"/>
          <w:lang w:val="en-GB"/>
        </w:rPr>
        <w:t xml:space="preserve"> Evolution of antibiotic resistance is linked to any genetic mechanism affecting bacterial duration of carriage. </w:t>
      </w:r>
      <w:r w:rsidRPr="00DC481C">
        <w:rPr>
          <w:rFonts w:ascii="Calibri" w:hAnsiTheme="minorHAnsi" w:cs="Calibri"/>
          <w:i/>
          <w:iCs/>
          <w:sz w:val="22"/>
          <w:lang w:val="en-GB"/>
        </w:rPr>
        <w:t>Proc. Natl. Acad. Sci. U.S.A.</w:t>
      </w:r>
      <w:r w:rsidRPr="00DC481C">
        <w:rPr>
          <w:rFonts w:ascii="Calibri" w:hAnsiTheme="minorHAnsi" w:cs="Calibri"/>
          <w:sz w:val="22"/>
          <w:lang w:val="en-GB"/>
        </w:rPr>
        <w:t xml:space="preserve"> </w:t>
      </w:r>
      <w:r w:rsidRPr="00DC481C">
        <w:rPr>
          <w:rFonts w:ascii="Calibri" w:hAnsiTheme="minorHAnsi" w:cs="Calibri"/>
          <w:b/>
          <w:bCs/>
          <w:sz w:val="22"/>
          <w:lang w:val="en-GB"/>
        </w:rPr>
        <w:t>114</w:t>
      </w:r>
      <w:r w:rsidRPr="00DC481C">
        <w:rPr>
          <w:rFonts w:ascii="Calibri" w:hAnsiTheme="minorHAnsi" w:cs="Calibri"/>
          <w:sz w:val="22"/>
          <w:lang w:val="en-GB"/>
        </w:rPr>
        <w:t>, 1075–1080 (2017).</w:t>
      </w:r>
    </w:p>
    <w:p w14:paraId="27887096"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31.</w:t>
      </w:r>
      <w:r w:rsidRPr="00DC481C">
        <w:rPr>
          <w:rFonts w:ascii="Calibri" w:hAnsiTheme="minorHAnsi" w:cs="Calibri"/>
          <w:sz w:val="22"/>
          <w:lang w:val="en-GB"/>
        </w:rPr>
        <w:tab/>
        <w:t xml:space="preserve">Harris, A. D. </w:t>
      </w:r>
      <w:r w:rsidRPr="00DC481C">
        <w:rPr>
          <w:rFonts w:ascii="Calibri" w:hAnsiTheme="minorHAnsi" w:cs="Calibri"/>
          <w:i/>
          <w:iCs/>
          <w:sz w:val="22"/>
          <w:lang w:val="en-GB"/>
        </w:rPr>
        <w:t>et al.</w:t>
      </w:r>
      <w:r w:rsidRPr="00DC481C">
        <w:rPr>
          <w:rFonts w:ascii="Calibri" w:hAnsiTheme="minorHAnsi" w:cs="Calibri"/>
          <w:sz w:val="22"/>
          <w:lang w:val="en-GB"/>
        </w:rPr>
        <w:t xml:space="preserve"> How important is patient-to-patient transmission in extended-spectrum β-lactamase Escherichia coli acquisition. </w:t>
      </w:r>
      <w:r w:rsidRPr="00DC481C">
        <w:rPr>
          <w:rFonts w:ascii="Calibri" w:hAnsiTheme="minorHAnsi" w:cs="Calibri"/>
          <w:i/>
          <w:iCs/>
          <w:sz w:val="22"/>
          <w:lang w:val="en-GB"/>
        </w:rPr>
        <w:t>American Journal of Infection Control</w:t>
      </w:r>
      <w:r w:rsidRPr="00DC481C">
        <w:rPr>
          <w:rFonts w:ascii="Calibri" w:hAnsiTheme="minorHAnsi" w:cs="Calibri"/>
          <w:sz w:val="22"/>
          <w:lang w:val="en-GB"/>
        </w:rPr>
        <w:t xml:space="preserve"> </w:t>
      </w:r>
      <w:r w:rsidRPr="00DC481C">
        <w:rPr>
          <w:rFonts w:ascii="Calibri" w:hAnsiTheme="minorHAnsi" w:cs="Calibri"/>
          <w:b/>
          <w:bCs/>
          <w:sz w:val="22"/>
          <w:lang w:val="en-GB"/>
        </w:rPr>
        <w:t>35</w:t>
      </w:r>
      <w:r w:rsidRPr="00DC481C">
        <w:rPr>
          <w:rFonts w:ascii="Calibri" w:hAnsiTheme="minorHAnsi" w:cs="Calibri"/>
          <w:sz w:val="22"/>
          <w:lang w:val="en-GB"/>
        </w:rPr>
        <w:t>, 97–101 (2007).</w:t>
      </w:r>
    </w:p>
    <w:p w14:paraId="3853FF76"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32.</w:t>
      </w:r>
      <w:r w:rsidRPr="00DC481C">
        <w:rPr>
          <w:rFonts w:ascii="Calibri" w:hAnsiTheme="minorHAnsi" w:cs="Calibri"/>
          <w:sz w:val="22"/>
          <w:lang w:val="en-GB"/>
        </w:rPr>
        <w:tab/>
        <w:t xml:space="preserve">Lipsitch, M., Bergstrom, C. T. &amp; Levin, B. R. The epidemiology of antibiotic resistance in hospitals: Paradoxes and prescriptions. </w:t>
      </w:r>
      <w:r w:rsidRPr="00DC481C">
        <w:rPr>
          <w:rFonts w:ascii="Calibri" w:hAnsiTheme="minorHAnsi" w:cs="Calibri"/>
          <w:i/>
          <w:iCs/>
          <w:sz w:val="22"/>
          <w:lang w:val="en-GB"/>
        </w:rPr>
        <w:t>Proceedings of the National Academy of Sciences</w:t>
      </w:r>
      <w:r w:rsidRPr="00DC481C">
        <w:rPr>
          <w:rFonts w:ascii="Calibri" w:hAnsiTheme="minorHAnsi" w:cs="Calibri"/>
          <w:sz w:val="22"/>
          <w:lang w:val="en-GB"/>
        </w:rPr>
        <w:t xml:space="preserve"> </w:t>
      </w:r>
      <w:r w:rsidRPr="00DC481C">
        <w:rPr>
          <w:rFonts w:ascii="Calibri" w:hAnsiTheme="minorHAnsi" w:cs="Calibri"/>
          <w:b/>
          <w:bCs/>
          <w:sz w:val="22"/>
          <w:lang w:val="en-GB"/>
        </w:rPr>
        <w:t>97</w:t>
      </w:r>
      <w:r w:rsidRPr="00DC481C">
        <w:rPr>
          <w:rFonts w:ascii="Calibri" w:hAnsiTheme="minorHAnsi" w:cs="Calibri"/>
          <w:sz w:val="22"/>
          <w:lang w:val="en-GB"/>
        </w:rPr>
        <w:t>, 1938–1943 (2000).</w:t>
      </w:r>
    </w:p>
    <w:p w14:paraId="097C2AF6"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33.</w:t>
      </w:r>
      <w:r w:rsidRPr="00DC481C">
        <w:rPr>
          <w:rFonts w:ascii="Calibri" w:hAnsiTheme="minorHAnsi" w:cs="Calibri"/>
          <w:sz w:val="22"/>
          <w:lang w:val="en-GB"/>
        </w:rPr>
        <w:tab/>
        <w:t xml:space="preserve">Leclerc, Q. </w:t>
      </w:r>
      <w:r w:rsidRPr="00DC481C">
        <w:rPr>
          <w:rFonts w:ascii="Calibri" w:hAnsiTheme="minorHAnsi" w:cs="Calibri"/>
          <w:i/>
          <w:iCs/>
          <w:sz w:val="22"/>
          <w:lang w:val="en-GB"/>
        </w:rPr>
        <w:t>et al.</w:t>
      </w:r>
      <w:r w:rsidRPr="00DC481C">
        <w:rPr>
          <w:rFonts w:ascii="Calibri" w:hAnsiTheme="minorHAnsi" w:cs="Calibri"/>
          <w:sz w:val="22"/>
          <w:lang w:val="en-GB"/>
        </w:rPr>
        <w:t xml:space="preserve"> </w:t>
      </w:r>
      <w:r w:rsidRPr="00DC481C">
        <w:rPr>
          <w:rFonts w:ascii="Calibri" w:hAnsiTheme="minorHAnsi" w:cs="Calibri"/>
          <w:i/>
          <w:iCs/>
          <w:sz w:val="22"/>
          <w:lang w:val="en-GB"/>
        </w:rPr>
        <w:t xml:space="preserve">Quantifying patient- and hospital-level antimicrobial resistance dynamics in </w:t>
      </w:r>
      <w:r w:rsidRPr="00DC481C">
        <w:rPr>
          <w:rFonts w:ascii="Calibri" w:hAnsiTheme="minorHAnsi" w:cs="Calibri"/>
          <w:sz w:val="22"/>
          <w:lang w:val="en-GB"/>
        </w:rPr>
        <w:t>Staphylococcus aureus</w:t>
      </w:r>
      <w:r w:rsidRPr="00DC481C">
        <w:rPr>
          <w:rFonts w:ascii="Calibri" w:hAnsiTheme="minorHAnsi" w:cs="Calibri"/>
          <w:i/>
          <w:iCs/>
          <w:sz w:val="22"/>
          <w:lang w:val="en-GB"/>
        </w:rPr>
        <w:t xml:space="preserve"> from routinely collected data</w:t>
      </w:r>
      <w:r w:rsidRPr="00DC481C">
        <w:rPr>
          <w:rFonts w:ascii="Calibri" w:hAnsiTheme="minorHAnsi" w:cs="Calibri"/>
          <w:sz w:val="22"/>
          <w:lang w:val="en-GB"/>
        </w:rPr>
        <w:t xml:space="preserve">. </w:t>
      </w:r>
      <w:r w:rsidRPr="00DC481C">
        <w:rPr>
          <w:rFonts w:ascii="Calibri" w:hAnsiTheme="minorHAnsi" w:cs="Calibri"/>
          <w:sz w:val="22"/>
          <w:lang w:val="en-GB"/>
        </w:rPr>
        <w:lastRenderedPageBreak/>
        <w:t>http://medrxiv.org/lookup/doi/10.1101/2023.02.15.23285946 (2023) doi:10.1101/2023.02.15.23285946.</w:t>
      </w:r>
    </w:p>
    <w:p w14:paraId="7B88D1B7"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34.</w:t>
      </w:r>
      <w:r w:rsidRPr="00DC481C">
        <w:rPr>
          <w:rFonts w:ascii="Calibri" w:hAnsiTheme="minorHAnsi" w:cs="Calibri"/>
          <w:sz w:val="22"/>
          <w:lang w:val="en-GB"/>
        </w:rPr>
        <w:tab/>
        <w:t xml:space="preserve">Schoen, M. E. </w:t>
      </w:r>
      <w:r w:rsidRPr="00DC481C">
        <w:rPr>
          <w:rFonts w:ascii="Calibri" w:hAnsiTheme="minorHAnsi" w:cs="Calibri"/>
          <w:i/>
          <w:iCs/>
          <w:sz w:val="22"/>
          <w:lang w:val="en-GB"/>
        </w:rPr>
        <w:t>et al.</w:t>
      </w:r>
      <w:r w:rsidRPr="00DC481C">
        <w:rPr>
          <w:rFonts w:ascii="Calibri" w:hAnsiTheme="minorHAnsi" w:cs="Calibri"/>
          <w:sz w:val="22"/>
          <w:lang w:val="en-GB"/>
        </w:rPr>
        <w:t xml:space="preserve"> Quantitative Microbial Risk Assessment of Antimicrobial Resistant and Susceptible </w:t>
      </w:r>
      <w:r w:rsidRPr="00DC481C">
        <w:rPr>
          <w:rFonts w:ascii="Calibri" w:hAnsiTheme="minorHAnsi" w:cs="Calibri"/>
          <w:i/>
          <w:iCs/>
          <w:sz w:val="22"/>
          <w:lang w:val="en-GB"/>
        </w:rPr>
        <w:t>Staphylococcus aureus</w:t>
      </w:r>
      <w:r w:rsidRPr="00DC481C">
        <w:rPr>
          <w:rFonts w:ascii="Calibri" w:hAnsiTheme="minorHAnsi" w:cs="Calibri"/>
          <w:sz w:val="22"/>
          <w:lang w:val="en-GB"/>
        </w:rPr>
        <w:t xml:space="preserve"> in Reclaimed Wastewaters. </w:t>
      </w:r>
      <w:r w:rsidRPr="00DC481C">
        <w:rPr>
          <w:rFonts w:ascii="Calibri" w:hAnsiTheme="minorHAnsi" w:cs="Calibri"/>
          <w:i/>
          <w:iCs/>
          <w:sz w:val="22"/>
          <w:lang w:val="en-GB"/>
        </w:rPr>
        <w:t>Environ. Sci. Technol.</w:t>
      </w:r>
      <w:r w:rsidRPr="00DC481C">
        <w:rPr>
          <w:rFonts w:ascii="Calibri" w:hAnsiTheme="minorHAnsi" w:cs="Calibri"/>
          <w:sz w:val="22"/>
          <w:lang w:val="en-GB"/>
        </w:rPr>
        <w:t xml:space="preserve"> </w:t>
      </w:r>
      <w:r w:rsidRPr="00DC481C">
        <w:rPr>
          <w:rFonts w:ascii="Calibri" w:hAnsiTheme="minorHAnsi" w:cs="Calibri"/>
          <w:b/>
          <w:bCs/>
          <w:sz w:val="22"/>
          <w:lang w:val="en-GB"/>
        </w:rPr>
        <w:t>55</w:t>
      </w:r>
      <w:r w:rsidRPr="00DC481C">
        <w:rPr>
          <w:rFonts w:ascii="Calibri" w:hAnsiTheme="minorHAnsi" w:cs="Calibri"/>
          <w:sz w:val="22"/>
          <w:lang w:val="en-GB"/>
        </w:rPr>
        <w:t>, 15246–15255 (2021).</w:t>
      </w:r>
    </w:p>
    <w:p w14:paraId="4AE25C15"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35.</w:t>
      </w:r>
      <w:r w:rsidRPr="00DC481C">
        <w:rPr>
          <w:rFonts w:ascii="Calibri" w:hAnsiTheme="minorHAnsi" w:cs="Calibri"/>
          <w:sz w:val="22"/>
          <w:lang w:val="en-GB"/>
        </w:rPr>
        <w:tab/>
        <w:t xml:space="preserve">Weber, D. J., Anderson, D. &amp; Rutala, W. A. The role of the surface environment in healthcare-associated infections: </w:t>
      </w:r>
      <w:r w:rsidRPr="00DC481C">
        <w:rPr>
          <w:rFonts w:ascii="Calibri" w:hAnsiTheme="minorHAnsi" w:cs="Calibri"/>
          <w:i/>
          <w:iCs/>
          <w:sz w:val="22"/>
          <w:lang w:val="en-GB"/>
        </w:rPr>
        <w:t>Current Opinion in Infectious Diseases</w:t>
      </w:r>
      <w:r w:rsidRPr="00DC481C">
        <w:rPr>
          <w:rFonts w:ascii="Calibri" w:hAnsiTheme="minorHAnsi" w:cs="Calibri"/>
          <w:sz w:val="22"/>
          <w:lang w:val="en-GB"/>
        </w:rPr>
        <w:t xml:space="preserve"> </w:t>
      </w:r>
      <w:r w:rsidRPr="00DC481C">
        <w:rPr>
          <w:rFonts w:ascii="Calibri" w:hAnsiTheme="minorHAnsi" w:cs="Calibri"/>
          <w:b/>
          <w:bCs/>
          <w:sz w:val="22"/>
          <w:lang w:val="en-GB"/>
        </w:rPr>
        <w:t>26</w:t>
      </w:r>
      <w:r w:rsidRPr="00DC481C">
        <w:rPr>
          <w:rFonts w:ascii="Calibri" w:hAnsiTheme="minorHAnsi" w:cs="Calibri"/>
          <w:sz w:val="22"/>
          <w:lang w:val="en-GB"/>
        </w:rPr>
        <w:t>, 338–344 (2013).</w:t>
      </w:r>
    </w:p>
    <w:p w14:paraId="68F35C2E"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36.</w:t>
      </w:r>
      <w:r w:rsidRPr="00DC481C">
        <w:rPr>
          <w:rFonts w:ascii="Calibri" w:hAnsiTheme="minorHAnsi" w:cs="Calibri"/>
          <w:sz w:val="22"/>
          <w:lang w:val="en-GB"/>
        </w:rPr>
        <w:tab/>
        <w:t xml:space="preserve">Tajeddin, E. </w:t>
      </w:r>
      <w:r w:rsidRPr="00DC481C">
        <w:rPr>
          <w:rFonts w:ascii="Calibri" w:hAnsiTheme="minorHAnsi" w:cs="Calibri"/>
          <w:i/>
          <w:iCs/>
          <w:sz w:val="22"/>
          <w:lang w:val="en-GB"/>
        </w:rPr>
        <w:t>et al.</w:t>
      </w:r>
      <w:r w:rsidRPr="00DC481C">
        <w:rPr>
          <w:rFonts w:ascii="Calibri" w:hAnsiTheme="minorHAnsi" w:cs="Calibri"/>
          <w:sz w:val="22"/>
          <w:lang w:val="en-GB"/>
        </w:rPr>
        <w:t xml:space="preserve"> The role of the intensive care unit environment and health-care workers in the transmission of bacteria associated with hospital acquired infections. </w:t>
      </w:r>
      <w:r w:rsidRPr="00DC481C">
        <w:rPr>
          <w:rFonts w:ascii="Calibri" w:hAnsiTheme="minorHAnsi" w:cs="Calibri"/>
          <w:i/>
          <w:iCs/>
          <w:sz w:val="22"/>
          <w:lang w:val="en-GB"/>
        </w:rPr>
        <w:t>Journal of Infection and Public Health</w:t>
      </w:r>
      <w:r w:rsidRPr="00DC481C">
        <w:rPr>
          <w:rFonts w:ascii="Calibri" w:hAnsiTheme="minorHAnsi" w:cs="Calibri"/>
          <w:sz w:val="22"/>
          <w:lang w:val="en-GB"/>
        </w:rPr>
        <w:t xml:space="preserve"> </w:t>
      </w:r>
      <w:r w:rsidRPr="00DC481C">
        <w:rPr>
          <w:rFonts w:ascii="Calibri" w:hAnsiTheme="minorHAnsi" w:cs="Calibri"/>
          <w:b/>
          <w:bCs/>
          <w:sz w:val="22"/>
          <w:lang w:val="en-GB"/>
        </w:rPr>
        <w:t>9</w:t>
      </w:r>
      <w:r w:rsidRPr="00DC481C">
        <w:rPr>
          <w:rFonts w:ascii="Calibri" w:hAnsiTheme="minorHAnsi" w:cs="Calibri"/>
          <w:sz w:val="22"/>
          <w:lang w:val="en-GB"/>
        </w:rPr>
        <w:t>, 13–23 (2016).</w:t>
      </w:r>
    </w:p>
    <w:p w14:paraId="5B2446A6"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37.</w:t>
      </w:r>
      <w:r w:rsidRPr="00DC481C">
        <w:rPr>
          <w:rFonts w:ascii="Calibri" w:hAnsiTheme="minorHAnsi" w:cs="Calibri"/>
          <w:sz w:val="22"/>
          <w:lang w:val="en-GB"/>
        </w:rPr>
        <w:tab/>
        <w:t xml:space="preserve">Loftus, R. W. </w:t>
      </w:r>
      <w:r w:rsidRPr="00DC481C">
        <w:rPr>
          <w:rFonts w:ascii="Calibri" w:hAnsiTheme="minorHAnsi" w:cs="Calibri"/>
          <w:i/>
          <w:iCs/>
          <w:sz w:val="22"/>
          <w:lang w:val="en-GB"/>
        </w:rPr>
        <w:t>et al.</w:t>
      </w:r>
      <w:r w:rsidRPr="00DC481C">
        <w:rPr>
          <w:rFonts w:ascii="Calibri" w:hAnsiTheme="minorHAnsi" w:cs="Calibri"/>
          <w:sz w:val="22"/>
          <w:lang w:val="en-GB"/>
        </w:rPr>
        <w:t xml:space="preserve"> Multiple Reservoirs Contribute to Intraoperative Bacterial Transmission. </w:t>
      </w:r>
      <w:r w:rsidRPr="00DC481C">
        <w:rPr>
          <w:rFonts w:ascii="Calibri" w:hAnsiTheme="minorHAnsi" w:cs="Calibri"/>
          <w:i/>
          <w:iCs/>
          <w:sz w:val="22"/>
          <w:lang w:val="en-GB"/>
        </w:rPr>
        <w:t>Anesthesia &amp; Analgesia</w:t>
      </w:r>
      <w:r w:rsidRPr="00DC481C">
        <w:rPr>
          <w:rFonts w:ascii="Calibri" w:hAnsiTheme="minorHAnsi" w:cs="Calibri"/>
          <w:sz w:val="22"/>
          <w:lang w:val="en-GB"/>
        </w:rPr>
        <w:t xml:space="preserve"> </w:t>
      </w:r>
      <w:r w:rsidRPr="00DC481C">
        <w:rPr>
          <w:rFonts w:ascii="Calibri" w:hAnsiTheme="minorHAnsi" w:cs="Calibri"/>
          <w:b/>
          <w:bCs/>
          <w:sz w:val="22"/>
          <w:lang w:val="en-GB"/>
        </w:rPr>
        <w:t>114</w:t>
      </w:r>
      <w:r w:rsidRPr="00DC481C">
        <w:rPr>
          <w:rFonts w:ascii="Calibri" w:hAnsiTheme="minorHAnsi" w:cs="Calibri"/>
          <w:sz w:val="22"/>
          <w:lang w:val="en-GB"/>
        </w:rPr>
        <w:t>, 1236–1248 (2012).</w:t>
      </w:r>
    </w:p>
    <w:p w14:paraId="19B72466"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38.</w:t>
      </w:r>
      <w:r w:rsidRPr="00DC481C">
        <w:rPr>
          <w:rFonts w:ascii="Calibri" w:hAnsiTheme="minorHAnsi" w:cs="Calibri"/>
          <w:sz w:val="22"/>
          <w:lang w:val="en-GB"/>
        </w:rPr>
        <w:tab/>
        <w:t xml:space="preserve">Chaoui, L., Mhand, R., Mellouki, F. &amp; Rhallabi, N. Contamination of the Surfaces of a Health Care Environment by Multidrug-Resistant (MDR) Bacteria. </w:t>
      </w:r>
      <w:r w:rsidRPr="00DC481C">
        <w:rPr>
          <w:rFonts w:ascii="Calibri" w:hAnsiTheme="minorHAnsi" w:cs="Calibri"/>
          <w:i/>
          <w:iCs/>
          <w:sz w:val="22"/>
          <w:lang w:val="en-GB"/>
        </w:rPr>
        <w:t>International Journal of Microbiology</w:t>
      </w:r>
      <w:r w:rsidRPr="00DC481C">
        <w:rPr>
          <w:rFonts w:ascii="Calibri" w:hAnsiTheme="minorHAnsi" w:cs="Calibri"/>
          <w:sz w:val="22"/>
          <w:lang w:val="en-GB"/>
        </w:rPr>
        <w:t xml:space="preserve"> </w:t>
      </w:r>
      <w:r w:rsidRPr="00DC481C">
        <w:rPr>
          <w:rFonts w:ascii="Calibri" w:hAnsiTheme="minorHAnsi" w:cs="Calibri"/>
          <w:b/>
          <w:bCs/>
          <w:sz w:val="22"/>
          <w:lang w:val="en-GB"/>
        </w:rPr>
        <w:t>2019</w:t>
      </w:r>
      <w:r w:rsidRPr="00DC481C">
        <w:rPr>
          <w:rFonts w:ascii="Calibri" w:hAnsiTheme="minorHAnsi" w:cs="Calibri"/>
          <w:sz w:val="22"/>
          <w:lang w:val="en-GB"/>
        </w:rPr>
        <w:t>, 1–7 (2019).</w:t>
      </w:r>
    </w:p>
    <w:p w14:paraId="21FC2B95"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39.</w:t>
      </w:r>
      <w:r w:rsidRPr="00DC481C">
        <w:rPr>
          <w:rFonts w:ascii="Calibri" w:hAnsiTheme="minorHAnsi" w:cs="Calibri"/>
          <w:sz w:val="22"/>
          <w:lang w:val="en-GB"/>
        </w:rPr>
        <w:tab/>
        <w:t xml:space="preserve">Reuter, S., Sigge, A., Wiedeck, H. &amp; Trautmann, M. Analysis of transmission pathways of Pseudomonas aeruginosa between patients and tap water outlets*: </w:t>
      </w:r>
      <w:r w:rsidRPr="00DC481C">
        <w:rPr>
          <w:rFonts w:ascii="Calibri" w:hAnsiTheme="minorHAnsi" w:cs="Calibri"/>
          <w:i/>
          <w:iCs/>
          <w:sz w:val="22"/>
          <w:lang w:val="en-GB"/>
        </w:rPr>
        <w:t>Critical Care Medicine</w:t>
      </w:r>
      <w:r w:rsidRPr="00DC481C">
        <w:rPr>
          <w:rFonts w:ascii="Calibri" w:hAnsiTheme="minorHAnsi" w:cs="Calibri"/>
          <w:sz w:val="22"/>
          <w:lang w:val="en-GB"/>
        </w:rPr>
        <w:t xml:space="preserve"> </w:t>
      </w:r>
      <w:r w:rsidRPr="00DC481C">
        <w:rPr>
          <w:rFonts w:ascii="Calibri" w:hAnsiTheme="minorHAnsi" w:cs="Calibri"/>
          <w:b/>
          <w:bCs/>
          <w:sz w:val="22"/>
          <w:lang w:val="en-GB"/>
        </w:rPr>
        <w:t>30</w:t>
      </w:r>
      <w:r w:rsidRPr="00DC481C">
        <w:rPr>
          <w:rFonts w:ascii="Calibri" w:hAnsiTheme="minorHAnsi" w:cs="Calibri"/>
          <w:sz w:val="22"/>
          <w:lang w:val="en-GB"/>
        </w:rPr>
        <w:t>, 2222–2228 (2002).</w:t>
      </w:r>
    </w:p>
    <w:p w14:paraId="6220B464"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40.</w:t>
      </w:r>
      <w:r w:rsidRPr="00DC481C">
        <w:rPr>
          <w:rFonts w:ascii="Calibri" w:hAnsiTheme="minorHAnsi" w:cs="Calibri"/>
          <w:sz w:val="22"/>
          <w:lang w:val="en-GB"/>
        </w:rPr>
        <w:tab/>
        <w:t xml:space="preserve">Lu, D., Aleta, A. &amp; Moreno, Y. Assessing the Risk of Spatial Spreading of Diseases in Hospitals. </w:t>
      </w:r>
      <w:r w:rsidRPr="00DC481C">
        <w:rPr>
          <w:rFonts w:ascii="Calibri" w:hAnsiTheme="minorHAnsi" w:cs="Calibri"/>
          <w:i/>
          <w:iCs/>
          <w:sz w:val="22"/>
          <w:lang w:val="en-GB"/>
        </w:rPr>
        <w:t>Front. Phys.</w:t>
      </w:r>
      <w:r w:rsidRPr="00DC481C">
        <w:rPr>
          <w:rFonts w:ascii="Calibri" w:hAnsiTheme="minorHAnsi" w:cs="Calibri"/>
          <w:sz w:val="22"/>
          <w:lang w:val="en-GB"/>
        </w:rPr>
        <w:t xml:space="preserve"> </w:t>
      </w:r>
      <w:r w:rsidRPr="00DC481C">
        <w:rPr>
          <w:rFonts w:ascii="Calibri" w:hAnsiTheme="minorHAnsi" w:cs="Calibri"/>
          <w:b/>
          <w:bCs/>
          <w:sz w:val="22"/>
          <w:lang w:val="en-GB"/>
        </w:rPr>
        <w:t>10</w:t>
      </w:r>
      <w:r w:rsidRPr="00DC481C">
        <w:rPr>
          <w:rFonts w:ascii="Calibri" w:hAnsiTheme="minorHAnsi" w:cs="Calibri"/>
          <w:sz w:val="22"/>
          <w:lang w:val="en-GB"/>
        </w:rPr>
        <w:t>, 882314 (2022).</w:t>
      </w:r>
    </w:p>
    <w:p w14:paraId="1BB54230"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41.</w:t>
      </w:r>
      <w:r w:rsidRPr="00DC481C">
        <w:rPr>
          <w:rFonts w:ascii="Calibri" w:hAnsiTheme="minorHAnsi" w:cs="Calibri"/>
          <w:sz w:val="22"/>
          <w:lang w:val="en-GB"/>
        </w:rPr>
        <w:tab/>
        <w:t>Center for Disease Control and Prevention. Learn About Infection Control in Health Care. https://www.cdc.gov/infectioncontrol/projectfirstline/healthcare.html.</w:t>
      </w:r>
    </w:p>
    <w:p w14:paraId="13B8E775"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42.</w:t>
      </w:r>
      <w:r w:rsidRPr="00DC481C">
        <w:rPr>
          <w:rFonts w:ascii="Calibri" w:hAnsiTheme="minorHAnsi" w:cs="Calibri"/>
          <w:sz w:val="22"/>
          <w:lang w:val="en-GB"/>
        </w:rPr>
        <w:tab/>
        <w:t>Center for Disease Control and Prevention. Learn Where Germs Live in Health Care. https://www.cdc.gov/infectioncontrol/projectfirstline/healthcare/where-germs-live.html.</w:t>
      </w:r>
    </w:p>
    <w:p w14:paraId="379439F0"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lastRenderedPageBreak/>
        <w:t>43.</w:t>
      </w:r>
      <w:r w:rsidRPr="00DC481C">
        <w:rPr>
          <w:rFonts w:ascii="Calibri" w:hAnsiTheme="minorHAnsi" w:cs="Calibri"/>
          <w:sz w:val="22"/>
          <w:lang w:val="en-GB"/>
        </w:rPr>
        <w:tab/>
        <w:t xml:space="preserve">Anderson, J. L. An Ensemble Adjustment Kalman Filter for Data Assimilation. </w:t>
      </w:r>
      <w:r w:rsidRPr="00DC481C">
        <w:rPr>
          <w:rFonts w:ascii="Calibri" w:hAnsiTheme="minorHAnsi" w:cs="Calibri"/>
          <w:i/>
          <w:iCs/>
          <w:sz w:val="22"/>
          <w:lang w:val="en-GB"/>
        </w:rPr>
        <w:t>Mon. Wea. Rev.</w:t>
      </w:r>
      <w:r w:rsidRPr="00DC481C">
        <w:rPr>
          <w:rFonts w:ascii="Calibri" w:hAnsiTheme="minorHAnsi" w:cs="Calibri"/>
          <w:sz w:val="22"/>
          <w:lang w:val="en-GB"/>
        </w:rPr>
        <w:t xml:space="preserve"> </w:t>
      </w:r>
      <w:r w:rsidRPr="00DC481C">
        <w:rPr>
          <w:rFonts w:ascii="Calibri" w:hAnsiTheme="minorHAnsi" w:cs="Calibri"/>
          <w:b/>
          <w:bCs/>
          <w:sz w:val="22"/>
          <w:lang w:val="en-GB"/>
        </w:rPr>
        <w:t>129</w:t>
      </w:r>
      <w:r w:rsidRPr="00DC481C">
        <w:rPr>
          <w:rFonts w:ascii="Calibri" w:hAnsiTheme="minorHAnsi" w:cs="Calibri"/>
          <w:sz w:val="22"/>
          <w:lang w:val="en-GB"/>
        </w:rPr>
        <w:t>, 2884–2903 (2001).</w:t>
      </w:r>
    </w:p>
    <w:p w14:paraId="4C7F7C23"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44.</w:t>
      </w:r>
      <w:r w:rsidRPr="00DC481C">
        <w:rPr>
          <w:rFonts w:ascii="Calibri" w:hAnsiTheme="minorHAnsi" w:cs="Calibri"/>
          <w:sz w:val="22"/>
          <w:lang w:val="en-GB"/>
        </w:rPr>
        <w:tab/>
        <w:t xml:space="preserve">Arulampalam, M. S., Maskell, S., Gordon, N. &amp; Clapp, T. A tutorial on particle filters for online nonlinear/non-Gaussian Bayesian tracking. </w:t>
      </w:r>
      <w:r w:rsidRPr="00DC481C">
        <w:rPr>
          <w:rFonts w:ascii="Calibri" w:hAnsiTheme="minorHAnsi" w:cs="Calibri"/>
          <w:i/>
          <w:iCs/>
          <w:sz w:val="22"/>
          <w:lang w:val="en-GB"/>
        </w:rPr>
        <w:t>IEEE Trans. Signal Process.</w:t>
      </w:r>
      <w:r w:rsidRPr="00DC481C">
        <w:rPr>
          <w:rFonts w:ascii="Calibri" w:hAnsiTheme="minorHAnsi" w:cs="Calibri"/>
          <w:sz w:val="22"/>
          <w:lang w:val="en-GB"/>
        </w:rPr>
        <w:t xml:space="preserve"> </w:t>
      </w:r>
      <w:r w:rsidRPr="00DC481C">
        <w:rPr>
          <w:rFonts w:ascii="Calibri" w:hAnsiTheme="minorHAnsi" w:cs="Calibri"/>
          <w:b/>
          <w:bCs/>
          <w:sz w:val="22"/>
          <w:lang w:val="en-GB"/>
        </w:rPr>
        <w:t>50</w:t>
      </w:r>
      <w:r w:rsidRPr="00DC481C">
        <w:rPr>
          <w:rFonts w:ascii="Calibri" w:hAnsiTheme="minorHAnsi" w:cs="Calibri"/>
          <w:sz w:val="22"/>
          <w:lang w:val="en-GB"/>
        </w:rPr>
        <w:t>, 174–188 (2002).</w:t>
      </w:r>
    </w:p>
    <w:p w14:paraId="51CA1D49"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45.</w:t>
      </w:r>
      <w:r w:rsidRPr="00DC481C">
        <w:rPr>
          <w:rFonts w:ascii="Calibri" w:hAnsiTheme="minorHAnsi" w:cs="Calibri"/>
          <w:sz w:val="22"/>
          <w:lang w:val="en-GB"/>
        </w:rPr>
        <w:tab/>
        <w:t xml:space="preserve">Subramanian, R., He, Q. &amp; Pascual, M. Quantifying asymptomatic infection and transmission of COVID-19 in New York City using observed cases, serology, and testing capacity. </w:t>
      </w:r>
      <w:r w:rsidRPr="00DC481C">
        <w:rPr>
          <w:rFonts w:ascii="Calibri" w:hAnsiTheme="minorHAnsi" w:cs="Calibri"/>
          <w:i/>
          <w:iCs/>
          <w:sz w:val="22"/>
          <w:lang w:val="en-GB"/>
        </w:rPr>
        <w:t>PNAS</w:t>
      </w:r>
      <w:r w:rsidRPr="00DC481C">
        <w:rPr>
          <w:rFonts w:ascii="Calibri" w:hAnsiTheme="minorHAnsi" w:cs="Calibri"/>
          <w:sz w:val="22"/>
          <w:lang w:val="en-GB"/>
        </w:rPr>
        <w:t xml:space="preserve"> </w:t>
      </w:r>
      <w:r w:rsidRPr="00DC481C">
        <w:rPr>
          <w:rFonts w:ascii="Calibri" w:hAnsiTheme="minorHAnsi" w:cs="Calibri"/>
          <w:b/>
          <w:bCs/>
          <w:sz w:val="22"/>
          <w:lang w:val="en-GB"/>
        </w:rPr>
        <w:t>118</w:t>
      </w:r>
      <w:r w:rsidRPr="00DC481C">
        <w:rPr>
          <w:rFonts w:ascii="Calibri" w:hAnsiTheme="minorHAnsi" w:cs="Calibri"/>
          <w:sz w:val="22"/>
          <w:lang w:val="en-GB"/>
        </w:rPr>
        <w:t>, (2021).</w:t>
      </w:r>
    </w:p>
    <w:p w14:paraId="51D259CD"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46.</w:t>
      </w:r>
      <w:r w:rsidRPr="00DC481C">
        <w:rPr>
          <w:rFonts w:ascii="Calibri" w:hAnsiTheme="minorHAnsi" w:cs="Calibri"/>
          <w:sz w:val="22"/>
          <w:lang w:val="en-GB"/>
        </w:rPr>
        <w:tab/>
        <w:t xml:space="preserve">Romeo-Aznar, V., Picinini Freitas, L., Gonçalves Cruz, O., King, A. A. &amp; Pascual, M. Fine-scale heterogeneity in population density predicts wave dynamics in dengue epidemics. </w:t>
      </w:r>
      <w:r w:rsidRPr="00DC481C">
        <w:rPr>
          <w:rFonts w:ascii="Calibri" w:hAnsiTheme="minorHAnsi" w:cs="Calibri"/>
          <w:i/>
          <w:iCs/>
          <w:sz w:val="22"/>
          <w:lang w:val="en-GB"/>
        </w:rPr>
        <w:t>Nat Commun</w:t>
      </w:r>
      <w:r w:rsidRPr="00DC481C">
        <w:rPr>
          <w:rFonts w:ascii="Calibri" w:hAnsiTheme="minorHAnsi" w:cs="Calibri"/>
          <w:sz w:val="22"/>
          <w:lang w:val="en-GB"/>
        </w:rPr>
        <w:t xml:space="preserve"> </w:t>
      </w:r>
      <w:r w:rsidRPr="00DC481C">
        <w:rPr>
          <w:rFonts w:ascii="Calibri" w:hAnsiTheme="minorHAnsi" w:cs="Calibri"/>
          <w:b/>
          <w:bCs/>
          <w:sz w:val="22"/>
          <w:lang w:val="en-GB"/>
        </w:rPr>
        <w:t>13</w:t>
      </w:r>
      <w:r w:rsidRPr="00DC481C">
        <w:rPr>
          <w:rFonts w:ascii="Calibri" w:hAnsiTheme="minorHAnsi" w:cs="Calibri"/>
          <w:sz w:val="22"/>
          <w:lang w:val="en-GB"/>
        </w:rPr>
        <w:t>, 996 (2022).</w:t>
      </w:r>
    </w:p>
    <w:p w14:paraId="0DCBF6FA"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47.</w:t>
      </w:r>
      <w:r w:rsidRPr="00DC481C">
        <w:rPr>
          <w:rFonts w:ascii="Calibri" w:hAnsiTheme="minorHAnsi" w:cs="Calibri"/>
          <w:sz w:val="22"/>
          <w:lang w:val="en-GB"/>
        </w:rPr>
        <w:tab/>
        <w:t xml:space="preserve">Santos-Vega, M. </w:t>
      </w:r>
      <w:r w:rsidRPr="00DC481C">
        <w:rPr>
          <w:rFonts w:ascii="Calibri" w:hAnsiTheme="minorHAnsi" w:cs="Calibri"/>
          <w:i/>
          <w:iCs/>
          <w:sz w:val="22"/>
          <w:lang w:val="en-GB"/>
        </w:rPr>
        <w:t>et al.</w:t>
      </w:r>
      <w:r w:rsidRPr="00DC481C">
        <w:rPr>
          <w:rFonts w:ascii="Calibri" w:hAnsiTheme="minorHAnsi" w:cs="Calibri"/>
          <w:sz w:val="22"/>
          <w:lang w:val="en-GB"/>
        </w:rPr>
        <w:t xml:space="preserve"> The neglected role of relative humidity in the interannual variability of urban malaria in Indian cities. </w:t>
      </w:r>
      <w:r w:rsidRPr="00DC481C">
        <w:rPr>
          <w:rFonts w:ascii="Calibri" w:hAnsiTheme="minorHAnsi" w:cs="Calibri"/>
          <w:i/>
          <w:iCs/>
          <w:sz w:val="22"/>
          <w:lang w:val="en-GB"/>
        </w:rPr>
        <w:t>Nat Commun</w:t>
      </w:r>
      <w:r w:rsidRPr="00DC481C">
        <w:rPr>
          <w:rFonts w:ascii="Calibri" w:hAnsiTheme="minorHAnsi" w:cs="Calibri"/>
          <w:sz w:val="22"/>
          <w:lang w:val="en-GB"/>
        </w:rPr>
        <w:t xml:space="preserve"> </w:t>
      </w:r>
      <w:r w:rsidRPr="00DC481C">
        <w:rPr>
          <w:rFonts w:ascii="Calibri" w:hAnsiTheme="minorHAnsi" w:cs="Calibri"/>
          <w:b/>
          <w:bCs/>
          <w:sz w:val="22"/>
          <w:lang w:val="en-GB"/>
        </w:rPr>
        <w:t>13</w:t>
      </w:r>
      <w:r w:rsidRPr="00DC481C">
        <w:rPr>
          <w:rFonts w:ascii="Calibri" w:hAnsiTheme="minorHAnsi" w:cs="Calibri"/>
          <w:sz w:val="22"/>
          <w:lang w:val="en-GB"/>
        </w:rPr>
        <w:t>, 533 (2022).</w:t>
      </w:r>
    </w:p>
    <w:p w14:paraId="64CE7EB4"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48.</w:t>
      </w:r>
      <w:r w:rsidRPr="00DC481C">
        <w:rPr>
          <w:rFonts w:ascii="Calibri" w:hAnsiTheme="minorHAnsi" w:cs="Calibri"/>
          <w:sz w:val="22"/>
          <w:lang w:val="en-GB"/>
        </w:rPr>
        <w:tab/>
        <w:t xml:space="preserve">Li, R. </w:t>
      </w:r>
      <w:r w:rsidRPr="00DC481C">
        <w:rPr>
          <w:rFonts w:ascii="Calibri" w:hAnsiTheme="minorHAnsi" w:cs="Calibri"/>
          <w:i/>
          <w:iCs/>
          <w:sz w:val="22"/>
          <w:lang w:val="en-GB"/>
        </w:rPr>
        <w:t>et al.</w:t>
      </w:r>
      <w:r w:rsidRPr="00DC481C">
        <w:rPr>
          <w:rFonts w:ascii="Calibri" w:hAnsiTheme="minorHAnsi" w:cs="Calibri"/>
          <w:sz w:val="22"/>
          <w:lang w:val="en-GB"/>
        </w:rPr>
        <w:t xml:space="preserve"> Substantial undocumented infection facilitates the rapid dissemination of novel coronavirus (SARS-CoV-2). </w:t>
      </w:r>
      <w:r w:rsidRPr="00DC481C">
        <w:rPr>
          <w:rFonts w:ascii="Calibri" w:hAnsiTheme="minorHAnsi" w:cs="Calibri"/>
          <w:i/>
          <w:iCs/>
          <w:sz w:val="22"/>
          <w:lang w:val="en-GB"/>
        </w:rPr>
        <w:t>Science</w:t>
      </w:r>
      <w:r w:rsidRPr="00DC481C">
        <w:rPr>
          <w:rFonts w:ascii="Calibri" w:hAnsiTheme="minorHAnsi" w:cs="Calibri"/>
          <w:sz w:val="22"/>
          <w:lang w:val="en-GB"/>
        </w:rPr>
        <w:t xml:space="preserve"> </w:t>
      </w:r>
      <w:r w:rsidRPr="00DC481C">
        <w:rPr>
          <w:rFonts w:ascii="Calibri" w:hAnsiTheme="minorHAnsi" w:cs="Calibri"/>
          <w:b/>
          <w:bCs/>
          <w:sz w:val="22"/>
          <w:lang w:val="en-GB"/>
        </w:rPr>
        <w:t>368</w:t>
      </w:r>
      <w:r w:rsidRPr="00DC481C">
        <w:rPr>
          <w:rFonts w:ascii="Calibri" w:hAnsiTheme="minorHAnsi" w:cs="Calibri"/>
          <w:sz w:val="22"/>
          <w:lang w:val="en-GB"/>
        </w:rPr>
        <w:t>, 489–493 (2020).</w:t>
      </w:r>
    </w:p>
    <w:p w14:paraId="60DFADD5"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49.</w:t>
      </w:r>
      <w:r w:rsidRPr="00DC481C">
        <w:rPr>
          <w:rFonts w:ascii="Calibri" w:hAnsiTheme="minorHAnsi" w:cs="Calibri"/>
          <w:sz w:val="22"/>
          <w:lang w:val="en-GB"/>
        </w:rPr>
        <w:tab/>
        <w:t xml:space="preserve">Pei, S. &amp; Shaman, J. Aggregating forecasts of multiple respiratory pathogens supports more accurate forecasting of influenza-like illness. </w:t>
      </w:r>
      <w:r w:rsidRPr="00DC481C">
        <w:rPr>
          <w:rFonts w:ascii="Calibri" w:hAnsiTheme="minorHAnsi" w:cs="Calibri"/>
          <w:i/>
          <w:iCs/>
          <w:sz w:val="22"/>
          <w:lang w:val="en-GB"/>
        </w:rPr>
        <w:t>PLoS Comput Biol</w:t>
      </w:r>
      <w:r w:rsidRPr="00DC481C">
        <w:rPr>
          <w:rFonts w:ascii="Calibri" w:hAnsiTheme="minorHAnsi" w:cs="Calibri"/>
          <w:sz w:val="22"/>
          <w:lang w:val="en-GB"/>
        </w:rPr>
        <w:t xml:space="preserve"> </w:t>
      </w:r>
      <w:r w:rsidRPr="00DC481C">
        <w:rPr>
          <w:rFonts w:ascii="Calibri" w:hAnsiTheme="minorHAnsi" w:cs="Calibri"/>
          <w:b/>
          <w:bCs/>
          <w:sz w:val="22"/>
          <w:lang w:val="en-GB"/>
        </w:rPr>
        <w:t>16</w:t>
      </w:r>
      <w:r w:rsidRPr="00DC481C">
        <w:rPr>
          <w:rFonts w:ascii="Calibri" w:hAnsiTheme="minorHAnsi" w:cs="Calibri"/>
          <w:sz w:val="22"/>
          <w:lang w:val="en-GB"/>
        </w:rPr>
        <w:t>, e1008301 (2020).</w:t>
      </w:r>
    </w:p>
    <w:p w14:paraId="001CBA8C"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50.</w:t>
      </w:r>
      <w:r w:rsidRPr="00DC481C">
        <w:rPr>
          <w:rFonts w:ascii="Calibri" w:hAnsiTheme="minorHAnsi" w:cs="Calibri"/>
          <w:sz w:val="22"/>
          <w:lang w:val="en-GB"/>
        </w:rPr>
        <w:tab/>
        <w:t xml:space="preserve">Pei, S., Teng, X., Lewis, P. &amp; Shaman, J. Optimizing respiratory virus surveillance networks using uncertainty propagation. </w:t>
      </w:r>
      <w:r w:rsidRPr="00DC481C">
        <w:rPr>
          <w:rFonts w:ascii="Calibri" w:hAnsiTheme="minorHAnsi" w:cs="Calibri"/>
          <w:i/>
          <w:iCs/>
          <w:sz w:val="22"/>
          <w:lang w:val="en-GB"/>
        </w:rPr>
        <w:t>Nat Commun</w:t>
      </w:r>
      <w:r w:rsidRPr="00DC481C">
        <w:rPr>
          <w:rFonts w:ascii="Calibri" w:hAnsiTheme="minorHAnsi" w:cs="Calibri"/>
          <w:sz w:val="22"/>
          <w:lang w:val="en-GB"/>
        </w:rPr>
        <w:t xml:space="preserve"> </w:t>
      </w:r>
      <w:r w:rsidRPr="00DC481C">
        <w:rPr>
          <w:rFonts w:ascii="Calibri" w:hAnsiTheme="minorHAnsi" w:cs="Calibri"/>
          <w:b/>
          <w:bCs/>
          <w:sz w:val="22"/>
          <w:lang w:val="en-GB"/>
        </w:rPr>
        <w:t>12</w:t>
      </w:r>
      <w:r w:rsidRPr="00DC481C">
        <w:rPr>
          <w:rFonts w:ascii="Calibri" w:hAnsiTheme="minorHAnsi" w:cs="Calibri"/>
          <w:sz w:val="22"/>
          <w:lang w:val="en-GB"/>
        </w:rPr>
        <w:t>, 222 (2021).</w:t>
      </w:r>
    </w:p>
    <w:p w14:paraId="692D2B21"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51.</w:t>
      </w:r>
      <w:r w:rsidRPr="00DC481C">
        <w:rPr>
          <w:rFonts w:ascii="Calibri" w:hAnsiTheme="minorHAnsi" w:cs="Calibri"/>
          <w:sz w:val="22"/>
          <w:lang w:val="en-GB"/>
        </w:rPr>
        <w:tab/>
        <w:t xml:space="preserve">Pei, S., Cane, M. A. &amp; Shaman, J. Predictability in process-based ensemble forecast of influenza. </w:t>
      </w:r>
      <w:r w:rsidRPr="00DC481C">
        <w:rPr>
          <w:rFonts w:ascii="Calibri" w:hAnsiTheme="minorHAnsi" w:cs="Calibri"/>
          <w:i/>
          <w:iCs/>
          <w:sz w:val="22"/>
          <w:lang w:val="en-GB"/>
        </w:rPr>
        <w:t>PLoS Comput Biol</w:t>
      </w:r>
      <w:r w:rsidRPr="00DC481C">
        <w:rPr>
          <w:rFonts w:ascii="Calibri" w:hAnsiTheme="minorHAnsi" w:cs="Calibri"/>
          <w:sz w:val="22"/>
          <w:lang w:val="en-GB"/>
        </w:rPr>
        <w:t xml:space="preserve"> </w:t>
      </w:r>
      <w:r w:rsidRPr="00DC481C">
        <w:rPr>
          <w:rFonts w:ascii="Calibri" w:hAnsiTheme="minorHAnsi" w:cs="Calibri"/>
          <w:b/>
          <w:bCs/>
          <w:sz w:val="22"/>
          <w:lang w:val="en-GB"/>
        </w:rPr>
        <w:t>15</w:t>
      </w:r>
      <w:r w:rsidRPr="00DC481C">
        <w:rPr>
          <w:rFonts w:ascii="Calibri" w:hAnsiTheme="minorHAnsi" w:cs="Calibri"/>
          <w:sz w:val="22"/>
          <w:lang w:val="en-GB"/>
        </w:rPr>
        <w:t>, e1006783 (2019).</w:t>
      </w:r>
    </w:p>
    <w:p w14:paraId="04DC7985"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52.</w:t>
      </w:r>
      <w:r w:rsidRPr="00DC481C">
        <w:rPr>
          <w:rFonts w:ascii="Calibri" w:hAnsiTheme="minorHAnsi" w:cs="Calibri"/>
          <w:sz w:val="22"/>
          <w:lang w:val="en-GB"/>
        </w:rPr>
        <w:tab/>
        <w:t xml:space="preserve">Park, S. W. </w:t>
      </w:r>
      <w:r w:rsidRPr="00DC481C">
        <w:rPr>
          <w:rFonts w:ascii="Calibri" w:hAnsiTheme="minorHAnsi" w:cs="Calibri"/>
          <w:i/>
          <w:iCs/>
          <w:sz w:val="22"/>
          <w:lang w:val="en-GB"/>
        </w:rPr>
        <w:t>et al.</w:t>
      </w:r>
      <w:r w:rsidRPr="00DC481C">
        <w:rPr>
          <w:rFonts w:ascii="Calibri" w:hAnsiTheme="minorHAnsi" w:cs="Calibri"/>
          <w:sz w:val="22"/>
          <w:lang w:val="en-GB"/>
        </w:rPr>
        <w:t xml:space="preserve"> Epidemiological dynamics of enterovirus D68 in the United States and implications for acute flaccid myelitis. </w:t>
      </w:r>
      <w:r w:rsidRPr="00DC481C">
        <w:rPr>
          <w:rFonts w:ascii="Calibri" w:hAnsiTheme="minorHAnsi" w:cs="Calibri"/>
          <w:i/>
          <w:iCs/>
          <w:sz w:val="22"/>
          <w:lang w:val="en-GB"/>
        </w:rPr>
        <w:t>Sci. Transl. Med.</w:t>
      </w:r>
      <w:r w:rsidRPr="00DC481C">
        <w:rPr>
          <w:rFonts w:ascii="Calibri" w:hAnsiTheme="minorHAnsi" w:cs="Calibri"/>
          <w:sz w:val="22"/>
          <w:lang w:val="en-GB"/>
        </w:rPr>
        <w:t xml:space="preserve"> </w:t>
      </w:r>
      <w:r w:rsidRPr="00DC481C">
        <w:rPr>
          <w:rFonts w:ascii="Calibri" w:hAnsiTheme="minorHAnsi" w:cs="Calibri"/>
          <w:b/>
          <w:bCs/>
          <w:sz w:val="22"/>
          <w:lang w:val="en-GB"/>
        </w:rPr>
        <w:t>13</w:t>
      </w:r>
      <w:r w:rsidRPr="00DC481C">
        <w:rPr>
          <w:rFonts w:ascii="Calibri" w:hAnsiTheme="minorHAnsi" w:cs="Calibri"/>
          <w:sz w:val="22"/>
          <w:lang w:val="en-GB"/>
        </w:rPr>
        <w:t>, eabd2400 (2021).</w:t>
      </w:r>
    </w:p>
    <w:p w14:paraId="192E8DBB"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lastRenderedPageBreak/>
        <w:t>53.</w:t>
      </w:r>
      <w:r w:rsidRPr="00DC481C">
        <w:rPr>
          <w:rFonts w:ascii="Calibri" w:hAnsiTheme="minorHAnsi" w:cs="Calibri"/>
          <w:sz w:val="22"/>
          <w:lang w:val="en-GB"/>
        </w:rPr>
        <w:tab/>
        <w:t xml:space="preserve">Yang, W. </w:t>
      </w:r>
      <w:r w:rsidRPr="00DC481C">
        <w:rPr>
          <w:rFonts w:ascii="Calibri" w:hAnsiTheme="minorHAnsi" w:cs="Calibri"/>
          <w:i/>
          <w:iCs/>
          <w:sz w:val="22"/>
          <w:lang w:val="en-GB"/>
        </w:rPr>
        <w:t>et al.</w:t>
      </w:r>
      <w:r w:rsidRPr="00DC481C">
        <w:rPr>
          <w:rFonts w:ascii="Calibri" w:hAnsiTheme="minorHAnsi" w:cs="Calibri"/>
          <w:sz w:val="22"/>
          <w:lang w:val="en-GB"/>
        </w:rPr>
        <w:t xml:space="preserve"> Estimating the infection-fatality risk of SARS-CoV-2 in New York City during the spring 2020 pandemic wave: a model-based analysis. </w:t>
      </w:r>
      <w:r w:rsidRPr="00DC481C">
        <w:rPr>
          <w:rFonts w:ascii="Calibri" w:hAnsiTheme="minorHAnsi" w:cs="Calibri"/>
          <w:i/>
          <w:iCs/>
          <w:sz w:val="22"/>
          <w:lang w:val="en-GB"/>
        </w:rPr>
        <w:t>The Lancet Infectious Diseases</w:t>
      </w:r>
      <w:r w:rsidRPr="00DC481C">
        <w:rPr>
          <w:rFonts w:ascii="Calibri" w:hAnsiTheme="minorHAnsi" w:cs="Calibri"/>
          <w:sz w:val="22"/>
          <w:lang w:val="en-GB"/>
        </w:rPr>
        <w:t xml:space="preserve"> </w:t>
      </w:r>
      <w:r w:rsidRPr="00DC481C">
        <w:rPr>
          <w:rFonts w:ascii="Calibri" w:hAnsiTheme="minorHAnsi" w:cs="Calibri"/>
          <w:b/>
          <w:bCs/>
          <w:sz w:val="22"/>
          <w:lang w:val="en-GB"/>
        </w:rPr>
        <w:t>21</w:t>
      </w:r>
      <w:r w:rsidRPr="00DC481C">
        <w:rPr>
          <w:rFonts w:ascii="Calibri" w:hAnsiTheme="minorHAnsi" w:cs="Calibri"/>
          <w:sz w:val="22"/>
          <w:lang w:val="en-GB"/>
        </w:rPr>
        <w:t>, 203–212 (2021).</w:t>
      </w:r>
    </w:p>
    <w:p w14:paraId="29FFEB11"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54.</w:t>
      </w:r>
      <w:r w:rsidRPr="00DC481C">
        <w:rPr>
          <w:rFonts w:ascii="Calibri" w:hAnsiTheme="minorHAnsi" w:cs="Calibri"/>
          <w:sz w:val="22"/>
          <w:lang w:val="en-GB"/>
        </w:rPr>
        <w:tab/>
        <w:t xml:space="preserve">Ukawuba, I. &amp; Shaman, J. Inference and dynamic simulation of malaria using a simple climate-driven entomological model of malaria transmission. </w:t>
      </w:r>
      <w:r w:rsidRPr="00DC481C">
        <w:rPr>
          <w:rFonts w:ascii="Calibri" w:hAnsiTheme="minorHAnsi" w:cs="Calibri"/>
          <w:i/>
          <w:iCs/>
          <w:sz w:val="22"/>
          <w:lang w:val="en-GB"/>
        </w:rPr>
        <w:t>PLoS Comput Biol</w:t>
      </w:r>
      <w:r w:rsidRPr="00DC481C">
        <w:rPr>
          <w:rFonts w:ascii="Calibri" w:hAnsiTheme="minorHAnsi" w:cs="Calibri"/>
          <w:sz w:val="22"/>
          <w:lang w:val="en-GB"/>
        </w:rPr>
        <w:t xml:space="preserve"> </w:t>
      </w:r>
      <w:r w:rsidRPr="00DC481C">
        <w:rPr>
          <w:rFonts w:ascii="Calibri" w:hAnsiTheme="minorHAnsi" w:cs="Calibri"/>
          <w:b/>
          <w:bCs/>
          <w:sz w:val="22"/>
          <w:lang w:val="en-GB"/>
        </w:rPr>
        <w:t>18</w:t>
      </w:r>
      <w:r w:rsidRPr="00DC481C">
        <w:rPr>
          <w:rFonts w:ascii="Calibri" w:hAnsiTheme="minorHAnsi" w:cs="Calibri"/>
          <w:sz w:val="22"/>
          <w:lang w:val="en-GB"/>
        </w:rPr>
        <w:t>, e1010161 (2022).</w:t>
      </w:r>
    </w:p>
    <w:p w14:paraId="59E9C47D"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55.</w:t>
      </w:r>
      <w:r w:rsidRPr="00DC481C">
        <w:rPr>
          <w:rFonts w:ascii="Calibri" w:hAnsiTheme="minorHAnsi" w:cs="Calibri"/>
          <w:sz w:val="22"/>
          <w:lang w:val="en-GB"/>
        </w:rPr>
        <w:tab/>
        <w:t xml:space="preserve">Ionides, E. L., Breto, C. &amp; King, A. A. Inference for nonlinear dynamical systems. </w:t>
      </w:r>
      <w:r w:rsidRPr="00DC481C">
        <w:rPr>
          <w:rFonts w:ascii="Calibri" w:hAnsiTheme="minorHAnsi" w:cs="Calibri"/>
          <w:i/>
          <w:iCs/>
          <w:sz w:val="22"/>
          <w:lang w:val="en-GB"/>
        </w:rPr>
        <w:t>Proceedings of the National Academy of Sciences</w:t>
      </w:r>
      <w:r w:rsidRPr="00DC481C">
        <w:rPr>
          <w:rFonts w:ascii="Calibri" w:hAnsiTheme="minorHAnsi" w:cs="Calibri"/>
          <w:sz w:val="22"/>
          <w:lang w:val="en-GB"/>
        </w:rPr>
        <w:t xml:space="preserve"> </w:t>
      </w:r>
      <w:r w:rsidRPr="00DC481C">
        <w:rPr>
          <w:rFonts w:ascii="Calibri" w:hAnsiTheme="minorHAnsi" w:cs="Calibri"/>
          <w:b/>
          <w:bCs/>
          <w:sz w:val="22"/>
          <w:lang w:val="en-GB"/>
        </w:rPr>
        <w:t>103</w:t>
      </w:r>
      <w:r w:rsidRPr="00DC481C">
        <w:rPr>
          <w:rFonts w:ascii="Calibri" w:hAnsiTheme="minorHAnsi" w:cs="Calibri"/>
          <w:sz w:val="22"/>
          <w:lang w:val="en-GB"/>
        </w:rPr>
        <w:t>, 18438–18443 (2006).</w:t>
      </w:r>
    </w:p>
    <w:p w14:paraId="7823DD07"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56.</w:t>
      </w:r>
      <w:r w:rsidRPr="00DC481C">
        <w:rPr>
          <w:rFonts w:ascii="Calibri" w:hAnsiTheme="minorHAnsi" w:cs="Calibri"/>
          <w:sz w:val="22"/>
          <w:lang w:val="en-GB"/>
        </w:rPr>
        <w:tab/>
        <w:t xml:space="preserve">Ionides, E. L., Nguyen, D., Atchadé, Y., Stoev, S. &amp; King, A. A. Inference for dynamic and latent variable models via iterated, perturbed Bayes maps. </w:t>
      </w:r>
      <w:r w:rsidRPr="00DC481C">
        <w:rPr>
          <w:rFonts w:ascii="Calibri" w:hAnsiTheme="minorHAnsi" w:cs="Calibri"/>
          <w:i/>
          <w:iCs/>
          <w:sz w:val="22"/>
          <w:lang w:val="en-GB"/>
        </w:rPr>
        <w:t>Proc Natl Acad Sci USA</w:t>
      </w:r>
      <w:r w:rsidRPr="00DC481C">
        <w:rPr>
          <w:rFonts w:ascii="Calibri" w:hAnsiTheme="minorHAnsi" w:cs="Calibri"/>
          <w:sz w:val="22"/>
          <w:lang w:val="en-GB"/>
        </w:rPr>
        <w:t xml:space="preserve"> </w:t>
      </w:r>
      <w:r w:rsidRPr="00DC481C">
        <w:rPr>
          <w:rFonts w:ascii="Calibri" w:hAnsiTheme="minorHAnsi" w:cs="Calibri"/>
          <w:b/>
          <w:bCs/>
          <w:sz w:val="22"/>
          <w:lang w:val="en-GB"/>
        </w:rPr>
        <w:t>112</w:t>
      </w:r>
      <w:r w:rsidRPr="00DC481C">
        <w:rPr>
          <w:rFonts w:ascii="Calibri" w:hAnsiTheme="minorHAnsi" w:cs="Calibri"/>
          <w:sz w:val="22"/>
          <w:lang w:val="en-GB"/>
        </w:rPr>
        <w:t>, 719–724 (2015).</w:t>
      </w:r>
    </w:p>
    <w:p w14:paraId="12E34BC8"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57.</w:t>
      </w:r>
      <w:r w:rsidRPr="00DC481C">
        <w:rPr>
          <w:rFonts w:ascii="Calibri" w:hAnsiTheme="minorHAnsi" w:cs="Calibri"/>
          <w:sz w:val="22"/>
          <w:lang w:val="en-GB"/>
        </w:rPr>
        <w:tab/>
        <w:t>Huang, D. Z., Schneider, T. &amp; Stuart, A. M. Iterated Kalman Methodology For Inverse Problems. Preprint at http://arxiv.org/abs/2102.01580 (2022).</w:t>
      </w:r>
    </w:p>
    <w:p w14:paraId="34DF0369"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58.</w:t>
      </w:r>
      <w:r w:rsidRPr="00DC481C">
        <w:rPr>
          <w:rFonts w:ascii="Calibri" w:hAnsiTheme="minorHAnsi" w:cs="Calibri"/>
          <w:sz w:val="22"/>
          <w:lang w:val="en-GB"/>
        </w:rPr>
        <w:tab/>
        <w:t xml:space="preserve">Harris, C. R. </w:t>
      </w:r>
      <w:r w:rsidRPr="00DC481C">
        <w:rPr>
          <w:rFonts w:ascii="Calibri" w:hAnsiTheme="minorHAnsi" w:cs="Calibri"/>
          <w:i/>
          <w:iCs/>
          <w:sz w:val="22"/>
          <w:lang w:val="en-GB"/>
        </w:rPr>
        <w:t>et al.</w:t>
      </w:r>
      <w:r w:rsidRPr="00DC481C">
        <w:rPr>
          <w:rFonts w:ascii="Calibri" w:hAnsiTheme="minorHAnsi" w:cs="Calibri"/>
          <w:sz w:val="22"/>
          <w:lang w:val="en-GB"/>
        </w:rPr>
        <w:t xml:space="preserve"> Array programming with NumPy. </w:t>
      </w:r>
      <w:r w:rsidRPr="00DC481C">
        <w:rPr>
          <w:rFonts w:ascii="Calibri" w:hAnsiTheme="minorHAnsi" w:cs="Calibri"/>
          <w:i/>
          <w:iCs/>
          <w:sz w:val="22"/>
          <w:lang w:val="en-GB"/>
        </w:rPr>
        <w:t>Nature</w:t>
      </w:r>
      <w:r w:rsidRPr="00DC481C">
        <w:rPr>
          <w:rFonts w:ascii="Calibri" w:hAnsiTheme="minorHAnsi" w:cs="Calibri"/>
          <w:sz w:val="22"/>
          <w:lang w:val="en-GB"/>
        </w:rPr>
        <w:t xml:space="preserve"> </w:t>
      </w:r>
      <w:r w:rsidRPr="00DC481C">
        <w:rPr>
          <w:rFonts w:ascii="Calibri" w:hAnsiTheme="minorHAnsi" w:cs="Calibri"/>
          <w:b/>
          <w:bCs/>
          <w:sz w:val="22"/>
          <w:lang w:val="en-GB"/>
        </w:rPr>
        <w:t>585</w:t>
      </w:r>
      <w:r w:rsidRPr="00DC481C">
        <w:rPr>
          <w:rFonts w:ascii="Calibri" w:hAnsiTheme="minorHAnsi" w:cs="Calibri"/>
          <w:sz w:val="22"/>
          <w:lang w:val="en-GB"/>
        </w:rPr>
        <w:t>, 357–362 (2020).</w:t>
      </w:r>
    </w:p>
    <w:p w14:paraId="6A929F1F"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59.</w:t>
      </w:r>
      <w:r w:rsidRPr="00DC481C">
        <w:rPr>
          <w:rFonts w:ascii="Calibri" w:hAnsiTheme="minorHAnsi" w:cs="Calibri"/>
          <w:sz w:val="22"/>
          <w:lang w:val="en-GB"/>
        </w:rPr>
        <w:tab/>
        <w:t xml:space="preserve">Virtanen, P. </w:t>
      </w:r>
      <w:r w:rsidRPr="00DC481C">
        <w:rPr>
          <w:rFonts w:ascii="Calibri" w:hAnsiTheme="minorHAnsi" w:cs="Calibri"/>
          <w:i/>
          <w:iCs/>
          <w:sz w:val="22"/>
          <w:lang w:val="en-GB"/>
        </w:rPr>
        <w:t>et al.</w:t>
      </w:r>
      <w:r w:rsidRPr="00DC481C">
        <w:rPr>
          <w:rFonts w:ascii="Calibri" w:hAnsiTheme="minorHAnsi" w:cs="Calibri"/>
          <w:sz w:val="22"/>
          <w:lang w:val="en-GB"/>
        </w:rPr>
        <w:t xml:space="preserve"> SciPy 1.0: fundamental algorithms for scientific computing in Python. </w:t>
      </w:r>
      <w:r w:rsidRPr="00DC481C">
        <w:rPr>
          <w:rFonts w:ascii="Calibri" w:hAnsiTheme="minorHAnsi" w:cs="Calibri"/>
          <w:i/>
          <w:iCs/>
          <w:sz w:val="22"/>
          <w:lang w:val="en-GB"/>
        </w:rPr>
        <w:t>Nat Methods</w:t>
      </w:r>
      <w:r w:rsidRPr="00DC481C">
        <w:rPr>
          <w:rFonts w:ascii="Calibri" w:hAnsiTheme="minorHAnsi" w:cs="Calibri"/>
          <w:sz w:val="22"/>
          <w:lang w:val="en-GB"/>
        </w:rPr>
        <w:t xml:space="preserve"> </w:t>
      </w:r>
      <w:r w:rsidRPr="00DC481C">
        <w:rPr>
          <w:rFonts w:ascii="Calibri" w:hAnsiTheme="minorHAnsi" w:cs="Calibri"/>
          <w:b/>
          <w:bCs/>
          <w:sz w:val="22"/>
          <w:lang w:val="en-GB"/>
        </w:rPr>
        <w:t>17</w:t>
      </w:r>
      <w:r w:rsidRPr="00DC481C">
        <w:rPr>
          <w:rFonts w:ascii="Calibri" w:hAnsiTheme="minorHAnsi" w:cs="Calibri"/>
          <w:sz w:val="22"/>
          <w:lang w:val="en-GB"/>
        </w:rPr>
        <w:t>, 261–272 (2020).</w:t>
      </w:r>
    </w:p>
    <w:p w14:paraId="15EF4926"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60.</w:t>
      </w:r>
      <w:r w:rsidRPr="00DC481C">
        <w:rPr>
          <w:rFonts w:ascii="Calibri" w:hAnsiTheme="minorHAnsi" w:cs="Calibri"/>
          <w:sz w:val="22"/>
          <w:lang w:val="en-GB"/>
        </w:rPr>
        <w:tab/>
        <w:t xml:space="preserve">Alonso, D., McKane, A. J. &amp; Pascual, M. Stochastic amplification in epidemics. </w:t>
      </w:r>
      <w:r w:rsidRPr="00DC481C">
        <w:rPr>
          <w:rFonts w:ascii="Calibri" w:hAnsiTheme="minorHAnsi" w:cs="Calibri"/>
          <w:i/>
          <w:iCs/>
          <w:sz w:val="22"/>
          <w:lang w:val="en-GB"/>
        </w:rPr>
        <w:t>J. R. Soc. Interface.</w:t>
      </w:r>
      <w:r w:rsidRPr="00DC481C">
        <w:rPr>
          <w:rFonts w:ascii="Calibri" w:hAnsiTheme="minorHAnsi" w:cs="Calibri"/>
          <w:sz w:val="22"/>
          <w:lang w:val="en-GB"/>
        </w:rPr>
        <w:t xml:space="preserve"> </w:t>
      </w:r>
      <w:r w:rsidRPr="00DC481C">
        <w:rPr>
          <w:rFonts w:ascii="Calibri" w:hAnsiTheme="minorHAnsi" w:cs="Calibri"/>
          <w:b/>
          <w:bCs/>
          <w:sz w:val="22"/>
          <w:lang w:val="en-GB"/>
        </w:rPr>
        <w:t>4</w:t>
      </w:r>
      <w:r w:rsidRPr="00DC481C">
        <w:rPr>
          <w:rFonts w:ascii="Calibri" w:hAnsiTheme="minorHAnsi" w:cs="Calibri"/>
          <w:sz w:val="22"/>
          <w:lang w:val="en-GB"/>
        </w:rPr>
        <w:t>, 575–582 (2007).</w:t>
      </w:r>
    </w:p>
    <w:p w14:paraId="17D5E4F7"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61.</w:t>
      </w:r>
      <w:r w:rsidRPr="00DC481C">
        <w:rPr>
          <w:rFonts w:ascii="Calibri" w:hAnsiTheme="minorHAnsi" w:cs="Calibri"/>
          <w:sz w:val="22"/>
          <w:lang w:val="en-GB"/>
        </w:rPr>
        <w:tab/>
        <w:t xml:space="preserve">Bracher, J., Ray, E. L., Gneiting, T. &amp; Reich, N. G. Evaluating epidemic forecasts in an interval format. </w:t>
      </w:r>
      <w:r w:rsidRPr="00DC481C">
        <w:rPr>
          <w:rFonts w:ascii="Calibri" w:hAnsiTheme="minorHAnsi" w:cs="Calibri"/>
          <w:i/>
          <w:iCs/>
          <w:sz w:val="22"/>
          <w:lang w:val="en-GB"/>
        </w:rPr>
        <w:t>PLoS Comput Biol</w:t>
      </w:r>
      <w:r w:rsidRPr="00DC481C">
        <w:rPr>
          <w:rFonts w:ascii="Calibri" w:hAnsiTheme="minorHAnsi" w:cs="Calibri"/>
          <w:sz w:val="22"/>
          <w:lang w:val="en-GB"/>
        </w:rPr>
        <w:t xml:space="preserve"> </w:t>
      </w:r>
      <w:r w:rsidRPr="00DC481C">
        <w:rPr>
          <w:rFonts w:ascii="Calibri" w:hAnsiTheme="minorHAnsi" w:cs="Calibri"/>
          <w:b/>
          <w:bCs/>
          <w:sz w:val="22"/>
          <w:lang w:val="en-GB"/>
        </w:rPr>
        <w:t>17</w:t>
      </w:r>
      <w:r w:rsidRPr="00DC481C">
        <w:rPr>
          <w:rFonts w:ascii="Calibri" w:hAnsiTheme="minorHAnsi" w:cs="Calibri"/>
          <w:sz w:val="22"/>
          <w:lang w:val="en-GB"/>
        </w:rPr>
        <w:t>, e1008618 (2021).</w:t>
      </w:r>
    </w:p>
    <w:p w14:paraId="03BD8704"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62.</w:t>
      </w:r>
      <w:r w:rsidRPr="00DC481C">
        <w:rPr>
          <w:rFonts w:ascii="Calibri" w:hAnsiTheme="minorHAnsi" w:cs="Calibri"/>
          <w:sz w:val="22"/>
          <w:lang w:val="en-GB"/>
        </w:rPr>
        <w:tab/>
        <w:t xml:space="preserve">Gneiting, T., Balabdaoui, F. &amp; Raftery, A. E. Probabilistic Forecasts, Calibration and Sharpness. </w:t>
      </w:r>
      <w:r w:rsidRPr="00DC481C">
        <w:rPr>
          <w:rFonts w:ascii="Calibri" w:hAnsiTheme="minorHAnsi" w:cs="Calibri"/>
          <w:i/>
          <w:iCs/>
          <w:sz w:val="22"/>
          <w:lang w:val="en-GB"/>
        </w:rPr>
        <w:t>Journal of the Royal Statistical Society Series B: Statistical Methodology</w:t>
      </w:r>
      <w:r w:rsidRPr="00DC481C">
        <w:rPr>
          <w:rFonts w:ascii="Calibri" w:hAnsiTheme="minorHAnsi" w:cs="Calibri"/>
          <w:sz w:val="22"/>
          <w:lang w:val="en-GB"/>
        </w:rPr>
        <w:t xml:space="preserve"> </w:t>
      </w:r>
      <w:r w:rsidRPr="00DC481C">
        <w:rPr>
          <w:rFonts w:ascii="Calibri" w:hAnsiTheme="minorHAnsi" w:cs="Calibri"/>
          <w:b/>
          <w:bCs/>
          <w:sz w:val="22"/>
          <w:lang w:val="en-GB"/>
        </w:rPr>
        <w:t>69</w:t>
      </w:r>
      <w:r w:rsidRPr="00DC481C">
        <w:rPr>
          <w:rFonts w:ascii="Calibri" w:hAnsiTheme="minorHAnsi" w:cs="Calibri"/>
          <w:sz w:val="22"/>
          <w:lang w:val="en-GB"/>
        </w:rPr>
        <w:t>, 243–268 (2007).</w:t>
      </w:r>
    </w:p>
    <w:p w14:paraId="18F1492C"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lastRenderedPageBreak/>
        <w:t>63.</w:t>
      </w:r>
      <w:r w:rsidRPr="00DC481C">
        <w:rPr>
          <w:rFonts w:ascii="Calibri" w:hAnsiTheme="minorHAnsi" w:cs="Calibri"/>
          <w:sz w:val="22"/>
          <w:lang w:val="en-GB"/>
        </w:rPr>
        <w:tab/>
        <w:t xml:space="preserve">Ionides, E. L., Breto, C., Park, J., Smith, R. A. &amp; King, A. A. Monte Carlo profile confidence intervals for dynamic systems. </w:t>
      </w:r>
      <w:r w:rsidRPr="00DC481C">
        <w:rPr>
          <w:rFonts w:ascii="Calibri" w:hAnsiTheme="minorHAnsi" w:cs="Calibri"/>
          <w:i/>
          <w:iCs/>
          <w:sz w:val="22"/>
          <w:lang w:val="en-GB"/>
        </w:rPr>
        <w:t>J. R. Soc. Interface.</w:t>
      </w:r>
      <w:r w:rsidRPr="00DC481C">
        <w:rPr>
          <w:rFonts w:ascii="Calibri" w:hAnsiTheme="minorHAnsi" w:cs="Calibri"/>
          <w:sz w:val="22"/>
          <w:lang w:val="en-GB"/>
        </w:rPr>
        <w:t xml:space="preserve"> </w:t>
      </w:r>
      <w:r w:rsidRPr="00DC481C">
        <w:rPr>
          <w:rFonts w:ascii="Calibri" w:hAnsiTheme="minorHAnsi" w:cs="Calibri"/>
          <w:b/>
          <w:bCs/>
          <w:sz w:val="22"/>
          <w:lang w:val="en-GB"/>
        </w:rPr>
        <w:t>14</w:t>
      </w:r>
      <w:r w:rsidRPr="00DC481C">
        <w:rPr>
          <w:rFonts w:ascii="Calibri" w:hAnsiTheme="minorHAnsi" w:cs="Calibri"/>
          <w:sz w:val="22"/>
          <w:lang w:val="en-GB"/>
        </w:rPr>
        <w:t>, 20170126 (2017).</w:t>
      </w:r>
    </w:p>
    <w:p w14:paraId="7B90D09B"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64.</w:t>
      </w:r>
      <w:r w:rsidRPr="00DC481C">
        <w:rPr>
          <w:rFonts w:ascii="Calibri" w:hAnsiTheme="minorHAnsi" w:cs="Calibri"/>
          <w:sz w:val="22"/>
          <w:lang w:val="en-GB"/>
        </w:rPr>
        <w:tab/>
        <w:t>The International Research Institute for Climate and Society. Description of the IRI Climate Forecast Verification Scores. https://journals.plos.org/ploscompbiol/article/file?id=10.1371/journal.pcbi.1006783&amp;type=printable.</w:t>
      </w:r>
    </w:p>
    <w:p w14:paraId="54B2741A" w14:textId="2C7287B8" w:rsidR="00E6133D" w:rsidRPr="00C21754" w:rsidRDefault="005E4095" w:rsidP="00C7620C">
      <w:pPr>
        <w:rPr>
          <w:rFonts w:ascii="Arial" w:hAnsi="Arial" w:cs="Arial"/>
          <w:color w:val="000000"/>
          <w:sz w:val="20"/>
          <w:szCs w:val="20"/>
        </w:rPr>
      </w:pPr>
      <w:r w:rsidRPr="00C21754">
        <w:fldChar w:fldCharType="end"/>
      </w:r>
    </w:p>
    <w:p w14:paraId="181E8C60" w14:textId="13F307D7" w:rsidR="008D7B47" w:rsidRPr="00C21754" w:rsidRDefault="00980C22"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lastRenderedPageBreak/>
        <w:t>Figures and Tables</w:t>
      </w:r>
    </w:p>
    <w:p w14:paraId="3E377F10" w14:textId="77777777" w:rsidR="00610610" w:rsidRPr="00C21754" w:rsidRDefault="00610610"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5BF319A5" w14:textId="77777777" w:rsidR="000401F1" w:rsidRPr="00C21754" w:rsidRDefault="000401F1"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374D255C" w14:textId="55399838" w:rsidR="00190A6D" w:rsidRPr="00C21754" w:rsidRDefault="000401F1"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44"/>
      <w:commentRangeStart w:id="45"/>
      <w:r w:rsidRPr="00C21754">
        <w:rPr>
          <w:rFonts w:ascii="Arial" w:hAnsi="Arial" w:cs="Arial"/>
          <w:b/>
          <w:noProof/>
          <w:color w:val="000000"/>
          <w:sz w:val="20"/>
          <w:szCs w:val="20"/>
        </w:rPr>
        <w:drawing>
          <wp:inline distT="0" distB="0" distL="0" distR="0" wp14:anchorId="1D9179A2" wp14:editId="40EC46EA">
            <wp:extent cx="5486400" cy="7022465"/>
            <wp:effectExtent l="0" t="0" r="0" b="635"/>
            <wp:docPr id="893385828" name="Picture 1"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85828" name="Picture 1" descr="A picture containing text, line, plot, fo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commentRangeEnd w:id="44"/>
      <w:r w:rsidR="005E659B" w:rsidRPr="00C21754">
        <w:rPr>
          <w:rStyle w:val="CommentReference"/>
        </w:rPr>
        <w:commentReference w:id="44"/>
      </w:r>
      <w:commentRangeEnd w:id="45"/>
      <w:r w:rsidR="000925D3" w:rsidRPr="00C21754">
        <w:rPr>
          <w:rStyle w:val="CommentReference"/>
        </w:rPr>
        <w:commentReference w:id="45"/>
      </w:r>
    </w:p>
    <w:p w14:paraId="65316398" w14:textId="4579806D" w:rsidR="008D7B47" w:rsidRPr="00C21754" w:rsidRDefault="00E6133D" w:rsidP="00C7620C">
      <w:pPr>
        <w:keepNext/>
        <w:pBdr>
          <w:top w:val="nil"/>
          <w:left w:val="nil"/>
          <w:bottom w:val="nil"/>
          <w:right w:val="nil"/>
          <w:between w:val="nil"/>
        </w:pBdr>
        <w:spacing w:before="240" w:after="60"/>
        <w:contextualSpacing/>
        <w:jc w:val="both"/>
        <w:rPr>
          <w:rFonts w:ascii="Arial" w:hAnsi="Arial" w:cs="Arial"/>
          <w:color w:val="000000"/>
          <w:sz w:val="20"/>
          <w:szCs w:val="20"/>
        </w:rPr>
      </w:pPr>
      <w:r w:rsidRPr="00C21754">
        <w:rPr>
          <w:rFonts w:ascii="Arial" w:hAnsi="Arial" w:cs="Arial"/>
          <w:b/>
          <w:color w:val="000000"/>
          <w:sz w:val="20"/>
          <w:szCs w:val="20"/>
        </w:rPr>
        <w:t>Fig</w:t>
      </w:r>
      <w:r w:rsidR="00980C22" w:rsidRPr="00C21754">
        <w:rPr>
          <w:rFonts w:ascii="Arial" w:hAnsi="Arial" w:cs="Arial"/>
          <w:b/>
          <w:color w:val="000000"/>
          <w:sz w:val="20"/>
          <w:szCs w:val="20"/>
        </w:rPr>
        <w:t>ure</w:t>
      </w:r>
      <w:r w:rsidRPr="00C21754">
        <w:rPr>
          <w:rFonts w:ascii="Arial" w:hAnsi="Arial" w:cs="Arial"/>
          <w:b/>
          <w:color w:val="000000"/>
          <w:sz w:val="20"/>
          <w:szCs w:val="20"/>
        </w:rPr>
        <w:t xml:space="preserve"> </w:t>
      </w:r>
      <w:r w:rsidR="00E16882" w:rsidRPr="00C21754">
        <w:rPr>
          <w:rFonts w:ascii="Arial" w:hAnsi="Arial" w:cs="Arial"/>
          <w:b/>
          <w:color w:val="000000"/>
          <w:sz w:val="20"/>
          <w:szCs w:val="20"/>
        </w:rPr>
        <w:t>1</w:t>
      </w:r>
      <w:r w:rsidRPr="00C21754">
        <w:rPr>
          <w:rFonts w:ascii="Arial" w:hAnsi="Arial" w:cs="Arial"/>
          <w:b/>
          <w:color w:val="000000"/>
          <w:sz w:val="20"/>
          <w:szCs w:val="20"/>
        </w:rPr>
        <w:t xml:space="preserve">. </w:t>
      </w:r>
      <w:r w:rsidR="008D7B47" w:rsidRPr="00C21754">
        <w:rPr>
          <w:rFonts w:ascii="Arial" w:hAnsi="Arial" w:cs="Arial"/>
          <w:b/>
          <w:bCs/>
          <w:color w:val="000000"/>
          <w:sz w:val="20"/>
          <w:szCs w:val="20"/>
        </w:rPr>
        <w:t>Empirical colonization of microbial organisms, hospital admissions and testing.</w:t>
      </w:r>
      <w:r w:rsidR="008D7B47" w:rsidRPr="00C21754">
        <w:rPr>
          <w:rFonts w:ascii="Arial" w:hAnsi="Arial" w:cs="Arial"/>
          <w:color w:val="000000"/>
          <w:sz w:val="20"/>
          <w:szCs w:val="20"/>
        </w:rPr>
        <w:t xml:space="preserve"> </w:t>
      </w:r>
      <w:r w:rsidR="008D7B47" w:rsidRPr="00C21754">
        <w:rPr>
          <w:rFonts w:ascii="Arial" w:hAnsi="Arial" w:cs="Arial"/>
          <w:b/>
          <w:bCs/>
          <w:color w:val="000000"/>
          <w:sz w:val="20"/>
          <w:szCs w:val="20"/>
        </w:rPr>
        <w:t>A)</w:t>
      </w:r>
      <w:r w:rsidR="008D7B47" w:rsidRPr="00C21754">
        <w:rPr>
          <w:rFonts w:ascii="Arial" w:hAnsi="Arial" w:cs="Arial"/>
          <w:color w:val="000000"/>
          <w:sz w:val="20"/>
          <w:szCs w:val="20"/>
        </w:rPr>
        <w:t xml:space="preserve"> </w:t>
      </w:r>
      <w:r w:rsidR="00A850C3" w:rsidRPr="00E9528B">
        <w:rPr>
          <w:rFonts w:ascii="Arial" w:hAnsi="Arial" w:cs="Arial"/>
          <w:color w:val="000000"/>
          <w:sz w:val="20"/>
          <w:szCs w:val="20"/>
        </w:rPr>
        <w:t>Nosocomial infection data for pathogenic bacteria studied, faded dots are the weekly incident and solid lines the monthly incident detections</w:t>
      </w:r>
      <w:r w:rsidR="008D7B47" w:rsidRPr="00C21754">
        <w:rPr>
          <w:rFonts w:ascii="Arial" w:hAnsi="Arial" w:cs="Arial"/>
          <w:color w:val="000000"/>
          <w:sz w:val="20"/>
          <w:szCs w:val="20"/>
        </w:rPr>
        <w:t xml:space="preserve">, from left to right and top to bottom: </w:t>
      </w:r>
      <w:r w:rsidR="008D7B47" w:rsidRPr="00C21754">
        <w:rPr>
          <w:rFonts w:ascii="Arial" w:hAnsi="Arial" w:cs="Arial"/>
          <w:i/>
          <w:iCs/>
          <w:color w:val="000000"/>
          <w:sz w:val="20"/>
          <w:szCs w:val="20"/>
        </w:rPr>
        <w:t>E. coli</w:t>
      </w:r>
      <w:r w:rsidR="008D7B47" w:rsidRPr="00C21754">
        <w:rPr>
          <w:rFonts w:ascii="Arial" w:hAnsi="Arial" w:cs="Arial"/>
          <w:color w:val="000000"/>
          <w:sz w:val="20"/>
          <w:szCs w:val="20"/>
        </w:rPr>
        <w:t xml:space="preserve">, </w:t>
      </w:r>
      <w:r w:rsidR="008D7B47" w:rsidRPr="00C21754">
        <w:rPr>
          <w:rFonts w:ascii="Arial" w:hAnsi="Arial" w:cs="Arial"/>
          <w:i/>
          <w:iCs/>
          <w:color w:val="000000"/>
          <w:sz w:val="20"/>
          <w:szCs w:val="20"/>
        </w:rPr>
        <w:t>K. pneumoniae</w:t>
      </w:r>
      <w:r w:rsidR="008D7B47" w:rsidRPr="00C21754">
        <w:rPr>
          <w:rFonts w:ascii="Arial" w:hAnsi="Arial" w:cs="Arial"/>
          <w:color w:val="000000"/>
          <w:sz w:val="20"/>
          <w:szCs w:val="20"/>
        </w:rPr>
        <w:t xml:space="preserve">, </w:t>
      </w:r>
      <w:r w:rsidR="008D7B47" w:rsidRPr="00C21754">
        <w:rPr>
          <w:rFonts w:ascii="Arial" w:hAnsi="Arial" w:cs="Arial"/>
          <w:i/>
          <w:iCs/>
          <w:color w:val="000000"/>
          <w:sz w:val="20"/>
          <w:szCs w:val="20"/>
        </w:rPr>
        <w:t>P. aeruginosa</w:t>
      </w:r>
      <w:r w:rsidR="008D7B47" w:rsidRPr="00C21754">
        <w:rPr>
          <w:rFonts w:ascii="Arial" w:hAnsi="Arial" w:cs="Arial"/>
          <w:color w:val="000000"/>
          <w:sz w:val="20"/>
          <w:szCs w:val="20"/>
        </w:rPr>
        <w:t xml:space="preserve">, </w:t>
      </w:r>
      <w:r w:rsidR="008D7B47" w:rsidRPr="00C21754">
        <w:rPr>
          <w:rFonts w:ascii="Arial" w:hAnsi="Arial" w:cs="Arial"/>
          <w:i/>
          <w:iCs/>
          <w:color w:val="000000"/>
          <w:sz w:val="20"/>
          <w:szCs w:val="20"/>
        </w:rPr>
        <w:t>MSSA</w:t>
      </w:r>
      <w:r w:rsidR="008D7B47" w:rsidRPr="00C21754">
        <w:rPr>
          <w:rFonts w:ascii="Arial" w:hAnsi="Arial" w:cs="Arial"/>
          <w:color w:val="000000"/>
          <w:sz w:val="20"/>
          <w:szCs w:val="20"/>
        </w:rPr>
        <w:t xml:space="preserve">, , </w:t>
      </w:r>
      <w:r w:rsidR="008D7B47" w:rsidRPr="00C21754">
        <w:rPr>
          <w:rFonts w:ascii="Arial" w:hAnsi="Arial" w:cs="Arial"/>
          <w:i/>
          <w:iCs/>
          <w:color w:val="000000"/>
          <w:sz w:val="20"/>
          <w:szCs w:val="20"/>
        </w:rPr>
        <w:t>MRSA</w:t>
      </w:r>
      <w:r w:rsidR="008D7B47" w:rsidRPr="00C21754">
        <w:rPr>
          <w:rFonts w:ascii="Arial" w:hAnsi="Arial" w:cs="Arial"/>
          <w:color w:val="000000"/>
          <w:sz w:val="20"/>
          <w:szCs w:val="20"/>
        </w:rPr>
        <w:t>,</w:t>
      </w:r>
      <w:r w:rsidR="00E03D77" w:rsidRPr="00E9528B">
        <w:rPr>
          <w:rFonts w:ascii="Arial" w:hAnsi="Arial" w:cs="Arial"/>
          <w:color w:val="000000"/>
          <w:sz w:val="20"/>
          <w:szCs w:val="20"/>
        </w:rPr>
        <w:t xml:space="preserve"> </w:t>
      </w:r>
      <w:r w:rsidR="00E03D77" w:rsidRPr="00C21754">
        <w:rPr>
          <w:rFonts w:ascii="Arial" w:hAnsi="Arial" w:cs="Arial"/>
          <w:i/>
          <w:iCs/>
          <w:color w:val="000000"/>
          <w:sz w:val="20"/>
          <w:szCs w:val="20"/>
        </w:rPr>
        <w:t>S. epidermis</w:t>
      </w:r>
      <w:r w:rsidR="00E03D77" w:rsidRPr="00E9528B">
        <w:rPr>
          <w:rFonts w:ascii="Arial" w:hAnsi="Arial" w:cs="Arial"/>
          <w:i/>
          <w:iCs/>
          <w:color w:val="000000"/>
          <w:sz w:val="20"/>
          <w:szCs w:val="20"/>
        </w:rPr>
        <w:t>,</w:t>
      </w:r>
      <w:r w:rsidR="008D7B47" w:rsidRPr="00C21754">
        <w:rPr>
          <w:rFonts w:ascii="Arial" w:hAnsi="Arial" w:cs="Arial"/>
          <w:color w:val="000000"/>
          <w:sz w:val="20"/>
          <w:szCs w:val="20"/>
        </w:rPr>
        <w:t xml:space="preserve"> </w:t>
      </w:r>
      <w:r w:rsidR="008D7B47" w:rsidRPr="00C21754">
        <w:rPr>
          <w:rFonts w:ascii="Arial" w:hAnsi="Arial" w:cs="Arial"/>
          <w:i/>
          <w:iCs/>
          <w:color w:val="000000"/>
          <w:sz w:val="20"/>
          <w:szCs w:val="20"/>
        </w:rPr>
        <w:t>E. faecali</w:t>
      </w:r>
      <w:r w:rsidR="002A46FD" w:rsidRPr="00E9528B">
        <w:rPr>
          <w:rFonts w:ascii="Arial" w:hAnsi="Arial" w:cs="Arial"/>
          <w:i/>
          <w:iCs/>
          <w:color w:val="000000"/>
          <w:sz w:val="20"/>
          <w:szCs w:val="20"/>
        </w:rPr>
        <w:t xml:space="preserve"> </w:t>
      </w:r>
      <w:r w:rsidR="002A46FD" w:rsidRPr="00E9528B">
        <w:rPr>
          <w:rFonts w:ascii="Arial" w:hAnsi="Arial" w:cs="Arial"/>
          <w:color w:val="000000"/>
          <w:sz w:val="20"/>
          <w:szCs w:val="20"/>
        </w:rPr>
        <w:t xml:space="preserve">and </w:t>
      </w:r>
      <w:r w:rsidR="002A46FD" w:rsidRPr="00E9528B">
        <w:rPr>
          <w:rFonts w:ascii="Arial" w:hAnsi="Arial" w:cs="Arial"/>
          <w:i/>
          <w:iCs/>
          <w:color w:val="000000"/>
          <w:sz w:val="20"/>
          <w:szCs w:val="20"/>
        </w:rPr>
        <w:t>E. faecium</w:t>
      </w:r>
      <w:r w:rsidR="008D7B47" w:rsidRPr="00C21754">
        <w:rPr>
          <w:rFonts w:ascii="Arial" w:hAnsi="Arial" w:cs="Arial"/>
          <w:color w:val="000000"/>
          <w:sz w:val="20"/>
          <w:szCs w:val="20"/>
        </w:rPr>
        <w:t xml:space="preserve">. </w:t>
      </w:r>
      <w:r w:rsidR="008D7B47" w:rsidRPr="00C21754">
        <w:rPr>
          <w:rFonts w:ascii="Arial" w:hAnsi="Arial" w:cs="Arial"/>
          <w:b/>
          <w:bCs/>
          <w:color w:val="000000"/>
          <w:sz w:val="20"/>
          <w:szCs w:val="20"/>
        </w:rPr>
        <w:t>B)</w:t>
      </w:r>
      <w:r w:rsidR="008D7B47" w:rsidRPr="00C21754">
        <w:rPr>
          <w:rFonts w:ascii="Arial" w:hAnsi="Arial" w:cs="Arial"/>
          <w:color w:val="000000"/>
          <w:sz w:val="20"/>
          <w:szCs w:val="20"/>
        </w:rPr>
        <w:t xml:space="preserve"> Numbers of </w:t>
      </w:r>
      <w:r w:rsidR="009A1D2E">
        <w:rPr>
          <w:rFonts w:ascii="Arial" w:hAnsi="Arial" w:cs="Arial"/>
          <w:color w:val="000000"/>
          <w:sz w:val="20"/>
          <w:szCs w:val="20"/>
        </w:rPr>
        <w:t xml:space="preserve">hospitalized </w:t>
      </w:r>
      <w:r w:rsidR="008D7B47" w:rsidRPr="00C21754">
        <w:rPr>
          <w:rFonts w:ascii="Arial" w:hAnsi="Arial" w:cs="Arial"/>
          <w:color w:val="000000"/>
          <w:sz w:val="20"/>
          <w:szCs w:val="20"/>
        </w:rPr>
        <w:t xml:space="preserve">patients (red) and admitted patients (blue) during the study period at daily resolution </w:t>
      </w:r>
      <w:r w:rsidR="008D7B47" w:rsidRPr="00C21754">
        <w:rPr>
          <w:rFonts w:ascii="Arial" w:hAnsi="Arial" w:cs="Arial"/>
          <w:color w:val="000000"/>
          <w:sz w:val="20"/>
          <w:szCs w:val="20"/>
        </w:rPr>
        <w:lastRenderedPageBreak/>
        <w:t xml:space="preserve">(weekly variability is evident). </w:t>
      </w:r>
      <w:r w:rsidR="008D7B47" w:rsidRPr="00C21754">
        <w:rPr>
          <w:rFonts w:ascii="Arial" w:hAnsi="Arial" w:cs="Arial"/>
          <w:b/>
          <w:bCs/>
          <w:color w:val="000000"/>
          <w:sz w:val="20"/>
          <w:szCs w:val="20"/>
        </w:rPr>
        <w:t>C)</w:t>
      </w:r>
      <w:r w:rsidR="008D7B47" w:rsidRPr="00C21754">
        <w:rPr>
          <w:rFonts w:ascii="Arial" w:hAnsi="Arial" w:cs="Arial"/>
          <w:color w:val="000000"/>
          <w:sz w:val="20"/>
          <w:szCs w:val="20"/>
        </w:rPr>
        <w:t xml:space="preserve"> Numbers of </w:t>
      </w:r>
      <w:r w:rsidR="003F1390" w:rsidRPr="00C21754">
        <w:rPr>
          <w:rFonts w:ascii="Arial" w:hAnsi="Arial" w:cs="Arial"/>
          <w:color w:val="000000"/>
          <w:sz w:val="20"/>
          <w:szCs w:val="20"/>
        </w:rPr>
        <w:t>i</w:t>
      </w:r>
      <w:r w:rsidR="008D7B47" w:rsidRPr="00C21754">
        <w:rPr>
          <w:rFonts w:ascii="Arial" w:hAnsi="Arial" w:cs="Arial"/>
          <w:color w:val="000000"/>
          <w:sz w:val="20"/>
          <w:szCs w:val="20"/>
        </w:rPr>
        <w:t xml:space="preserve">n-hospital patients normalized by ward size (average occupancy per day during the study period); blue lines show the </w:t>
      </w:r>
      <w:r w:rsidR="00CB24C1">
        <w:rPr>
          <w:rFonts w:ascii="Arial" w:hAnsi="Arial" w:cs="Arial"/>
          <w:color w:val="000000"/>
          <w:sz w:val="20"/>
          <w:szCs w:val="20"/>
        </w:rPr>
        <w:t>5</w:t>
      </w:r>
      <w:r w:rsidR="00CB24C1"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most populated wards, </w:t>
      </w:r>
      <w:r w:rsidR="00CB24C1">
        <w:rPr>
          <w:rFonts w:ascii="Arial" w:hAnsi="Arial" w:cs="Arial"/>
          <w:color w:val="000000"/>
          <w:sz w:val="20"/>
          <w:szCs w:val="20"/>
        </w:rPr>
        <w:t>blue</w:t>
      </w:r>
      <w:r w:rsidR="00CB24C1"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lines the </w:t>
      </w:r>
      <w:r w:rsidR="00CB24C1">
        <w:rPr>
          <w:rFonts w:ascii="Arial" w:hAnsi="Arial" w:cs="Arial"/>
          <w:color w:val="000000"/>
          <w:sz w:val="20"/>
          <w:szCs w:val="20"/>
        </w:rPr>
        <w:t>5</w:t>
      </w:r>
      <w:r w:rsidR="00CB24C1"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least populated, and the remaining wards are shown in gray in the background </w:t>
      </w:r>
      <w:r w:rsidR="008D7B47" w:rsidRPr="00C21754">
        <w:rPr>
          <w:rFonts w:ascii="Arial" w:hAnsi="Arial" w:cs="Arial"/>
          <w:b/>
          <w:bCs/>
          <w:color w:val="000000"/>
          <w:sz w:val="20"/>
          <w:szCs w:val="20"/>
        </w:rPr>
        <w:t>D)</w:t>
      </w:r>
      <w:r w:rsidR="008D7B47" w:rsidRPr="00C21754">
        <w:rPr>
          <w:rFonts w:ascii="Arial" w:hAnsi="Arial" w:cs="Arial"/>
          <w:color w:val="000000"/>
          <w:sz w:val="20"/>
          <w:szCs w:val="20"/>
        </w:rPr>
        <w:t xml:space="preserve"> Heatmap showing the number of weekly cultures in each ward during the study</w:t>
      </w:r>
      <w:r w:rsidR="00610610"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period. </w:t>
      </w:r>
      <w:r w:rsidR="008D7B47" w:rsidRPr="00C21754">
        <w:rPr>
          <w:rFonts w:ascii="Arial" w:hAnsi="Arial" w:cs="Arial"/>
          <w:b/>
          <w:bCs/>
          <w:color w:val="000000"/>
          <w:sz w:val="20"/>
          <w:szCs w:val="20"/>
        </w:rPr>
        <w:t>E)</w:t>
      </w:r>
      <w:r w:rsidR="008D7B47" w:rsidRPr="00C21754">
        <w:rPr>
          <w:rFonts w:ascii="Arial" w:hAnsi="Arial" w:cs="Arial"/>
          <w:color w:val="000000"/>
          <w:sz w:val="20"/>
          <w:szCs w:val="20"/>
        </w:rPr>
        <w:t xml:space="preserve"> Heatmap plot showing the number of patients </w:t>
      </w:r>
      <w:r w:rsidR="003F1390" w:rsidRPr="00C21754">
        <w:rPr>
          <w:rFonts w:ascii="Arial" w:hAnsi="Arial" w:cs="Arial"/>
          <w:color w:val="000000"/>
          <w:sz w:val="20"/>
          <w:szCs w:val="20"/>
        </w:rPr>
        <w:t xml:space="preserve">admitted weekly </w:t>
      </w:r>
      <w:r w:rsidR="008D7B47" w:rsidRPr="00C21754">
        <w:rPr>
          <w:rFonts w:ascii="Arial" w:hAnsi="Arial" w:cs="Arial"/>
          <w:color w:val="000000"/>
          <w:sz w:val="20"/>
          <w:szCs w:val="20"/>
        </w:rPr>
        <w:t>to each ward during the study period.</w:t>
      </w:r>
    </w:p>
    <w:p w14:paraId="59C63544" w14:textId="48009AFB" w:rsidR="00E16882" w:rsidRPr="00C21754" w:rsidRDefault="00E16882" w:rsidP="00C7620C">
      <w:pPr>
        <w:keepNext/>
        <w:pBdr>
          <w:top w:val="nil"/>
          <w:left w:val="nil"/>
          <w:bottom w:val="nil"/>
          <w:right w:val="nil"/>
          <w:between w:val="nil"/>
        </w:pBdr>
        <w:spacing w:before="240" w:after="60"/>
        <w:contextualSpacing/>
        <w:jc w:val="both"/>
        <w:rPr>
          <w:rFonts w:ascii="Arial" w:hAnsi="Arial" w:cs="Arial"/>
          <w:color w:val="000000"/>
          <w:sz w:val="20"/>
          <w:szCs w:val="20"/>
        </w:rPr>
      </w:pPr>
    </w:p>
    <w:p w14:paraId="6389CA68" w14:textId="6D808B2F" w:rsidR="008D7B47" w:rsidRPr="00C21754" w:rsidRDefault="008D7B47"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1D11AA4B" w14:textId="00B02DB6" w:rsidR="00610610" w:rsidRPr="00C21754" w:rsidRDefault="00DD1237"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54E7012B" wp14:editId="6824D258">
            <wp:extent cx="5486400" cy="2817495"/>
            <wp:effectExtent l="0" t="0" r="0" b="1905"/>
            <wp:docPr id="1571290546" name="Picture 4"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90546" name="Picture 4"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3A4C0680" w14:textId="3E649269" w:rsidR="002926A9" w:rsidRPr="00E9528B" w:rsidRDefault="008D7B47" w:rsidP="00C7620C">
      <w:pPr>
        <w:keepNext/>
        <w:pBdr>
          <w:top w:val="nil"/>
          <w:left w:val="nil"/>
          <w:bottom w:val="nil"/>
          <w:right w:val="nil"/>
          <w:between w:val="nil"/>
        </w:pBdr>
        <w:spacing w:before="240" w:after="60"/>
        <w:contextualSpacing/>
        <w:jc w:val="both"/>
        <w:rPr>
          <w:rFonts w:ascii="Arial" w:hAnsi="Arial" w:cs="Arial"/>
          <w:color w:val="000000"/>
          <w:sz w:val="20"/>
          <w:szCs w:val="20"/>
        </w:rPr>
      </w:pPr>
      <w:r w:rsidRPr="00C21754">
        <w:rPr>
          <w:rFonts w:ascii="Arial" w:hAnsi="Arial" w:cs="Arial"/>
          <w:b/>
          <w:color w:val="000000"/>
          <w:sz w:val="20"/>
          <w:szCs w:val="20"/>
        </w:rPr>
        <w:t xml:space="preserve">Figure </w:t>
      </w:r>
      <w:r w:rsidR="00E16882" w:rsidRPr="00C21754">
        <w:rPr>
          <w:rFonts w:ascii="Arial" w:hAnsi="Arial" w:cs="Arial"/>
          <w:b/>
          <w:color w:val="000000"/>
          <w:sz w:val="20"/>
          <w:szCs w:val="20"/>
        </w:rPr>
        <w:t>2</w:t>
      </w:r>
      <w:r w:rsidRPr="00C21754">
        <w:rPr>
          <w:rFonts w:ascii="Arial" w:hAnsi="Arial" w:cs="Arial"/>
          <w:b/>
          <w:color w:val="000000"/>
          <w:sz w:val="20"/>
          <w:szCs w:val="20"/>
        </w:rPr>
        <w:t xml:space="preserve">. </w:t>
      </w:r>
      <w:r w:rsidR="002926A9" w:rsidRPr="00E9528B">
        <w:rPr>
          <w:rFonts w:ascii="Arial" w:hAnsi="Arial" w:cs="Arial"/>
          <w:b/>
          <w:color w:val="000000"/>
          <w:sz w:val="20"/>
          <w:szCs w:val="20"/>
        </w:rPr>
        <w:t xml:space="preserve">Identifiability, posterior estimates. </w:t>
      </w:r>
      <w:r w:rsidR="002926A9" w:rsidRPr="00E9528B">
        <w:rPr>
          <w:rFonts w:ascii="Arial" w:hAnsi="Arial" w:cs="Arial"/>
          <w:color w:val="000000"/>
          <w:sz w:val="20"/>
          <w:szCs w:val="20"/>
        </w:rPr>
        <w:t xml:space="preserve">Joint posterior estimates for </w:t>
      </w:r>
      <w:r w:rsidR="002926A9" w:rsidRPr="00E9528B">
        <w:rPr>
          <w:rFonts w:ascii="Arial" w:hAnsi="Arial" w:cs="Arial"/>
          <w:b/>
          <w:bCs/>
          <w:color w:val="000000"/>
          <w:sz w:val="20"/>
          <w:szCs w:val="20"/>
        </w:rPr>
        <w:t xml:space="preserve">A) </w:t>
      </w:r>
      <w:r w:rsidR="002926A9" w:rsidRPr="00E9528B">
        <w:rPr>
          <w:rFonts w:ascii="Arial" w:hAnsi="Arial" w:cs="Arial"/>
          <w:color w:val="000000"/>
          <w:sz w:val="20"/>
          <w:szCs w:val="20"/>
        </w:rPr>
        <w:t xml:space="preserve">importation rate </w:t>
      </w:r>
      <m:oMath>
        <m:r>
          <m:rPr>
            <m:sty m:val="p"/>
          </m:rPr>
          <w:rPr>
            <w:rFonts w:ascii="Cambria Math" w:hAnsi="Cambria Math" w:cs="Arial"/>
            <w:color w:val="000000"/>
            <w:sz w:val="20"/>
            <w:szCs w:val="20"/>
          </w:rPr>
          <m:t>γ</m:t>
        </m:r>
      </m:oMath>
      <w:r w:rsidR="002926A9" w:rsidRPr="00E9528B">
        <w:rPr>
          <w:rFonts w:ascii="Arial" w:hAnsi="Arial" w:cs="Arial"/>
          <w:color w:val="000000"/>
          <w:sz w:val="20"/>
          <w:szCs w:val="20"/>
        </w:rPr>
        <w:t xml:space="preserve">=25% and </w:t>
      </w:r>
      <w:r w:rsidR="002926A9" w:rsidRPr="00E9528B">
        <w:rPr>
          <w:rFonts w:ascii="Arial" w:hAnsi="Arial" w:cs="Arial"/>
          <w:b/>
          <w:color w:val="000000"/>
          <w:sz w:val="20"/>
          <w:szCs w:val="20"/>
        </w:rPr>
        <w:t xml:space="preserve">B) </w:t>
      </w:r>
      <m:oMath>
        <m:r>
          <m:rPr>
            <m:sty m:val="p"/>
          </m:rPr>
          <w:rPr>
            <w:rFonts w:ascii="Cambria Math" w:hAnsi="Cambria Math" w:cs="Arial"/>
            <w:color w:val="000000"/>
            <w:sz w:val="20"/>
            <w:szCs w:val="20"/>
          </w:rPr>
          <m:t>γ</m:t>
        </m:r>
      </m:oMath>
      <w:r w:rsidR="002926A9" w:rsidRPr="00E9528B">
        <w:rPr>
          <w:rFonts w:ascii="Arial" w:hAnsi="Arial" w:cs="Arial"/>
          <w:color w:val="000000"/>
          <w:sz w:val="20"/>
          <w:szCs w:val="20"/>
        </w:rPr>
        <w:t xml:space="preserve">=50%. </w:t>
      </w:r>
      <w:r w:rsidR="00E4796A" w:rsidRPr="00E9528B">
        <w:rPr>
          <w:rFonts w:ascii="Arial" w:hAnsi="Arial" w:cs="Arial"/>
          <w:color w:val="000000"/>
          <w:sz w:val="20"/>
          <w:szCs w:val="20"/>
        </w:rPr>
        <w:t xml:space="preserve">The posterior estimate is highlighted with a density plot (darker means more probable), and posterior ensemble members are </w:t>
      </w:r>
      <w:r w:rsidR="00BA7155" w:rsidRPr="00E9528B">
        <w:rPr>
          <w:rFonts w:ascii="Arial" w:hAnsi="Arial" w:cs="Arial"/>
          <w:color w:val="000000"/>
          <w:sz w:val="20"/>
          <w:szCs w:val="20"/>
        </w:rPr>
        <w:t>shown</w:t>
      </w:r>
      <w:r w:rsidR="00E4796A" w:rsidRPr="00E9528B">
        <w:rPr>
          <w:rFonts w:ascii="Arial" w:hAnsi="Arial" w:cs="Arial"/>
          <w:color w:val="000000"/>
          <w:sz w:val="20"/>
          <w:szCs w:val="20"/>
        </w:rPr>
        <w:t xml:space="preserve"> as purple dots. </w:t>
      </w:r>
      <w:r w:rsidR="002926A9" w:rsidRPr="00E9528B">
        <w:rPr>
          <w:rFonts w:ascii="Arial" w:hAnsi="Arial" w:cs="Arial"/>
          <w:color w:val="000000"/>
          <w:sz w:val="20"/>
          <w:szCs w:val="20"/>
        </w:rPr>
        <w:t>In each subplot the true value used for simul</w:t>
      </w:r>
      <w:r w:rsidR="00F132B6" w:rsidRPr="00E9528B">
        <w:rPr>
          <w:rFonts w:ascii="Arial" w:hAnsi="Arial" w:cs="Arial"/>
          <w:color w:val="000000"/>
          <w:sz w:val="20"/>
          <w:szCs w:val="20"/>
        </w:rPr>
        <w:t>a</w:t>
      </w:r>
      <w:r w:rsidR="002926A9" w:rsidRPr="00E9528B">
        <w:rPr>
          <w:rFonts w:ascii="Arial" w:hAnsi="Arial" w:cs="Arial"/>
          <w:color w:val="000000"/>
          <w:sz w:val="20"/>
          <w:szCs w:val="20"/>
        </w:rPr>
        <w:t>t</w:t>
      </w:r>
      <w:r w:rsidR="00857ACF" w:rsidRPr="00E9528B">
        <w:rPr>
          <w:rFonts w:ascii="Arial" w:hAnsi="Arial" w:cs="Arial"/>
          <w:color w:val="000000"/>
          <w:sz w:val="20"/>
          <w:szCs w:val="20"/>
        </w:rPr>
        <w:t>ing</w:t>
      </w:r>
      <w:r w:rsidR="002926A9" w:rsidRPr="00E9528B">
        <w:rPr>
          <w:rFonts w:ascii="Arial" w:hAnsi="Arial" w:cs="Arial"/>
          <w:color w:val="000000"/>
          <w:sz w:val="20"/>
          <w:szCs w:val="20"/>
        </w:rPr>
        <w:t xml:space="preserve"> the stochastic trajectory to infer is highlighted in the</w:t>
      </w:r>
      <w:r w:rsidR="006B69CE" w:rsidRPr="00E9528B">
        <w:rPr>
          <w:rFonts w:ascii="Arial" w:hAnsi="Arial" w:cs="Arial"/>
          <w:color w:val="000000"/>
          <w:sz w:val="20"/>
          <w:szCs w:val="20"/>
        </w:rPr>
        <w:t xml:space="preserve"> title of each scenario</w:t>
      </w:r>
      <w:r w:rsidR="002926A9" w:rsidRPr="00E9528B">
        <w:rPr>
          <w:rFonts w:ascii="Arial" w:hAnsi="Arial" w:cs="Arial"/>
          <w:color w:val="000000"/>
          <w:sz w:val="20"/>
          <w:szCs w:val="20"/>
        </w:rPr>
        <w:t>, with a yellow cross</w:t>
      </w:r>
      <w:r w:rsidR="006B69CE" w:rsidRPr="00E9528B">
        <w:rPr>
          <w:rFonts w:ascii="Arial" w:hAnsi="Arial" w:cs="Arial"/>
          <w:color w:val="000000"/>
          <w:sz w:val="20"/>
          <w:szCs w:val="20"/>
        </w:rPr>
        <w:t xml:space="preserve"> </w:t>
      </w:r>
      <w:r w:rsidR="002926A9" w:rsidRPr="00E9528B">
        <w:rPr>
          <w:rFonts w:ascii="Arial" w:hAnsi="Arial" w:cs="Arial"/>
          <w:color w:val="000000"/>
          <w:sz w:val="20"/>
          <w:szCs w:val="20"/>
        </w:rPr>
        <w:t xml:space="preserve">and the intersection of the two black dashed lines. x-axis shows the likelihood of detection upon testing </w:t>
      </w:r>
      <m:oMath>
        <m:r>
          <m:rPr>
            <m:sty m:val="p"/>
          </m:rPr>
          <w:rPr>
            <w:rFonts w:ascii="Cambria Math" w:hAnsi="Cambria Math" w:cs="Arial"/>
            <w:color w:val="000000"/>
            <w:sz w:val="20"/>
            <w:szCs w:val="20"/>
          </w:rPr>
          <m:t>ρ</m:t>
        </m:r>
      </m:oMath>
      <w:r w:rsidR="002926A9" w:rsidRPr="00E9528B">
        <w:rPr>
          <w:rFonts w:ascii="Arial" w:hAnsi="Arial" w:cs="Arial"/>
          <w:color w:val="000000"/>
          <w:sz w:val="20"/>
          <w:szCs w:val="20"/>
        </w:rPr>
        <w:t xml:space="preserve"> (%) and y-</w:t>
      </w:r>
      <w:r w:rsidR="00F132B6" w:rsidRPr="00E9528B">
        <w:rPr>
          <w:rFonts w:ascii="Arial" w:hAnsi="Arial" w:cs="Arial"/>
          <w:color w:val="000000"/>
          <w:sz w:val="20"/>
          <w:szCs w:val="20"/>
        </w:rPr>
        <w:t>a</w:t>
      </w:r>
      <w:r w:rsidR="002926A9" w:rsidRPr="00E9528B">
        <w:rPr>
          <w:rFonts w:ascii="Arial" w:hAnsi="Arial" w:cs="Arial"/>
          <w:color w:val="000000"/>
          <w:sz w:val="20"/>
          <w:szCs w:val="20"/>
        </w:rPr>
        <w:t xml:space="preserve">xis the nosocomial transmission rate </w:t>
      </w:r>
      <m:oMath>
        <m:r>
          <m:rPr>
            <m:sty m:val="p"/>
          </m:rPr>
          <w:rPr>
            <w:rFonts w:ascii="Cambria Math" w:hAnsi="Cambria Math" w:cs="Arial"/>
            <w:color w:val="000000"/>
            <w:sz w:val="20"/>
            <w:szCs w:val="20"/>
          </w:rPr>
          <m:t>β</m:t>
        </m:r>
      </m:oMath>
      <w:r w:rsidR="002926A9" w:rsidRPr="00E9528B">
        <w:rPr>
          <w:rFonts w:ascii="Arial" w:hAnsi="Arial" w:cs="Arial"/>
          <w:color w:val="000000"/>
          <w:sz w:val="20"/>
          <w:szCs w:val="20"/>
        </w:rPr>
        <w:t xml:space="preserve">. Note that in both </w:t>
      </w:r>
      <w:r w:rsidR="002926A9" w:rsidRPr="00E9528B">
        <w:rPr>
          <w:rFonts w:ascii="Arial" w:hAnsi="Arial" w:cs="Arial"/>
          <w:b/>
          <w:bCs/>
          <w:color w:val="000000"/>
          <w:sz w:val="20"/>
          <w:szCs w:val="20"/>
        </w:rPr>
        <w:t xml:space="preserve">A) </w:t>
      </w:r>
      <w:r w:rsidR="002926A9" w:rsidRPr="00E9528B">
        <w:rPr>
          <w:rFonts w:ascii="Arial" w:hAnsi="Arial" w:cs="Arial"/>
          <w:color w:val="000000"/>
          <w:sz w:val="20"/>
          <w:szCs w:val="20"/>
        </w:rPr>
        <w:lastRenderedPageBreak/>
        <w:t xml:space="preserve">and </w:t>
      </w:r>
      <w:r w:rsidR="002926A9" w:rsidRPr="00E9528B">
        <w:rPr>
          <w:rFonts w:ascii="Arial" w:hAnsi="Arial" w:cs="Arial"/>
          <w:b/>
          <w:bCs/>
          <w:color w:val="000000"/>
          <w:sz w:val="20"/>
          <w:szCs w:val="20"/>
        </w:rPr>
        <w:t xml:space="preserve">B) </w:t>
      </w:r>
      <w:r w:rsidR="002926A9" w:rsidRPr="00E9528B">
        <w:rPr>
          <w:rFonts w:ascii="Arial" w:hAnsi="Arial" w:cs="Arial"/>
          <w:color w:val="000000"/>
          <w:sz w:val="20"/>
          <w:szCs w:val="20"/>
        </w:rPr>
        <w:t xml:space="preserve">the prior range is the limits of each axis, </w:t>
      </w:r>
      <m:oMath>
        <m:r>
          <m:rPr>
            <m:sty m:val="p"/>
          </m:rPr>
          <w:rPr>
            <w:rFonts w:ascii="Cambria Math" w:hAnsi="Cambria Math" w:cs="Arial"/>
            <w:color w:val="000000"/>
            <w:sz w:val="20"/>
            <w:szCs w:val="20"/>
          </w:rPr>
          <m:t>ρ</m:t>
        </m:r>
      </m:oMath>
      <w:r w:rsidR="002926A9" w:rsidRPr="00E9528B">
        <w:rPr>
          <w:rFonts w:ascii="Arial" w:hAnsi="Arial" w:cs="Arial"/>
          <w:color w:val="000000"/>
          <w:sz w:val="20"/>
          <w:szCs w:val="20"/>
        </w:rPr>
        <w:t xml:space="preserve"> increments from upper to lower plots and </w:t>
      </w:r>
      <m:oMath>
        <m:r>
          <m:rPr>
            <m:sty m:val="p"/>
          </m:rPr>
          <w:rPr>
            <w:rFonts w:ascii="Cambria Math" w:hAnsi="Cambria Math" w:cs="Arial"/>
            <w:color w:val="000000"/>
            <w:sz w:val="20"/>
            <w:szCs w:val="20"/>
          </w:rPr>
          <m:t>β</m:t>
        </m:r>
      </m:oMath>
      <w:r w:rsidR="002926A9" w:rsidRPr="00E9528B">
        <w:rPr>
          <w:rFonts w:ascii="Arial" w:hAnsi="Arial" w:cs="Arial"/>
          <w:color w:val="000000"/>
          <w:sz w:val="20"/>
          <w:szCs w:val="20"/>
        </w:rPr>
        <w:t xml:space="preserve"> from left to right.</w:t>
      </w:r>
    </w:p>
    <w:p w14:paraId="4DDD8113" w14:textId="7768803C"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3BACAEC" w14:textId="78B43472" w:rsidR="00610610" w:rsidRPr="00C21754" w:rsidRDefault="005D2296"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46"/>
      <w:r w:rsidRPr="00C21754">
        <w:rPr>
          <w:rFonts w:ascii="Arial" w:hAnsi="Arial" w:cs="Arial"/>
          <w:b/>
          <w:noProof/>
          <w:color w:val="000000"/>
          <w:sz w:val="20"/>
          <w:szCs w:val="20"/>
        </w:rPr>
        <w:drawing>
          <wp:inline distT="0" distB="0" distL="0" distR="0" wp14:anchorId="344CF8A5" wp14:editId="4417FA32">
            <wp:extent cx="5486400" cy="3057525"/>
            <wp:effectExtent l="0" t="0" r="0" b="3175"/>
            <wp:docPr id="1151572293"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2293" name="Picture 2"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inline>
        </w:drawing>
      </w:r>
      <w:commentRangeEnd w:id="46"/>
      <w:r w:rsidR="0087607B" w:rsidRPr="00C21754">
        <w:rPr>
          <w:rStyle w:val="CommentReference"/>
        </w:rPr>
        <w:commentReference w:id="46"/>
      </w:r>
    </w:p>
    <w:p w14:paraId="144443D6" w14:textId="25A140CA" w:rsidR="00F60055" w:rsidRPr="00C21754" w:rsidRDefault="00962E89" w:rsidP="00C7620C">
      <w:pPr>
        <w:keepNext/>
        <w:pBdr>
          <w:top w:val="nil"/>
          <w:left w:val="nil"/>
          <w:bottom w:val="nil"/>
          <w:right w:val="nil"/>
          <w:between w:val="nil"/>
        </w:pBdr>
        <w:spacing w:before="240" w:after="60"/>
        <w:contextualSpacing/>
        <w:jc w:val="both"/>
        <w:rPr>
          <w:rFonts w:ascii="Arial" w:hAnsi="Arial" w:cs="Arial"/>
          <w:color w:val="000000"/>
          <w:sz w:val="20"/>
          <w:szCs w:val="20"/>
        </w:rPr>
      </w:pPr>
      <w:r w:rsidRPr="00C21754">
        <w:rPr>
          <w:rFonts w:ascii="Arial" w:hAnsi="Arial" w:cs="Arial"/>
          <w:b/>
          <w:color w:val="000000"/>
          <w:sz w:val="20"/>
          <w:szCs w:val="20"/>
        </w:rPr>
        <w:t xml:space="preserve">Figure </w:t>
      </w:r>
      <w:r w:rsidR="00E16882" w:rsidRPr="00C21754">
        <w:rPr>
          <w:rFonts w:ascii="Arial" w:hAnsi="Arial" w:cs="Arial"/>
          <w:b/>
          <w:color w:val="000000"/>
          <w:sz w:val="20"/>
          <w:szCs w:val="20"/>
        </w:rPr>
        <w:t>3</w:t>
      </w:r>
      <w:r w:rsidRPr="00C21754">
        <w:rPr>
          <w:rFonts w:ascii="Arial" w:hAnsi="Arial" w:cs="Arial"/>
          <w:b/>
          <w:color w:val="000000"/>
          <w:sz w:val="20"/>
          <w:szCs w:val="20"/>
        </w:rPr>
        <w:t>.</w:t>
      </w:r>
      <w:r w:rsidR="00E6133D" w:rsidRPr="00C21754">
        <w:rPr>
          <w:rFonts w:ascii="Arial" w:hAnsi="Arial" w:cs="Arial"/>
          <w:b/>
          <w:color w:val="000000"/>
          <w:sz w:val="20"/>
          <w:szCs w:val="20"/>
        </w:rPr>
        <w:t xml:space="preserve"> </w:t>
      </w:r>
      <w:r w:rsidRPr="00C21754">
        <w:rPr>
          <w:rFonts w:ascii="Arial" w:hAnsi="Arial" w:cs="Arial"/>
          <w:b/>
          <w:bCs/>
          <w:color w:val="000000"/>
          <w:sz w:val="20"/>
          <w:szCs w:val="20"/>
        </w:rPr>
        <w:t>Posterior parameter estimates.</w:t>
      </w:r>
      <w:r w:rsidRPr="00C21754">
        <w:rPr>
          <w:rFonts w:ascii="Arial" w:hAnsi="Arial" w:cs="Arial"/>
          <w:color w:val="000000"/>
          <w:sz w:val="20"/>
          <w:szCs w:val="20"/>
        </w:rPr>
        <w:t xml:space="preserve"> </w:t>
      </w:r>
      <w:r w:rsidR="00CB7B93" w:rsidRPr="00E9528B">
        <w:rPr>
          <w:rFonts w:ascii="Arial" w:hAnsi="Arial" w:cs="Arial"/>
          <w:color w:val="000000"/>
          <w:sz w:val="20"/>
          <w:szCs w:val="20"/>
        </w:rPr>
        <w:t>Joint e</w:t>
      </w:r>
      <w:r w:rsidRPr="00C21754">
        <w:rPr>
          <w:rFonts w:ascii="Arial" w:hAnsi="Arial" w:cs="Arial"/>
          <w:color w:val="000000"/>
          <w:sz w:val="20"/>
          <w:szCs w:val="20"/>
        </w:rPr>
        <w:t>stimates for the</w:t>
      </w:r>
      <w:r w:rsidR="00CB7B93" w:rsidRPr="00E9528B">
        <w:rPr>
          <w:rFonts w:ascii="Arial" w:hAnsi="Arial" w:cs="Arial"/>
          <w:color w:val="000000"/>
          <w:sz w:val="20"/>
          <w:szCs w:val="20"/>
        </w:rPr>
        <w:t xml:space="preserve"> likelihood of detection upon testing </w:t>
      </w:r>
      <m:oMath>
        <m:r>
          <w:rPr>
            <w:rFonts w:ascii="Cambria Math" w:hAnsi="Cambria Math" w:cs="Arial"/>
            <w:color w:val="000000"/>
            <w:sz w:val="20"/>
            <w:szCs w:val="20"/>
          </w:rPr>
          <m:t>ρ</m:t>
        </m:r>
      </m:oMath>
      <w:r w:rsidR="00CB7B93" w:rsidRPr="00E9528B">
        <w:rPr>
          <w:rFonts w:ascii="Arial" w:hAnsi="Arial" w:cs="Arial"/>
          <w:color w:val="000000"/>
          <w:sz w:val="20"/>
          <w:szCs w:val="20"/>
        </w:rPr>
        <w:t xml:space="preserve"> (%) </w:t>
      </w:r>
      <w:r w:rsidR="00B93303" w:rsidRPr="00E9528B">
        <w:rPr>
          <w:rFonts w:ascii="Arial" w:hAnsi="Arial" w:cs="Arial"/>
          <w:color w:val="000000"/>
          <w:sz w:val="20"/>
          <w:szCs w:val="20"/>
        </w:rPr>
        <w:t xml:space="preserve"> (x-axis) </w:t>
      </w:r>
      <w:r w:rsidR="00CB7B93" w:rsidRPr="00E9528B">
        <w:rPr>
          <w:rFonts w:ascii="Arial" w:hAnsi="Arial" w:cs="Arial"/>
          <w:color w:val="000000"/>
          <w:sz w:val="20"/>
          <w:szCs w:val="20"/>
        </w:rPr>
        <w:t xml:space="preserve">and the nosocomial transmission rate </w:t>
      </w:r>
      <m:oMath>
        <m:r>
          <w:rPr>
            <w:rFonts w:ascii="Cambria Math" w:hAnsi="Cambria Math" w:cs="Arial"/>
            <w:color w:val="000000"/>
            <w:sz w:val="20"/>
            <w:szCs w:val="20"/>
          </w:rPr>
          <m:t>β</m:t>
        </m:r>
      </m:oMath>
      <w:r w:rsidR="00B93303" w:rsidRPr="00E9528B">
        <w:rPr>
          <w:rFonts w:ascii="Arial" w:hAnsi="Arial" w:cs="Arial"/>
          <w:color w:val="000000"/>
          <w:sz w:val="20"/>
          <w:szCs w:val="20"/>
        </w:rPr>
        <w:t xml:space="preserve"> (y-axis)</w:t>
      </w:r>
      <w:r w:rsidR="00A36E30" w:rsidRPr="00E9528B">
        <w:rPr>
          <w:rFonts w:ascii="Arial" w:hAnsi="Arial" w:cs="Arial"/>
          <w:color w:val="000000"/>
          <w:sz w:val="20"/>
          <w:szCs w:val="20"/>
        </w:rPr>
        <w:t>. Importation rate values for sensitvity analysis are colo</w:t>
      </w:r>
      <w:r w:rsidR="004D6D86">
        <w:rPr>
          <w:rFonts w:ascii="Arial" w:hAnsi="Arial" w:cs="Arial"/>
          <w:color w:val="000000"/>
          <w:sz w:val="20"/>
          <w:szCs w:val="20"/>
        </w:rPr>
        <w:t>x</w:t>
      </w:r>
      <w:r w:rsidR="00A36E30" w:rsidRPr="00E9528B">
        <w:rPr>
          <w:rFonts w:ascii="Arial" w:hAnsi="Arial" w:cs="Arial"/>
          <w:color w:val="000000"/>
          <w:sz w:val="20"/>
          <w:szCs w:val="20"/>
        </w:rPr>
        <w:t>r</w:t>
      </w:r>
      <w:r w:rsidR="007F7DAB" w:rsidRPr="00E9528B">
        <w:rPr>
          <w:rFonts w:ascii="Arial" w:hAnsi="Arial" w:cs="Arial"/>
          <w:color w:val="000000"/>
          <w:sz w:val="20"/>
          <w:szCs w:val="20"/>
        </w:rPr>
        <w:t>-</w:t>
      </w:r>
      <w:r w:rsidR="00A36E30" w:rsidRPr="00E9528B">
        <w:rPr>
          <w:rFonts w:ascii="Arial" w:hAnsi="Arial" w:cs="Arial"/>
          <w:color w:val="000000"/>
          <w:sz w:val="20"/>
          <w:szCs w:val="20"/>
        </w:rPr>
        <w:t xml:space="preserve">coded </w:t>
      </w:r>
      <w:r w:rsidR="00587362" w:rsidRPr="00E9528B">
        <w:rPr>
          <w:rFonts w:ascii="Arial" w:hAnsi="Arial" w:cs="Arial"/>
          <w:color w:val="000000"/>
          <w:sz w:val="20"/>
          <w:szCs w:val="20"/>
        </w:rPr>
        <w:t>with</w:t>
      </w:r>
      <w:r w:rsidR="007F7DAB" w:rsidRPr="00E9528B">
        <w:rPr>
          <w:rFonts w:ascii="Arial" w:hAnsi="Arial" w:cs="Arial"/>
          <w:color w:val="000000"/>
          <w:sz w:val="20"/>
          <w:szCs w:val="20"/>
        </w:rPr>
        <w:t xml:space="preserve"> </w:t>
      </w:r>
      <w:r w:rsidR="00A36E30" w:rsidRPr="00E9528B">
        <w:rPr>
          <w:rFonts w:ascii="Arial" w:hAnsi="Arial" w:cs="Arial"/>
          <w:color w:val="FF615E"/>
          <w:sz w:val="20"/>
          <w:szCs w:val="20"/>
        </w:rPr>
        <w:t>high</w:t>
      </w:r>
      <w:r w:rsidR="007F7DAB" w:rsidRPr="00E9528B">
        <w:rPr>
          <w:rFonts w:ascii="Arial" w:hAnsi="Arial" w:cs="Arial"/>
          <w:color w:val="000000"/>
          <w:sz w:val="20"/>
          <w:szCs w:val="20"/>
        </w:rPr>
        <w:t xml:space="preserve">, </w:t>
      </w:r>
      <w:r w:rsidR="007F7DAB" w:rsidRPr="00E9528B">
        <w:rPr>
          <w:rFonts w:ascii="Arial" w:hAnsi="Arial" w:cs="Arial"/>
          <w:color w:val="36DBD8"/>
          <w:sz w:val="20"/>
          <w:szCs w:val="20"/>
        </w:rPr>
        <w:t>medium</w:t>
      </w:r>
      <w:r w:rsidR="00FD67EF" w:rsidRPr="00E9528B">
        <w:rPr>
          <w:rFonts w:ascii="Arial" w:hAnsi="Arial" w:cs="Arial"/>
          <w:color w:val="000000"/>
          <w:sz w:val="20"/>
          <w:szCs w:val="20"/>
        </w:rPr>
        <w:t xml:space="preserve"> and</w:t>
      </w:r>
      <w:r w:rsidR="00A36E30" w:rsidRPr="00E9528B">
        <w:rPr>
          <w:rFonts w:ascii="Arial" w:hAnsi="Arial" w:cs="Arial"/>
          <w:color w:val="000000"/>
          <w:sz w:val="20"/>
          <w:szCs w:val="20"/>
        </w:rPr>
        <w:t xml:space="preserve"> </w:t>
      </w:r>
      <w:r w:rsidR="00A36E30" w:rsidRPr="00E9528B">
        <w:rPr>
          <w:rFonts w:ascii="Arial" w:hAnsi="Arial" w:cs="Arial"/>
          <w:color w:val="A07DE9"/>
          <w:sz w:val="20"/>
          <w:szCs w:val="20"/>
        </w:rPr>
        <w:t>low</w:t>
      </w:r>
      <w:r w:rsidR="00A36E30" w:rsidRPr="00E9528B">
        <w:rPr>
          <w:rFonts w:ascii="Arial" w:hAnsi="Arial" w:cs="Arial"/>
          <w:color w:val="000000"/>
          <w:sz w:val="20"/>
          <w:szCs w:val="20"/>
        </w:rPr>
        <w:t xml:space="preserve"> prevalence</w:t>
      </w:r>
      <w:r w:rsidR="001B6967" w:rsidRPr="00E9528B">
        <w:rPr>
          <w:rFonts w:ascii="Arial" w:hAnsi="Arial" w:cs="Arial"/>
          <w:color w:val="000000"/>
          <w:sz w:val="20"/>
          <w:szCs w:val="20"/>
        </w:rPr>
        <w:t>s</w:t>
      </w:r>
      <w:r w:rsidR="00A36E30" w:rsidRPr="00E9528B">
        <w:rPr>
          <w:rFonts w:ascii="Arial" w:hAnsi="Arial" w:cs="Arial"/>
          <w:color w:val="000000"/>
          <w:sz w:val="20"/>
          <w:szCs w:val="20"/>
        </w:rPr>
        <w:t xml:space="preserve">, and indicated in each subplot. Color-coded dashed lines show the mean estimates, and posterior is shown with both a </w:t>
      </w:r>
      <w:r w:rsidR="00A36E30" w:rsidRPr="00E9528B">
        <w:rPr>
          <w:rFonts w:ascii="Arial" w:hAnsi="Arial" w:cs="Arial"/>
          <w:color w:val="000000"/>
          <w:sz w:val="20"/>
          <w:szCs w:val="20"/>
        </w:rPr>
        <w:lastRenderedPageBreak/>
        <w:t xml:space="preserve">density plot (darker </w:t>
      </w:r>
      <w:r w:rsidR="004547F6" w:rsidRPr="00E9528B">
        <w:rPr>
          <w:rFonts w:ascii="Arial" w:hAnsi="Arial" w:cs="Arial"/>
          <w:color w:val="000000"/>
          <w:sz w:val="20"/>
          <w:szCs w:val="20"/>
        </w:rPr>
        <w:t>indicates more</w:t>
      </w:r>
      <w:r w:rsidR="00A36E30" w:rsidRPr="00E9528B">
        <w:rPr>
          <w:rFonts w:ascii="Arial" w:hAnsi="Arial" w:cs="Arial"/>
          <w:color w:val="000000"/>
          <w:sz w:val="20"/>
          <w:szCs w:val="20"/>
        </w:rPr>
        <w:t xml:space="preserve"> probable) and with the posterior ensemble members</w:t>
      </w:r>
      <w:r w:rsidR="00001016" w:rsidRPr="00E9528B">
        <w:rPr>
          <w:rFonts w:ascii="Arial" w:hAnsi="Arial" w:cs="Arial"/>
          <w:color w:val="000000"/>
          <w:sz w:val="20"/>
          <w:szCs w:val="20"/>
        </w:rPr>
        <w:t xml:space="preserve"> plotted as dots</w:t>
      </w:r>
      <w:r w:rsidR="00A36E30" w:rsidRPr="00E9528B">
        <w:rPr>
          <w:rFonts w:ascii="Arial" w:hAnsi="Arial" w:cs="Arial"/>
          <w:color w:val="000000"/>
          <w:sz w:val="20"/>
          <w:szCs w:val="20"/>
        </w:rPr>
        <w:t>.</w:t>
      </w:r>
      <w:r w:rsidRPr="00C21754">
        <w:rPr>
          <w:rFonts w:ascii="Arial" w:hAnsi="Arial" w:cs="Arial"/>
          <w:color w:val="000000"/>
          <w:sz w:val="20"/>
          <w:szCs w:val="20"/>
        </w:rPr>
        <w:t xml:space="preserve"> </w:t>
      </w:r>
    </w:p>
    <w:p w14:paraId="5D4751AA" w14:textId="77777777" w:rsidR="00F60055" w:rsidRPr="00C21754" w:rsidRDefault="00F60055" w:rsidP="00C7620C">
      <w:pPr>
        <w:keepNext/>
        <w:pBdr>
          <w:top w:val="nil"/>
          <w:left w:val="nil"/>
          <w:bottom w:val="nil"/>
          <w:right w:val="nil"/>
          <w:between w:val="nil"/>
        </w:pBdr>
        <w:spacing w:before="240" w:after="60"/>
        <w:contextualSpacing/>
        <w:jc w:val="both"/>
        <w:rPr>
          <w:rFonts w:ascii="Arial" w:hAnsi="Arial" w:cs="Arial"/>
          <w:i/>
          <w:iCs/>
          <w:color w:val="000000"/>
          <w:sz w:val="20"/>
          <w:szCs w:val="20"/>
        </w:rPr>
      </w:pPr>
    </w:p>
    <w:p w14:paraId="66180023" w14:textId="7F0C68DE"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A4F1CE8" w14:textId="187008C5" w:rsidR="00F60055" w:rsidRPr="00C21754" w:rsidRDefault="00DD1237"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1D0D37A2" wp14:editId="4D3FF184">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5EF81775" w14:textId="20AB4CF6" w:rsidR="00962E89" w:rsidRPr="00C21754" w:rsidRDefault="00962E89" w:rsidP="00C7620C">
      <w:pPr>
        <w:keepNext/>
        <w:pBdr>
          <w:top w:val="nil"/>
          <w:left w:val="nil"/>
          <w:bottom w:val="nil"/>
          <w:right w:val="nil"/>
          <w:between w:val="nil"/>
        </w:pBdr>
        <w:spacing w:before="240" w:after="60"/>
        <w:contextualSpacing/>
        <w:jc w:val="both"/>
        <w:rPr>
          <w:rFonts w:ascii="Arial" w:hAnsi="Arial" w:cs="Arial"/>
          <w:color w:val="000000"/>
          <w:sz w:val="20"/>
          <w:szCs w:val="20"/>
        </w:rPr>
      </w:pPr>
      <w:r w:rsidRPr="00C21754">
        <w:rPr>
          <w:rFonts w:ascii="Arial" w:hAnsi="Arial" w:cs="Arial"/>
          <w:b/>
          <w:color w:val="000000"/>
          <w:sz w:val="20"/>
          <w:szCs w:val="20"/>
        </w:rPr>
        <w:t xml:space="preserve">Figure </w:t>
      </w:r>
      <w:r w:rsidR="00E16882" w:rsidRPr="00C21754">
        <w:rPr>
          <w:rFonts w:ascii="Arial" w:hAnsi="Arial" w:cs="Arial"/>
          <w:b/>
          <w:color w:val="000000"/>
          <w:sz w:val="20"/>
          <w:szCs w:val="20"/>
        </w:rPr>
        <w:t>4</w:t>
      </w:r>
      <w:r w:rsidRPr="00C21754">
        <w:rPr>
          <w:rFonts w:ascii="Arial" w:hAnsi="Arial" w:cs="Arial"/>
          <w:b/>
          <w:color w:val="000000"/>
          <w:sz w:val="20"/>
          <w:szCs w:val="20"/>
        </w:rPr>
        <w:t xml:space="preserve">. </w:t>
      </w:r>
      <w:r w:rsidR="00B924B4" w:rsidRPr="00E9528B">
        <w:rPr>
          <w:rFonts w:ascii="Arial" w:hAnsi="Arial" w:cs="Arial"/>
          <w:b/>
          <w:color w:val="000000"/>
          <w:sz w:val="20"/>
          <w:szCs w:val="20"/>
        </w:rPr>
        <w:t>Hospital level fit (not used for data assimilation)</w:t>
      </w:r>
      <w:r w:rsidRPr="00C21754">
        <w:rPr>
          <w:rFonts w:ascii="Arial" w:hAnsi="Arial" w:cs="Arial"/>
          <w:b/>
          <w:bCs/>
          <w:color w:val="000000"/>
          <w:sz w:val="20"/>
          <w:szCs w:val="20"/>
        </w:rPr>
        <w:t>:</w:t>
      </w:r>
      <w:r w:rsidRPr="00C21754">
        <w:rPr>
          <w:rFonts w:ascii="Arial" w:hAnsi="Arial" w:cs="Arial"/>
          <w:color w:val="000000"/>
          <w:sz w:val="20"/>
          <w:szCs w:val="20"/>
        </w:rPr>
        <w:t xml:space="preserve"> </w:t>
      </w:r>
      <w:r w:rsidR="005071F8" w:rsidRPr="00E9528B">
        <w:rPr>
          <w:rFonts w:ascii="Arial" w:hAnsi="Arial" w:cs="Arial"/>
          <w:b/>
          <w:color w:val="000000"/>
          <w:sz w:val="20"/>
          <w:szCs w:val="20"/>
        </w:rPr>
        <w:t xml:space="preserve">A) </w:t>
      </w:r>
      <w:r w:rsidR="005071F8" w:rsidRPr="00E9528B">
        <w:rPr>
          <w:rFonts w:ascii="Arial" w:hAnsi="Arial" w:cs="Arial"/>
          <w:color w:val="000000"/>
          <w:sz w:val="20"/>
          <w:szCs w:val="20"/>
        </w:rPr>
        <w:t xml:space="preserve">Ensemble </w:t>
      </w:r>
      <w:r w:rsidR="005071F8" w:rsidRPr="00E9528B">
        <w:rPr>
          <w:rFonts w:ascii="Arial" w:hAnsi="Arial" w:cs="Arial"/>
          <w:bCs/>
          <w:color w:val="000000"/>
          <w:sz w:val="20"/>
          <w:szCs w:val="20"/>
        </w:rPr>
        <w:t>simulation</w:t>
      </w:r>
      <w:r w:rsidR="00A87737" w:rsidRPr="00E9528B">
        <w:rPr>
          <w:rFonts w:ascii="Arial" w:hAnsi="Arial" w:cs="Arial"/>
          <w:bCs/>
          <w:color w:val="000000"/>
          <w:sz w:val="20"/>
          <w:szCs w:val="20"/>
        </w:rPr>
        <w:t xml:space="preserve"> of modeled nosocomial </w:t>
      </w:r>
      <w:r w:rsidR="007E6643">
        <w:rPr>
          <w:rFonts w:ascii="Arial" w:hAnsi="Arial" w:cs="Arial"/>
          <w:bCs/>
          <w:color w:val="000000"/>
          <w:sz w:val="20"/>
          <w:szCs w:val="20"/>
        </w:rPr>
        <w:t>data</w:t>
      </w:r>
      <w:r w:rsidR="005071F8" w:rsidRPr="00E9528B">
        <w:rPr>
          <w:rFonts w:ascii="Arial" w:hAnsi="Arial" w:cs="Arial"/>
          <w:bCs/>
          <w:color w:val="000000"/>
          <w:sz w:val="20"/>
          <w:szCs w:val="20"/>
        </w:rPr>
        <w:t xml:space="preserve"> with </w:t>
      </w:r>
      <w:r w:rsidR="007E6643">
        <w:rPr>
          <w:rFonts w:ascii="Arial" w:hAnsi="Arial" w:cs="Arial"/>
          <w:bCs/>
          <w:color w:val="000000"/>
          <w:sz w:val="20"/>
          <w:szCs w:val="20"/>
        </w:rPr>
        <w:t>estimated parameters</w:t>
      </w:r>
      <w:r w:rsidR="005071F8" w:rsidRPr="00E9528B">
        <w:rPr>
          <w:rFonts w:ascii="Arial" w:hAnsi="Arial" w:cs="Arial"/>
          <w:bCs/>
          <w:color w:val="000000"/>
          <w:sz w:val="20"/>
          <w:szCs w:val="20"/>
        </w:rPr>
        <w:t>, solid lines show the mean and ribbons the 95% CI</w:t>
      </w:r>
      <w:r w:rsidR="00401B73">
        <w:rPr>
          <w:rFonts w:ascii="Arial" w:hAnsi="Arial" w:cs="Arial"/>
          <w:bCs/>
          <w:color w:val="000000"/>
          <w:sz w:val="20"/>
          <w:szCs w:val="20"/>
        </w:rPr>
        <w:t>.</w:t>
      </w:r>
      <w:r w:rsidR="006A2E85" w:rsidRPr="00E9528B">
        <w:rPr>
          <w:rFonts w:ascii="Arial" w:hAnsi="Arial" w:cs="Arial"/>
          <w:bCs/>
          <w:color w:val="000000"/>
          <w:sz w:val="20"/>
          <w:szCs w:val="20"/>
        </w:rPr>
        <w:t xml:space="preserve"> </w:t>
      </w:r>
      <w:r w:rsidR="005071F8" w:rsidRPr="00E9528B">
        <w:rPr>
          <w:rFonts w:ascii="Arial" w:hAnsi="Arial" w:cs="Arial"/>
          <w:bCs/>
          <w:color w:val="000000"/>
          <w:sz w:val="20"/>
          <w:szCs w:val="20"/>
        </w:rPr>
        <w:t xml:space="preserve">Importation rate </w:t>
      </w:r>
      <m:oMath>
        <m:r>
          <w:rPr>
            <w:rFonts w:ascii="Cambria Math" w:hAnsi="Cambria Math" w:cs="Arial"/>
            <w:color w:val="000000"/>
            <w:sz w:val="20"/>
            <w:szCs w:val="20"/>
          </w:rPr>
          <m:t>γ</m:t>
        </m:r>
      </m:oMath>
      <w:r w:rsidR="005071F8" w:rsidRPr="00E9528B">
        <w:rPr>
          <w:rFonts w:ascii="Arial" w:hAnsi="Arial" w:cs="Arial"/>
          <w:bCs/>
          <w:color w:val="000000"/>
          <w:sz w:val="20"/>
          <w:szCs w:val="20"/>
        </w:rPr>
        <w:t xml:space="preserve"> is highlighted in the legend and color-coded</w:t>
      </w:r>
      <w:r w:rsidR="006A2E85" w:rsidRPr="00E9528B">
        <w:rPr>
          <w:rFonts w:ascii="Arial" w:hAnsi="Arial" w:cs="Arial"/>
          <w:bCs/>
          <w:color w:val="000000"/>
          <w:sz w:val="20"/>
          <w:szCs w:val="20"/>
        </w:rPr>
        <w:t xml:space="preserve"> for</w:t>
      </w:r>
      <w:r w:rsidR="005071F8" w:rsidRPr="00E9528B">
        <w:rPr>
          <w:rFonts w:ascii="Arial" w:hAnsi="Arial" w:cs="Arial"/>
          <w:bCs/>
          <w:color w:val="000000"/>
          <w:sz w:val="20"/>
          <w:szCs w:val="20"/>
        </w:rPr>
        <w:t xml:space="preserve"> </w:t>
      </w:r>
      <w:r w:rsidR="00D7355C" w:rsidRPr="00E9528B">
        <w:rPr>
          <w:rFonts w:ascii="Arial" w:hAnsi="Arial" w:cs="Arial"/>
          <w:color w:val="FF615E"/>
          <w:sz w:val="20"/>
          <w:szCs w:val="20"/>
        </w:rPr>
        <w:t>high</w:t>
      </w:r>
      <w:r w:rsidR="00D7355C" w:rsidRPr="00E9528B">
        <w:rPr>
          <w:rFonts w:ascii="Arial" w:hAnsi="Arial" w:cs="Arial"/>
          <w:color w:val="000000"/>
          <w:sz w:val="20"/>
          <w:szCs w:val="20"/>
        </w:rPr>
        <w:t xml:space="preserve">, </w:t>
      </w:r>
      <w:r w:rsidR="00D7355C" w:rsidRPr="00E9528B">
        <w:rPr>
          <w:rFonts w:ascii="Arial" w:hAnsi="Arial" w:cs="Arial"/>
          <w:color w:val="36DBD8"/>
          <w:sz w:val="20"/>
          <w:szCs w:val="20"/>
        </w:rPr>
        <w:t>medium</w:t>
      </w:r>
      <w:r w:rsidR="00D7355C" w:rsidRPr="00E9528B">
        <w:rPr>
          <w:rFonts w:ascii="Arial" w:hAnsi="Arial" w:cs="Arial"/>
          <w:color w:val="000000"/>
          <w:sz w:val="20"/>
          <w:szCs w:val="20"/>
        </w:rPr>
        <w:t xml:space="preserve"> and </w:t>
      </w:r>
      <w:r w:rsidR="00D7355C" w:rsidRPr="00E9528B">
        <w:rPr>
          <w:rFonts w:ascii="Arial" w:hAnsi="Arial" w:cs="Arial"/>
          <w:color w:val="A07DE9"/>
          <w:sz w:val="20"/>
          <w:szCs w:val="20"/>
        </w:rPr>
        <w:t>low</w:t>
      </w:r>
      <w:r w:rsidR="006A2E85" w:rsidRPr="00E9528B">
        <w:rPr>
          <w:rFonts w:ascii="Arial" w:hAnsi="Arial" w:cs="Arial"/>
          <w:color w:val="A07DE9"/>
          <w:sz w:val="20"/>
          <w:szCs w:val="20"/>
        </w:rPr>
        <w:t xml:space="preserve"> </w:t>
      </w:r>
      <w:r w:rsidR="006A2E85" w:rsidRPr="00E9528B">
        <w:rPr>
          <w:rFonts w:ascii="Arial" w:hAnsi="Arial" w:cs="Arial"/>
          <w:color w:val="000000" w:themeColor="text1"/>
          <w:sz w:val="20"/>
          <w:szCs w:val="20"/>
        </w:rPr>
        <w:t>prevalences</w:t>
      </w:r>
      <w:r w:rsidR="00401B73">
        <w:rPr>
          <w:rFonts w:ascii="Arial" w:hAnsi="Arial" w:cs="Arial"/>
          <w:color w:val="000000" w:themeColor="text1"/>
          <w:sz w:val="20"/>
          <w:szCs w:val="20"/>
        </w:rPr>
        <w:t xml:space="preserve"> in all </w:t>
      </w:r>
      <w:r w:rsidR="00674607">
        <w:rPr>
          <w:rFonts w:ascii="Arial" w:hAnsi="Arial" w:cs="Arial"/>
          <w:color w:val="000000" w:themeColor="text1"/>
          <w:sz w:val="20"/>
          <w:szCs w:val="20"/>
        </w:rPr>
        <w:t>plots</w:t>
      </w:r>
      <w:r w:rsidR="005071F8" w:rsidRPr="00E9528B">
        <w:rPr>
          <w:rFonts w:ascii="Arial" w:hAnsi="Arial" w:cs="Arial"/>
          <w:bCs/>
          <w:color w:val="000000"/>
          <w:sz w:val="20"/>
          <w:szCs w:val="20"/>
        </w:rPr>
        <w:t xml:space="preserve">. Weekly nosocomial infection data is </w:t>
      </w:r>
      <w:r w:rsidR="00BD68E6">
        <w:rPr>
          <w:rFonts w:ascii="Arial" w:hAnsi="Arial" w:cs="Arial"/>
          <w:bCs/>
          <w:color w:val="000000"/>
          <w:sz w:val="20"/>
          <w:szCs w:val="20"/>
        </w:rPr>
        <w:t>displayed</w:t>
      </w:r>
      <w:r w:rsidR="00BD68E6" w:rsidRPr="00E9528B">
        <w:rPr>
          <w:rFonts w:ascii="Arial" w:hAnsi="Arial" w:cs="Arial"/>
          <w:bCs/>
          <w:color w:val="000000"/>
          <w:sz w:val="20"/>
          <w:szCs w:val="20"/>
        </w:rPr>
        <w:t xml:space="preserve"> </w:t>
      </w:r>
      <w:r w:rsidR="005071F8" w:rsidRPr="00E9528B">
        <w:rPr>
          <w:rFonts w:ascii="Arial" w:hAnsi="Arial" w:cs="Arial"/>
          <w:bCs/>
          <w:color w:val="000000"/>
          <w:sz w:val="20"/>
          <w:szCs w:val="20"/>
        </w:rPr>
        <w:t xml:space="preserve">with </w:t>
      </w:r>
      <w:r w:rsidR="005071F8" w:rsidRPr="00E9528B">
        <w:rPr>
          <w:rFonts w:ascii="Arial" w:hAnsi="Arial" w:cs="Arial"/>
          <w:bCs/>
          <w:color w:val="FF0000"/>
          <w:sz w:val="20"/>
          <w:szCs w:val="20"/>
        </w:rPr>
        <w:t xml:space="preserve">red </w:t>
      </w:r>
      <w:r w:rsidR="005071F8" w:rsidRPr="00E9528B">
        <w:rPr>
          <w:rFonts w:ascii="Arial" w:hAnsi="Arial" w:cs="Arial"/>
          <w:bCs/>
          <w:color w:val="000000" w:themeColor="text1"/>
          <w:sz w:val="20"/>
          <w:szCs w:val="20"/>
        </w:rPr>
        <w:t>dots</w:t>
      </w:r>
      <w:r w:rsidR="00335B80" w:rsidRPr="00E9528B">
        <w:rPr>
          <w:rFonts w:ascii="Arial" w:hAnsi="Arial" w:cs="Arial"/>
          <w:bCs/>
          <w:color w:val="000000" w:themeColor="text1"/>
          <w:sz w:val="20"/>
          <w:szCs w:val="20"/>
        </w:rPr>
        <w:t>.</w:t>
      </w:r>
      <w:r w:rsidR="00A87737" w:rsidRPr="00E9528B">
        <w:rPr>
          <w:rFonts w:ascii="Arial" w:hAnsi="Arial" w:cs="Arial"/>
          <w:bCs/>
          <w:color w:val="000000" w:themeColor="text1"/>
          <w:sz w:val="20"/>
          <w:szCs w:val="20"/>
        </w:rPr>
        <w:t xml:space="preserve"> </w:t>
      </w:r>
      <w:r w:rsidR="00852B79" w:rsidRPr="00E9528B">
        <w:rPr>
          <w:rFonts w:ascii="Arial" w:hAnsi="Arial" w:cs="Arial"/>
          <w:b/>
          <w:bCs/>
          <w:color w:val="000000"/>
          <w:sz w:val="20"/>
          <w:szCs w:val="20"/>
        </w:rPr>
        <w:t>B</w:t>
      </w:r>
      <w:r w:rsidRPr="00C21754">
        <w:rPr>
          <w:rFonts w:ascii="Arial" w:hAnsi="Arial" w:cs="Arial"/>
          <w:b/>
          <w:bCs/>
          <w:color w:val="000000"/>
          <w:sz w:val="20"/>
          <w:szCs w:val="20"/>
        </w:rPr>
        <w:t>)</w:t>
      </w:r>
      <w:r w:rsidRPr="00C21754">
        <w:rPr>
          <w:rFonts w:ascii="Arial" w:hAnsi="Arial" w:cs="Arial"/>
          <w:color w:val="000000"/>
          <w:sz w:val="20"/>
          <w:szCs w:val="20"/>
        </w:rPr>
        <w:t xml:space="preserve"> </w:t>
      </w:r>
      <w:r w:rsidR="00E2533C" w:rsidRPr="00E9528B">
        <w:rPr>
          <w:rFonts w:ascii="Arial" w:hAnsi="Arial" w:cs="Arial"/>
          <w:color w:val="000000"/>
          <w:sz w:val="20"/>
          <w:szCs w:val="20"/>
        </w:rPr>
        <w:t>Reliability</w:t>
      </w:r>
      <w:r w:rsidR="00E2533C" w:rsidRPr="00C21754">
        <w:rPr>
          <w:rFonts w:ascii="Arial" w:hAnsi="Arial" w:cs="Arial"/>
          <w:color w:val="000000"/>
          <w:sz w:val="20"/>
          <w:szCs w:val="20"/>
        </w:rPr>
        <w:t xml:space="preserve"> </w:t>
      </w:r>
      <w:r w:rsidRPr="00C21754">
        <w:rPr>
          <w:rFonts w:ascii="Arial" w:hAnsi="Arial" w:cs="Arial"/>
          <w:color w:val="000000"/>
          <w:sz w:val="20"/>
          <w:szCs w:val="20"/>
        </w:rPr>
        <w:t>plot</w:t>
      </w:r>
      <w:r w:rsidR="00DD1237" w:rsidRPr="00E9528B">
        <w:rPr>
          <w:rFonts w:ascii="Arial" w:hAnsi="Arial" w:cs="Arial"/>
          <w:color w:val="000000"/>
          <w:sz w:val="20"/>
          <w:szCs w:val="20"/>
        </w:rPr>
        <w:t xml:space="preserve"> (Methods)</w:t>
      </w:r>
      <w:r w:rsidRPr="00C21754">
        <w:rPr>
          <w:rFonts w:ascii="Arial" w:hAnsi="Arial" w:cs="Arial"/>
          <w:color w:val="000000"/>
          <w:sz w:val="20"/>
          <w:szCs w:val="20"/>
        </w:rPr>
        <w:t>. Hospital</w:t>
      </w:r>
      <w:r w:rsidR="00673330" w:rsidRPr="00C21754">
        <w:rPr>
          <w:rFonts w:ascii="Arial" w:hAnsi="Arial" w:cs="Arial"/>
          <w:color w:val="000000"/>
          <w:sz w:val="20"/>
          <w:szCs w:val="20"/>
        </w:rPr>
        <w:t>-</w:t>
      </w:r>
      <w:r w:rsidRPr="00C21754">
        <w:rPr>
          <w:rFonts w:ascii="Arial" w:hAnsi="Arial" w:cs="Arial"/>
          <w:color w:val="000000"/>
          <w:sz w:val="20"/>
          <w:szCs w:val="20"/>
        </w:rPr>
        <w:t>level fit with 4 different confidence intervals (25%, 50</w:t>
      </w:r>
      <w:r w:rsidR="00B853EA">
        <w:rPr>
          <w:rFonts w:ascii="Arial" w:hAnsi="Arial" w:cs="Arial"/>
          <w:color w:val="000000"/>
          <w:sz w:val="20"/>
          <w:szCs w:val="20"/>
        </w:rPr>
        <w:t>%</w:t>
      </w:r>
      <w:r w:rsidRPr="00C21754">
        <w:rPr>
          <w:rFonts w:ascii="Arial" w:hAnsi="Arial" w:cs="Arial"/>
          <w:color w:val="000000"/>
          <w:sz w:val="20"/>
          <w:szCs w:val="20"/>
        </w:rPr>
        <w:t>, 75%, 95%).</w:t>
      </w:r>
      <w:r w:rsidR="004C7734" w:rsidRPr="00E9528B">
        <w:rPr>
          <w:rFonts w:ascii="Arial" w:hAnsi="Arial" w:cs="Arial"/>
          <w:color w:val="000000"/>
          <w:sz w:val="20"/>
          <w:szCs w:val="20"/>
        </w:rPr>
        <w:t xml:space="preserve"> Importation rate is color-coded.</w:t>
      </w:r>
      <w:r w:rsidRPr="00C21754">
        <w:rPr>
          <w:rFonts w:ascii="Arial" w:hAnsi="Arial" w:cs="Arial"/>
          <w:color w:val="000000"/>
          <w:sz w:val="20"/>
          <w:szCs w:val="20"/>
        </w:rPr>
        <w:t xml:space="preserve"> </w:t>
      </w:r>
      <w:r w:rsidR="004C7734" w:rsidRPr="00E9528B">
        <w:rPr>
          <w:rFonts w:ascii="Arial" w:hAnsi="Arial" w:cs="Arial"/>
          <w:color w:val="000000"/>
          <w:sz w:val="20"/>
          <w:szCs w:val="20"/>
        </w:rPr>
        <w:t xml:space="preserve"> </w:t>
      </w:r>
      <w:r w:rsidRPr="00C21754">
        <w:rPr>
          <w:rFonts w:ascii="Arial" w:hAnsi="Arial" w:cs="Arial"/>
          <w:color w:val="000000"/>
          <w:sz w:val="20"/>
          <w:szCs w:val="20"/>
        </w:rPr>
        <w:t>The black dotted line is the reference perfect calibration.</w:t>
      </w:r>
    </w:p>
    <w:p w14:paraId="264A4DEA" w14:textId="27DECC73"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7DC35BB6" w14:textId="7B28EF04"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1C839860" w14:textId="630A73A3" w:rsidR="00E16882" w:rsidRPr="00C21754" w:rsidRDefault="00E16882" w:rsidP="00C7620C">
      <w:pPr>
        <w:pBdr>
          <w:top w:val="nil"/>
          <w:left w:val="nil"/>
          <w:bottom w:val="nil"/>
          <w:right w:val="nil"/>
          <w:between w:val="nil"/>
        </w:pBdr>
        <w:contextualSpacing/>
        <w:rPr>
          <w:rFonts w:ascii="Arial" w:hAnsi="Arial" w:cs="Arial"/>
          <w:color w:val="000000"/>
          <w:sz w:val="20"/>
          <w:szCs w:val="20"/>
        </w:rPr>
      </w:pPr>
    </w:p>
    <w:p w14:paraId="6BDA1642" w14:textId="29563178"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018B6C3" w14:textId="77777777" w:rsidR="00E16882" w:rsidRPr="00C21754" w:rsidRDefault="00E16882" w:rsidP="00C7620C">
      <w:pPr>
        <w:pBdr>
          <w:top w:val="nil"/>
          <w:left w:val="nil"/>
          <w:bottom w:val="nil"/>
          <w:right w:val="nil"/>
          <w:between w:val="nil"/>
        </w:pBdr>
        <w:contextualSpacing/>
        <w:rPr>
          <w:rFonts w:ascii="Arial" w:hAnsi="Arial" w:cs="Arial"/>
          <w:color w:val="000000"/>
          <w:sz w:val="20"/>
          <w:szCs w:val="20"/>
        </w:rPr>
      </w:pPr>
    </w:p>
    <w:p w14:paraId="32181CE8" w14:textId="5944752E"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325057E7" w14:textId="59A35154"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973F4CE" w14:textId="20837541"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E360019" w14:textId="0A974A14"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3354599" w14:textId="77777777" w:rsidR="00D40DA5"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lastRenderedPageBreak/>
        <w:br/>
      </w:r>
    </w:p>
    <w:p w14:paraId="6901A72C" w14:textId="268A503F"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p>
    <w:p w14:paraId="3AD9521B" w14:textId="77777777"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1731FDF5" w14:textId="77777777" w:rsidR="00374A77" w:rsidRPr="00C21754" w:rsidRDefault="00374A77"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6E564E2" w14:textId="77777777" w:rsidR="00D40DA5" w:rsidRPr="00C21754" w:rsidRDefault="00D40DA5" w:rsidP="00C7620C">
      <w:pPr>
        <w:jc w:val="both"/>
        <w:rPr>
          <w:rFonts w:ascii="Arial" w:hAnsi="Arial" w:cs="Arial"/>
          <w:b/>
          <w:color w:val="000000"/>
          <w:sz w:val="20"/>
          <w:szCs w:val="20"/>
        </w:rPr>
      </w:pPr>
    </w:p>
    <w:p w14:paraId="1E43253C" w14:textId="2E7721AE" w:rsidR="00962E89" w:rsidRPr="00E9528B" w:rsidRDefault="00962E89" w:rsidP="00C7620C">
      <w:pPr>
        <w:jc w:val="both"/>
        <w:rPr>
          <w:rFonts w:ascii="Arial" w:hAnsi="Arial" w:cs="Arial"/>
          <w:sz w:val="20"/>
          <w:szCs w:val="20"/>
        </w:rPr>
      </w:pPr>
      <w:r w:rsidRPr="00C21754">
        <w:rPr>
          <w:rFonts w:ascii="Arial" w:hAnsi="Arial" w:cs="Arial"/>
          <w:b/>
          <w:color w:val="000000"/>
          <w:sz w:val="20"/>
          <w:szCs w:val="20"/>
        </w:rPr>
        <w:t>Table 1.</w:t>
      </w:r>
      <w:r w:rsidRPr="00C21754">
        <w:rPr>
          <w:rFonts w:ascii="Arial" w:hAnsi="Arial" w:cs="Arial"/>
          <w:color w:val="000000"/>
          <w:sz w:val="20"/>
          <w:szCs w:val="20"/>
        </w:rPr>
        <w:t xml:space="preserve"> </w:t>
      </w:r>
      <w:r w:rsidR="004C0880" w:rsidRPr="00E9528B">
        <w:rPr>
          <w:rFonts w:ascii="Arial" w:hAnsi="Arial" w:cs="Arial"/>
          <w:sz w:val="20"/>
          <w:szCs w:val="20"/>
        </w:rPr>
        <w:t xml:space="preserve">Human prevalence range from the literature, we present the 3 values used in the inferences (SI </w:t>
      </w:r>
      <w:r w:rsidR="004C0880" w:rsidRPr="00E9528B">
        <w:rPr>
          <w:rFonts w:ascii="Arial" w:hAnsi="Arial" w:cs="Arial"/>
          <w:i/>
          <w:iCs/>
          <w:sz w:val="20"/>
          <w:szCs w:val="20"/>
        </w:rPr>
        <w:t xml:space="preserve">Prevalence </w:t>
      </w:r>
      <w:r w:rsidR="00FD3439" w:rsidRPr="00E9528B">
        <w:rPr>
          <w:rFonts w:ascii="Arial" w:hAnsi="Arial" w:cs="Arial"/>
          <w:i/>
          <w:iCs/>
          <w:sz w:val="20"/>
          <w:szCs w:val="20"/>
        </w:rPr>
        <w:t>estimates</w:t>
      </w:r>
      <w:r w:rsidR="004C0880" w:rsidRPr="00E9528B">
        <w:rPr>
          <w:rFonts w:ascii="Arial" w:hAnsi="Arial" w:cs="Arial"/>
          <w:i/>
          <w:iCs/>
          <w:sz w:val="20"/>
          <w:szCs w:val="20"/>
        </w:rPr>
        <w:t>)</w:t>
      </w:r>
      <w:r w:rsidR="004C0880" w:rsidRPr="00E9528B">
        <w:rPr>
          <w:rFonts w:ascii="Arial" w:hAnsi="Arial" w:cs="Arial"/>
          <w:sz w:val="20"/>
          <w:szCs w:val="20"/>
        </w:rPr>
        <w:t>.</w:t>
      </w:r>
    </w:p>
    <w:p w14:paraId="4E25F28B" w14:textId="19AA5F94" w:rsidR="00962E89" w:rsidRPr="00C21754" w:rsidRDefault="00962E89" w:rsidP="00C7620C">
      <w:pPr>
        <w:jc w:val="both"/>
        <w:rPr>
          <w:rFonts w:ascii="Arial" w:hAnsi="Arial" w:cs="Arial"/>
          <w:sz w:val="20"/>
          <w:szCs w:val="20"/>
        </w:rPr>
      </w:pPr>
    </w:p>
    <w:p w14:paraId="38217EB1" w14:textId="53694B95" w:rsidR="00673330" w:rsidRPr="00C21754" w:rsidRDefault="00673330" w:rsidP="00C7620C">
      <w:pPr>
        <w:jc w:val="both"/>
        <w:rPr>
          <w:rFonts w:ascii="Arial" w:hAnsi="Arial" w:cs="Arial"/>
          <w:sz w:val="20"/>
          <w:szCs w:val="20"/>
        </w:rPr>
      </w:pPr>
    </w:p>
    <w:p w14:paraId="66016278" w14:textId="77777777" w:rsidR="00D40DA5" w:rsidRPr="00C21754" w:rsidRDefault="00E16882" w:rsidP="00C7620C">
      <w:pPr>
        <w:jc w:val="both"/>
        <w:rPr>
          <w:rFonts w:ascii="Arial" w:hAnsi="Arial" w:cs="Arial"/>
          <w:sz w:val="20"/>
          <w:szCs w:val="20"/>
        </w:rPr>
      </w:pPr>
      <w:r w:rsidRPr="00C21754">
        <w:rPr>
          <w:rFonts w:ascii="Arial" w:hAnsi="Arial" w:cs="Arial"/>
          <w:sz w:val="20"/>
          <w:szCs w:val="20"/>
        </w:rPr>
        <w:br/>
      </w:r>
      <w:r w:rsidRPr="00C21754">
        <w:rPr>
          <w:rFonts w:ascii="Arial" w:hAnsi="Arial" w:cs="Arial"/>
          <w:sz w:val="20"/>
          <w:szCs w:val="20"/>
        </w:rPr>
        <w:br/>
      </w:r>
      <w:r w:rsidRPr="00C21754">
        <w:rPr>
          <w:rFonts w:ascii="Arial" w:hAnsi="Arial" w:cs="Arial"/>
          <w:sz w:val="20"/>
          <w:szCs w:val="20"/>
        </w:rPr>
        <w:br/>
      </w:r>
      <w:r w:rsidRPr="00C21754">
        <w:rPr>
          <w:rFonts w:ascii="Arial" w:hAnsi="Arial" w:cs="Arial"/>
          <w:sz w:val="20"/>
          <w:szCs w:val="20"/>
        </w:rPr>
        <w:br/>
      </w:r>
      <w:r w:rsidRPr="00C21754">
        <w:rPr>
          <w:rFonts w:ascii="Arial" w:hAnsi="Arial" w:cs="Arial"/>
          <w:sz w:val="20"/>
          <w:szCs w:val="20"/>
        </w:rPr>
        <w:br/>
      </w:r>
      <w:r w:rsidRPr="00C21754">
        <w:rPr>
          <w:rFonts w:ascii="Arial" w:hAnsi="Arial" w:cs="Arial"/>
          <w:sz w:val="20"/>
          <w:szCs w:val="20"/>
        </w:rPr>
        <w:br/>
      </w:r>
      <w:r w:rsidRPr="00C21754">
        <w:rPr>
          <w:rFonts w:ascii="Arial" w:hAnsi="Arial" w:cs="Arial"/>
          <w:sz w:val="20"/>
          <w:szCs w:val="20"/>
        </w:rPr>
        <w:br/>
      </w:r>
    </w:p>
    <w:p w14:paraId="09857969" w14:textId="2ADC71AA" w:rsidR="00673330" w:rsidRPr="00C21754" w:rsidRDefault="00E16882" w:rsidP="00C7620C">
      <w:pPr>
        <w:jc w:val="both"/>
        <w:rPr>
          <w:rFonts w:ascii="Arial" w:hAnsi="Arial" w:cs="Arial"/>
          <w:sz w:val="20"/>
          <w:szCs w:val="20"/>
        </w:rPr>
      </w:pPr>
      <w:r w:rsidRPr="00C21754">
        <w:rPr>
          <w:rFonts w:ascii="Arial" w:hAnsi="Arial" w:cs="Arial"/>
          <w:sz w:val="20"/>
          <w:szCs w:val="20"/>
        </w:rPr>
        <w:br/>
      </w:r>
      <w:r w:rsidRPr="00C21754">
        <w:rPr>
          <w:rFonts w:ascii="Arial" w:hAnsi="Arial" w:cs="Arial"/>
          <w:sz w:val="20"/>
          <w:szCs w:val="20"/>
        </w:rPr>
        <w:br/>
      </w:r>
      <w:r w:rsidRPr="00C21754">
        <w:rPr>
          <w:rFonts w:ascii="Arial" w:hAnsi="Arial" w:cs="Arial"/>
          <w:sz w:val="20"/>
          <w:szCs w:val="20"/>
        </w:rPr>
        <w:br/>
      </w:r>
      <w:r w:rsidRPr="00C21754">
        <w:rPr>
          <w:rFonts w:ascii="Arial" w:hAnsi="Arial" w:cs="Arial"/>
          <w:sz w:val="20"/>
          <w:szCs w:val="20"/>
        </w:rPr>
        <w:br/>
      </w:r>
      <w:r w:rsidRPr="00C21754">
        <w:rPr>
          <w:rFonts w:ascii="Arial" w:hAnsi="Arial" w:cs="Arial"/>
          <w:sz w:val="20"/>
          <w:szCs w:val="20"/>
        </w:rPr>
        <w:br/>
      </w:r>
    </w:p>
    <w:p w14:paraId="507B1E38" w14:textId="77777777"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027FD8E" w14:textId="77777777" w:rsidR="00D40DA5" w:rsidRPr="00C21754" w:rsidRDefault="00D40DA5"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25977C2" w14:textId="77777777" w:rsidR="00D40DA5" w:rsidRPr="00C21754" w:rsidRDefault="00D40DA5"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7F0250C7" w14:textId="77777777" w:rsidR="00D40DA5" w:rsidRPr="00C21754" w:rsidRDefault="00D40DA5"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0D19E91B" w14:textId="77777777" w:rsidR="00D40DA5" w:rsidRPr="00C21754" w:rsidRDefault="00D40DA5"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7D58A167" w14:textId="77777777" w:rsidR="007560C9" w:rsidRPr="00C21754" w:rsidRDefault="007560C9" w:rsidP="00C7620C">
      <w:pPr>
        <w:keepNext/>
        <w:pBdr>
          <w:top w:val="nil"/>
          <w:left w:val="nil"/>
          <w:bottom w:val="nil"/>
          <w:right w:val="nil"/>
          <w:between w:val="nil"/>
        </w:pBdr>
        <w:spacing w:before="240" w:after="60"/>
        <w:contextualSpacing/>
        <w:rPr>
          <w:rFonts w:ascii="Menlo" w:hAnsi="Menlo" w:cs="Menlo"/>
          <w:color w:val="CCCCCC"/>
          <w:sz w:val="18"/>
          <w:szCs w:val="18"/>
        </w:rPr>
      </w:pPr>
    </w:p>
    <w:p w14:paraId="26220505" w14:textId="77777777" w:rsidR="007560C9" w:rsidRPr="00C21754" w:rsidRDefault="007560C9" w:rsidP="00C7620C">
      <w:pPr>
        <w:keepNext/>
        <w:pBdr>
          <w:top w:val="nil"/>
          <w:left w:val="nil"/>
          <w:bottom w:val="nil"/>
          <w:right w:val="nil"/>
          <w:between w:val="nil"/>
        </w:pBdr>
        <w:spacing w:before="240" w:after="60"/>
        <w:contextualSpacing/>
        <w:rPr>
          <w:rFonts w:ascii="Menlo" w:hAnsi="Menlo" w:cs="Menlo"/>
          <w:color w:val="CCCCCC"/>
          <w:sz w:val="18"/>
          <w:szCs w:val="18"/>
        </w:rPr>
      </w:pPr>
    </w:p>
    <w:p w14:paraId="779F6D27" w14:textId="77777777" w:rsidR="007560C9" w:rsidRPr="00C21754" w:rsidRDefault="007560C9" w:rsidP="00C7620C">
      <w:pPr>
        <w:keepNext/>
        <w:pBdr>
          <w:top w:val="nil"/>
          <w:left w:val="nil"/>
          <w:bottom w:val="nil"/>
          <w:right w:val="nil"/>
          <w:between w:val="nil"/>
        </w:pBdr>
        <w:spacing w:before="240" w:after="60"/>
        <w:contextualSpacing/>
        <w:rPr>
          <w:rFonts w:ascii="Menlo" w:hAnsi="Menlo" w:cs="Menlo"/>
          <w:color w:val="CCCCCC"/>
          <w:sz w:val="18"/>
          <w:szCs w:val="18"/>
        </w:rPr>
      </w:pPr>
    </w:p>
    <w:p w14:paraId="2FC8B9EA" w14:textId="77777777" w:rsidR="007560C9" w:rsidRPr="00C21754" w:rsidRDefault="007560C9" w:rsidP="00C7620C">
      <w:pPr>
        <w:keepNext/>
        <w:pBdr>
          <w:top w:val="nil"/>
          <w:left w:val="nil"/>
          <w:bottom w:val="nil"/>
          <w:right w:val="nil"/>
          <w:between w:val="nil"/>
        </w:pBdr>
        <w:spacing w:before="240" w:after="60"/>
        <w:contextualSpacing/>
        <w:rPr>
          <w:rFonts w:ascii="Menlo" w:hAnsi="Menlo" w:cs="Menlo"/>
          <w:color w:val="CCCCCC"/>
          <w:sz w:val="18"/>
          <w:szCs w:val="18"/>
        </w:rPr>
      </w:pPr>
    </w:p>
    <w:tbl>
      <w:tblPr>
        <w:tblStyle w:val="TableGrid"/>
        <w:tblW w:w="0" w:type="auto"/>
        <w:tblLook w:val="04A0" w:firstRow="1" w:lastRow="0" w:firstColumn="1" w:lastColumn="0" w:noHBand="0" w:noVBand="1"/>
      </w:tblPr>
      <w:tblGrid>
        <w:gridCol w:w="1832"/>
        <w:gridCol w:w="1316"/>
        <w:gridCol w:w="3335"/>
        <w:gridCol w:w="2147"/>
      </w:tblGrid>
      <w:tr w:rsidR="002E5B29" w:rsidRPr="00C21754" w14:paraId="2BFF043A" w14:textId="77777777" w:rsidTr="00A602B1">
        <w:tc>
          <w:tcPr>
            <w:tcW w:w="1838" w:type="dxa"/>
            <w:tcBorders>
              <w:top w:val="single" w:sz="4" w:space="0" w:color="auto"/>
              <w:left w:val="single" w:sz="4" w:space="0" w:color="auto"/>
              <w:bottom w:val="nil"/>
              <w:right w:val="single" w:sz="4" w:space="0" w:color="auto"/>
            </w:tcBorders>
          </w:tcPr>
          <w:p w14:paraId="1B3A120A" w14:textId="63F9B0DD" w:rsidR="007560C9" w:rsidRPr="00C21754" w:rsidRDefault="007560C9" w:rsidP="00B37ECB">
            <w:pPr>
              <w:rPr>
                <w:rFonts w:ascii="Arial" w:hAnsi="Arial" w:cs="Arial"/>
                <w:color w:val="000000" w:themeColor="text1"/>
                <w:sz w:val="20"/>
                <w:szCs w:val="20"/>
              </w:rPr>
            </w:pPr>
            <w:r w:rsidRPr="00C21754">
              <w:rPr>
                <w:rFonts w:ascii="Arial" w:hAnsi="Arial" w:cs="Arial"/>
                <w:color w:val="000000" w:themeColor="text1"/>
                <w:sz w:val="20"/>
                <w:szCs w:val="20"/>
              </w:rPr>
              <w:t xml:space="preserve"> </w:t>
            </w:r>
          </w:p>
        </w:tc>
        <w:tc>
          <w:tcPr>
            <w:tcW w:w="1276" w:type="dxa"/>
            <w:tcBorders>
              <w:top w:val="single" w:sz="4" w:space="0" w:color="auto"/>
              <w:left w:val="single" w:sz="4" w:space="0" w:color="auto"/>
              <w:bottom w:val="nil"/>
              <w:right w:val="single" w:sz="4" w:space="0" w:color="auto"/>
            </w:tcBorders>
          </w:tcPr>
          <w:p w14:paraId="1DD2B9D0" w14:textId="21B08F8C" w:rsidR="002E5B29" w:rsidRPr="00E9528B" w:rsidRDefault="007560C9" w:rsidP="00B37ECB">
            <w:pPr>
              <w:rPr>
                <w:rFonts w:ascii="Arial" w:hAnsi="Arial" w:cs="Arial"/>
                <w:b/>
                <w:bCs/>
                <w:color w:val="000000" w:themeColor="text1"/>
                <w:sz w:val="20"/>
                <w:szCs w:val="20"/>
              </w:rPr>
            </w:pPr>
            <w:r w:rsidRPr="00C21754">
              <w:rPr>
                <w:rFonts w:ascii="Arial" w:hAnsi="Arial" w:cs="Arial"/>
                <w:color w:val="000000" w:themeColor="text1"/>
                <w:sz w:val="20"/>
                <w:szCs w:val="20"/>
              </w:rPr>
              <w:t xml:space="preserve"> </w:t>
            </w:r>
            <w:r w:rsidR="004C0880" w:rsidRPr="00E9528B">
              <w:rPr>
                <w:rFonts w:ascii="Arial" w:hAnsi="Arial" w:cs="Arial"/>
                <w:b/>
                <w:bCs/>
                <w:color w:val="000000" w:themeColor="text1"/>
                <w:sz w:val="20"/>
                <w:szCs w:val="20"/>
              </w:rPr>
              <w:t xml:space="preserve">Importation rate, </w:t>
            </w:r>
            <m:oMath>
              <m:r>
                <m:rPr>
                  <m:sty m:val="b"/>
                </m:rPr>
                <w:rPr>
                  <w:rFonts w:ascii="Cambria Math" w:hAnsi="Cambria Math" w:cs="Arial"/>
                  <w:color w:val="000000" w:themeColor="text1"/>
                  <w:sz w:val="20"/>
                  <w:szCs w:val="20"/>
                </w:rPr>
                <m:t>γ</m:t>
              </m:r>
            </m:oMath>
            <w:r w:rsidR="002E5B29" w:rsidRPr="00E9528B">
              <w:rPr>
                <w:rFonts w:ascii="Arial" w:hAnsi="Arial" w:cs="Arial"/>
                <w:b/>
                <w:bCs/>
                <w:color w:val="000000" w:themeColor="text1"/>
                <w:sz w:val="20"/>
                <w:szCs w:val="20"/>
              </w:rPr>
              <w:t xml:space="preserve"> (%)</w:t>
            </w:r>
          </w:p>
        </w:tc>
        <w:tc>
          <w:tcPr>
            <w:tcW w:w="3358" w:type="dxa"/>
            <w:tcBorders>
              <w:top w:val="single" w:sz="4" w:space="0" w:color="auto"/>
              <w:left w:val="single" w:sz="4" w:space="0" w:color="auto"/>
              <w:bottom w:val="nil"/>
              <w:right w:val="single" w:sz="4" w:space="0" w:color="auto"/>
            </w:tcBorders>
          </w:tcPr>
          <w:p w14:paraId="177E72F8" w14:textId="731C9E5E" w:rsidR="0055693F" w:rsidRPr="00E9528B" w:rsidRDefault="007560C9" w:rsidP="00B37ECB">
            <w:pPr>
              <w:rPr>
                <w:rFonts w:ascii="Arial" w:hAnsi="Arial" w:cs="Arial"/>
                <w:b/>
                <w:bCs/>
                <w:color w:val="000000" w:themeColor="text1"/>
                <w:sz w:val="20"/>
                <w:szCs w:val="20"/>
              </w:rPr>
            </w:pPr>
            <w:r w:rsidRPr="00C21754">
              <w:rPr>
                <w:rFonts w:ascii="Arial" w:hAnsi="Arial" w:cs="Arial"/>
                <w:b/>
                <w:bCs/>
                <w:color w:val="000000" w:themeColor="text1"/>
                <w:sz w:val="20"/>
                <w:szCs w:val="20"/>
              </w:rPr>
              <w:t>Nosocomial transmission</w:t>
            </w:r>
            <w:r w:rsidR="004C0880" w:rsidRPr="00E9528B">
              <w:rPr>
                <w:rFonts w:ascii="Arial" w:hAnsi="Arial" w:cs="Arial"/>
                <w:b/>
                <w:bCs/>
                <w:color w:val="000000" w:themeColor="text1"/>
                <w:sz w:val="20"/>
                <w:szCs w:val="20"/>
              </w:rPr>
              <w:t xml:space="preserve"> rate </w:t>
            </w:r>
            <m:oMath>
              <m:r>
                <m:rPr>
                  <m:sty m:val="b"/>
                </m:rPr>
                <w:rPr>
                  <w:rFonts w:ascii="Cambria Math" w:hAnsi="Cambria Math" w:cs="Arial"/>
                  <w:color w:val="000000" w:themeColor="text1"/>
                  <w:sz w:val="20"/>
                  <w:szCs w:val="20"/>
                </w:rPr>
                <m:t>β</m:t>
              </m:r>
            </m:oMath>
            <w:r w:rsidRPr="00C21754">
              <w:rPr>
                <w:rFonts w:ascii="Arial" w:hAnsi="Arial" w:cs="Arial"/>
                <w:color w:val="000000" w:themeColor="text1"/>
                <w:sz w:val="20"/>
                <w:szCs w:val="20"/>
              </w:rPr>
              <w:t xml:space="preserve"> </w:t>
            </w:r>
          </w:p>
          <w:p w14:paraId="382F3289" w14:textId="3C77099C" w:rsidR="007560C9" w:rsidRPr="00C21754" w:rsidRDefault="0055693F" w:rsidP="00B37ECB">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002E5B29" w:rsidRPr="00C21754">
              <w:rPr>
                <w:rFonts w:ascii="Arial" w:hAnsi="Arial" w:cs="Arial"/>
                <w:b/>
                <w:bCs/>
                <w:color w:val="000000" w:themeColor="text1"/>
                <w:sz w:val="20"/>
                <w:szCs w:val="20"/>
              </w:rPr>
              <w:t>ean (95% CI)</w:t>
            </w:r>
          </w:p>
        </w:tc>
        <w:tc>
          <w:tcPr>
            <w:tcW w:w="2158" w:type="dxa"/>
            <w:tcBorders>
              <w:top w:val="single" w:sz="4" w:space="0" w:color="auto"/>
              <w:left w:val="single" w:sz="4" w:space="0" w:color="auto"/>
              <w:bottom w:val="nil"/>
              <w:right w:val="single" w:sz="4" w:space="0" w:color="auto"/>
            </w:tcBorders>
          </w:tcPr>
          <w:p w14:paraId="503F28BF" w14:textId="50CF0678" w:rsidR="002E5B29" w:rsidRPr="00E9528B" w:rsidRDefault="007560C9" w:rsidP="00B37ECB">
            <w:pPr>
              <w:rPr>
                <w:rFonts w:ascii="Arial" w:hAnsi="Arial" w:cs="Arial"/>
                <w:b/>
                <w:bCs/>
                <w:color w:val="000000" w:themeColor="text1"/>
                <w:sz w:val="20"/>
                <w:szCs w:val="20"/>
              </w:rPr>
            </w:pPr>
            <w:r w:rsidRPr="00C21754">
              <w:rPr>
                <w:rFonts w:ascii="Arial" w:hAnsi="Arial" w:cs="Arial"/>
                <w:b/>
                <w:bCs/>
                <w:color w:val="000000" w:themeColor="text1"/>
                <w:sz w:val="20"/>
                <w:szCs w:val="20"/>
              </w:rPr>
              <w:t xml:space="preserve"> Likelihood of detection</w:t>
            </w:r>
            <w:r w:rsidR="004C0880" w:rsidRPr="00E9528B">
              <w:rPr>
                <w:rFonts w:ascii="Arial" w:hAnsi="Arial" w:cs="Arial"/>
                <w:b/>
                <w:bCs/>
                <w:color w:val="000000" w:themeColor="text1"/>
                <w:sz w:val="20"/>
                <w:szCs w:val="20"/>
              </w:rPr>
              <w:t xml:space="preserve"> </w:t>
            </w:r>
            <m:oMath>
              <m:r>
                <m:rPr>
                  <m:sty m:val="b"/>
                </m:rPr>
                <w:rPr>
                  <w:rFonts w:ascii="Cambria Math" w:hAnsi="Cambria Math" w:cs="Arial"/>
                  <w:color w:val="000000" w:themeColor="text1"/>
                  <w:sz w:val="20"/>
                  <w:szCs w:val="20"/>
                </w:rPr>
                <m:t>ρ</m:t>
              </m:r>
            </m:oMath>
            <w:r w:rsidRPr="00E9528B">
              <w:rPr>
                <w:rFonts w:ascii="Arial" w:hAnsi="Arial" w:cs="Arial"/>
                <w:b/>
                <w:bCs/>
                <w:color w:val="000000" w:themeColor="text1"/>
                <w:sz w:val="20"/>
                <w:szCs w:val="20"/>
              </w:rPr>
              <w:t xml:space="preserve"> (%)</w:t>
            </w:r>
            <w:r w:rsidR="002E5B29" w:rsidRPr="00E9528B">
              <w:rPr>
                <w:rFonts w:ascii="Arial" w:hAnsi="Arial" w:cs="Arial"/>
                <w:b/>
                <w:bCs/>
                <w:color w:val="000000" w:themeColor="text1"/>
                <w:sz w:val="20"/>
                <w:szCs w:val="20"/>
              </w:rPr>
              <w:t xml:space="preserve"> </w:t>
            </w:r>
          </w:p>
          <w:p w14:paraId="05B280AC" w14:textId="6942DECC" w:rsidR="002E5B29" w:rsidRPr="00C21754" w:rsidRDefault="0055693F" w:rsidP="00B37ECB">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002E5B29" w:rsidRPr="00C21754">
              <w:rPr>
                <w:rFonts w:ascii="Arial" w:hAnsi="Arial" w:cs="Arial"/>
                <w:b/>
                <w:bCs/>
                <w:color w:val="000000" w:themeColor="text1"/>
                <w:sz w:val="20"/>
                <w:szCs w:val="20"/>
              </w:rPr>
              <w:t>ean (95% CI)</w:t>
            </w:r>
            <w:r w:rsidR="002E5B29" w:rsidRPr="00C21754">
              <w:rPr>
                <w:rFonts w:ascii="Arial" w:hAnsi="Arial" w:cs="Arial"/>
                <w:b/>
                <w:bCs/>
                <w:color w:val="000000" w:themeColor="text1"/>
                <w:sz w:val="20"/>
                <w:szCs w:val="20"/>
              </w:rPr>
              <w:br/>
            </w:r>
          </w:p>
        </w:tc>
      </w:tr>
      <w:tr w:rsidR="002E5B29" w:rsidRPr="00C21754" w14:paraId="4E778795" w14:textId="77777777" w:rsidTr="00A602B1">
        <w:tc>
          <w:tcPr>
            <w:tcW w:w="1838" w:type="dxa"/>
            <w:tcBorders>
              <w:top w:val="single" w:sz="4" w:space="0" w:color="auto"/>
              <w:left w:val="single" w:sz="4" w:space="0" w:color="auto"/>
              <w:bottom w:val="nil"/>
              <w:right w:val="single" w:sz="4" w:space="0" w:color="auto"/>
            </w:tcBorders>
          </w:tcPr>
          <w:p w14:paraId="7151F252" w14:textId="3210B3DB"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E. coli</w:t>
            </w:r>
          </w:p>
        </w:tc>
        <w:tc>
          <w:tcPr>
            <w:tcW w:w="1276" w:type="dxa"/>
            <w:tcBorders>
              <w:top w:val="single" w:sz="4" w:space="0" w:color="auto"/>
              <w:left w:val="single" w:sz="4" w:space="0" w:color="auto"/>
            </w:tcBorders>
          </w:tcPr>
          <w:p w14:paraId="6FCA180A" w14:textId="3C4877A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55</w:t>
            </w:r>
          </w:p>
        </w:tc>
        <w:tc>
          <w:tcPr>
            <w:tcW w:w="3358" w:type="dxa"/>
            <w:tcBorders>
              <w:top w:val="single" w:sz="4" w:space="0" w:color="auto"/>
            </w:tcBorders>
          </w:tcPr>
          <w:p w14:paraId="37093956" w14:textId="7F1F9F6C"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2.54E-03 (1.72E-03, 3.58E-03)</w:t>
            </w:r>
          </w:p>
        </w:tc>
        <w:tc>
          <w:tcPr>
            <w:tcW w:w="2158" w:type="dxa"/>
            <w:tcBorders>
              <w:top w:val="single" w:sz="4" w:space="0" w:color="auto"/>
            </w:tcBorders>
          </w:tcPr>
          <w:p w14:paraId="77E95BE6" w14:textId="7B33F4C2"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18.53 (17.30, 19.43)</w:t>
            </w:r>
          </w:p>
        </w:tc>
      </w:tr>
      <w:tr w:rsidR="004C0880" w:rsidRPr="00C21754" w14:paraId="4C7CBD51" w14:textId="77777777" w:rsidTr="00A602B1">
        <w:tc>
          <w:tcPr>
            <w:tcW w:w="1838" w:type="dxa"/>
            <w:tcBorders>
              <w:top w:val="nil"/>
              <w:left w:val="single" w:sz="4" w:space="0" w:color="auto"/>
              <w:bottom w:val="nil"/>
              <w:right w:val="single" w:sz="4" w:space="0" w:color="auto"/>
            </w:tcBorders>
          </w:tcPr>
          <w:p w14:paraId="5A9930E0" w14:textId="1341AEBD"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41F4E1BC" w14:textId="5913D58E"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63</w:t>
            </w:r>
          </w:p>
        </w:tc>
        <w:tc>
          <w:tcPr>
            <w:tcW w:w="3358" w:type="dxa"/>
          </w:tcPr>
          <w:p w14:paraId="6A84B366" w14:textId="0AED97D9"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8.66E-04 (3.78E-04, 1.58E-03)</w:t>
            </w:r>
          </w:p>
        </w:tc>
        <w:tc>
          <w:tcPr>
            <w:tcW w:w="2158" w:type="dxa"/>
          </w:tcPr>
          <w:p w14:paraId="7FE3428B" w14:textId="5597BDFC"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18.63 (17.85, 19.23)</w:t>
            </w:r>
          </w:p>
        </w:tc>
      </w:tr>
      <w:tr w:rsidR="002E5B29" w:rsidRPr="00C21754" w14:paraId="2F50F9CC" w14:textId="77777777" w:rsidTr="00A602B1">
        <w:tc>
          <w:tcPr>
            <w:tcW w:w="1838" w:type="dxa"/>
            <w:tcBorders>
              <w:top w:val="nil"/>
              <w:left w:val="single" w:sz="4" w:space="0" w:color="auto"/>
              <w:bottom w:val="single" w:sz="4" w:space="0" w:color="auto"/>
              <w:right w:val="single" w:sz="4" w:space="0" w:color="auto"/>
            </w:tcBorders>
          </w:tcPr>
          <w:p w14:paraId="687798C7" w14:textId="30C0BC8F"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4F2CE7A7" w14:textId="3801FC8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70</w:t>
            </w:r>
          </w:p>
        </w:tc>
        <w:tc>
          <w:tcPr>
            <w:tcW w:w="3358" w:type="dxa"/>
          </w:tcPr>
          <w:p w14:paraId="08BFD7F3" w14:textId="2A0550B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9.62E-04 (4.06E-04, 1.73E-03)</w:t>
            </w:r>
          </w:p>
        </w:tc>
        <w:tc>
          <w:tcPr>
            <w:tcW w:w="2158" w:type="dxa"/>
          </w:tcPr>
          <w:p w14:paraId="42CC366E" w14:textId="0B6ECF9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17.31 (16.33, 18.02)</w:t>
            </w:r>
          </w:p>
        </w:tc>
      </w:tr>
      <w:tr w:rsidR="004C0880" w:rsidRPr="00C21754" w14:paraId="00A31E4F" w14:textId="77777777" w:rsidTr="00A602B1">
        <w:tc>
          <w:tcPr>
            <w:tcW w:w="1838" w:type="dxa"/>
            <w:tcBorders>
              <w:top w:val="single" w:sz="4" w:space="0" w:color="auto"/>
              <w:left w:val="single" w:sz="4" w:space="0" w:color="auto"/>
              <w:bottom w:val="nil"/>
              <w:right w:val="single" w:sz="4" w:space="0" w:color="auto"/>
            </w:tcBorders>
          </w:tcPr>
          <w:p w14:paraId="508BC6CC" w14:textId="351E21F4"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K. pneumoniae</w:t>
            </w:r>
          </w:p>
        </w:tc>
        <w:tc>
          <w:tcPr>
            <w:tcW w:w="1276" w:type="dxa"/>
            <w:tcBorders>
              <w:left w:val="single" w:sz="4" w:space="0" w:color="auto"/>
            </w:tcBorders>
          </w:tcPr>
          <w:p w14:paraId="1D566916" w14:textId="57B1F6B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15</w:t>
            </w:r>
          </w:p>
        </w:tc>
        <w:tc>
          <w:tcPr>
            <w:tcW w:w="3358" w:type="dxa"/>
          </w:tcPr>
          <w:p w14:paraId="170A36D4" w14:textId="4BC1BBD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0.187 (0.180, 0.194)</w:t>
            </w:r>
          </w:p>
        </w:tc>
        <w:tc>
          <w:tcPr>
            <w:tcW w:w="2158" w:type="dxa"/>
          </w:tcPr>
          <w:p w14:paraId="7DE62194" w14:textId="3440BE91"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2.51 (2.36, 2.65)</w:t>
            </w:r>
          </w:p>
        </w:tc>
      </w:tr>
      <w:tr w:rsidR="002E5B29" w:rsidRPr="00C21754" w14:paraId="55824E4D" w14:textId="77777777" w:rsidTr="00A602B1">
        <w:tc>
          <w:tcPr>
            <w:tcW w:w="1838" w:type="dxa"/>
            <w:tcBorders>
              <w:top w:val="nil"/>
              <w:left w:val="single" w:sz="4" w:space="0" w:color="auto"/>
              <w:bottom w:val="nil"/>
              <w:right w:val="single" w:sz="4" w:space="0" w:color="auto"/>
            </w:tcBorders>
          </w:tcPr>
          <w:p w14:paraId="0CCE73C6" w14:textId="32DB956C" w:rsidR="002E5B29" w:rsidRPr="00E9528B"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673C39D0" w14:textId="3F890E0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23</w:t>
            </w:r>
          </w:p>
        </w:tc>
        <w:tc>
          <w:tcPr>
            <w:tcW w:w="3358" w:type="dxa"/>
          </w:tcPr>
          <w:p w14:paraId="0C82BF76" w14:textId="308F5B5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0.189 (0.180, 0.195)</w:t>
            </w:r>
          </w:p>
        </w:tc>
        <w:tc>
          <w:tcPr>
            <w:tcW w:w="2158" w:type="dxa"/>
          </w:tcPr>
          <w:p w14:paraId="0EF7DA67" w14:textId="55E154A2"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2.14 (1.98, 2.29)</w:t>
            </w:r>
          </w:p>
        </w:tc>
      </w:tr>
      <w:tr w:rsidR="002E5B29" w:rsidRPr="00C21754" w14:paraId="364E318A" w14:textId="77777777" w:rsidTr="00A602B1">
        <w:tc>
          <w:tcPr>
            <w:tcW w:w="1838" w:type="dxa"/>
            <w:tcBorders>
              <w:top w:val="nil"/>
              <w:left w:val="single" w:sz="4" w:space="0" w:color="auto"/>
              <w:bottom w:val="single" w:sz="4" w:space="0" w:color="auto"/>
              <w:right w:val="single" w:sz="4" w:space="0" w:color="auto"/>
            </w:tcBorders>
          </w:tcPr>
          <w:p w14:paraId="0302B23F" w14:textId="5F2F4D42"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197CDF4D" w14:textId="67DE27FD"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668F3A3B" w14:textId="5D1D52B5"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0.181 (0.165, 0.193)</w:t>
            </w:r>
          </w:p>
        </w:tc>
        <w:tc>
          <w:tcPr>
            <w:tcW w:w="2158" w:type="dxa"/>
          </w:tcPr>
          <w:p w14:paraId="1FB9CF30" w14:textId="5AA0E83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2.05 (1.92, 2.17)</w:t>
            </w:r>
          </w:p>
        </w:tc>
      </w:tr>
      <w:tr w:rsidR="002E5B29" w:rsidRPr="00C21754" w14:paraId="4F27BCAE" w14:textId="77777777" w:rsidTr="00A602B1">
        <w:tc>
          <w:tcPr>
            <w:tcW w:w="1838" w:type="dxa"/>
            <w:tcBorders>
              <w:top w:val="single" w:sz="4" w:space="0" w:color="auto"/>
              <w:left w:val="single" w:sz="4" w:space="0" w:color="auto"/>
              <w:bottom w:val="nil"/>
              <w:right w:val="single" w:sz="4" w:space="0" w:color="auto"/>
            </w:tcBorders>
          </w:tcPr>
          <w:p w14:paraId="70CF5173" w14:textId="69F853A6"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P. aeruginosa</w:t>
            </w:r>
          </w:p>
        </w:tc>
        <w:tc>
          <w:tcPr>
            <w:tcW w:w="1276" w:type="dxa"/>
            <w:tcBorders>
              <w:left w:val="single" w:sz="4" w:space="0" w:color="auto"/>
            </w:tcBorders>
          </w:tcPr>
          <w:p w14:paraId="5C748C35" w14:textId="50B11363"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11.6</w:t>
            </w:r>
          </w:p>
        </w:tc>
        <w:tc>
          <w:tcPr>
            <w:tcW w:w="3358" w:type="dxa"/>
          </w:tcPr>
          <w:p w14:paraId="7E33A897" w14:textId="631BD13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0.189 (0.183, 0.194)</w:t>
            </w:r>
          </w:p>
        </w:tc>
        <w:tc>
          <w:tcPr>
            <w:tcW w:w="2158" w:type="dxa"/>
          </w:tcPr>
          <w:p w14:paraId="1ED792CE" w14:textId="0EA5FB1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1.93 (1.78, 2.07)</w:t>
            </w:r>
          </w:p>
        </w:tc>
      </w:tr>
      <w:tr w:rsidR="002E5B29" w:rsidRPr="00C21754" w14:paraId="76C35E43" w14:textId="77777777" w:rsidTr="00A602B1">
        <w:tc>
          <w:tcPr>
            <w:tcW w:w="1838" w:type="dxa"/>
            <w:tcBorders>
              <w:top w:val="nil"/>
              <w:left w:val="single" w:sz="4" w:space="0" w:color="auto"/>
              <w:bottom w:val="nil"/>
              <w:right w:val="single" w:sz="4" w:space="0" w:color="auto"/>
            </w:tcBorders>
          </w:tcPr>
          <w:p w14:paraId="427E42DE" w14:textId="109ECE5E"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00D80875" w14:textId="3441AE2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18.8</w:t>
            </w:r>
          </w:p>
        </w:tc>
        <w:tc>
          <w:tcPr>
            <w:tcW w:w="3358" w:type="dxa"/>
          </w:tcPr>
          <w:p w14:paraId="7AC920C1" w14:textId="61EDD44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0.190 (0.182, 0.195)</w:t>
            </w:r>
          </w:p>
        </w:tc>
        <w:tc>
          <w:tcPr>
            <w:tcW w:w="2158" w:type="dxa"/>
          </w:tcPr>
          <w:p w14:paraId="10FA8B6C" w14:textId="70E5AF5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1.61 (1.47, 1.75)</w:t>
            </w:r>
          </w:p>
        </w:tc>
      </w:tr>
      <w:tr w:rsidR="002E5B29" w:rsidRPr="00C21754" w14:paraId="6958CC8A" w14:textId="77777777" w:rsidTr="00A602B1">
        <w:tc>
          <w:tcPr>
            <w:tcW w:w="1838" w:type="dxa"/>
            <w:tcBorders>
              <w:top w:val="nil"/>
              <w:left w:val="single" w:sz="4" w:space="0" w:color="auto"/>
              <w:bottom w:val="single" w:sz="4" w:space="0" w:color="auto"/>
              <w:right w:val="single" w:sz="4" w:space="0" w:color="auto"/>
            </w:tcBorders>
          </w:tcPr>
          <w:p w14:paraId="40041ABD" w14:textId="6E9E7467"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78829BCC" w14:textId="392D1881"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459FEAD4" w14:textId="60A46F9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0.187 (0.178, 0.194)</w:t>
            </w:r>
          </w:p>
        </w:tc>
        <w:tc>
          <w:tcPr>
            <w:tcW w:w="2158" w:type="dxa"/>
          </w:tcPr>
          <w:p w14:paraId="23009B76" w14:textId="2D104EA8"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1.55 (1.43, 1.67)</w:t>
            </w:r>
          </w:p>
        </w:tc>
      </w:tr>
      <w:tr w:rsidR="002E5B29" w:rsidRPr="00C21754" w14:paraId="11888263" w14:textId="77777777" w:rsidTr="00A602B1">
        <w:tc>
          <w:tcPr>
            <w:tcW w:w="1838" w:type="dxa"/>
            <w:tcBorders>
              <w:top w:val="single" w:sz="4" w:space="0" w:color="auto"/>
              <w:left w:val="single" w:sz="4" w:space="0" w:color="auto"/>
              <w:bottom w:val="nil"/>
              <w:right w:val="single" w:sz="4" w:space="0" w:color="auto"/>
            </w:tcBorders>
          </w:tcPr>
          <w:p w14:paraId="0EABBFB3" w14:textId="65A6590C"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MSSA</w:t>
            </w:r>
          </w:p>
        </w:tc>
        <w:tc>
          <w:tcPr>
            <w:tcW w:w="1276" w:type="dxa"/>
            <w:tcBorders>
              <w:left w:val="single" w:sz="4" w:space="0" w:color="auto"/>
            </w:tcBorders>
          </w:tcPr>
          <w:p w14:paraId="6DE5E947" w14:textId="7379648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28332BED" w14:textId="2DD8F1F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0.141 (0.122, 0.164)</w:t>
            </w:r>
          </w:p>
        </w:tc>
        <w:tc>
          <w:tcPr>
            <w:tcW w:w="2158" w:type="dxa"/>
          </w:tcPr>
          <w:p w14:paraId="4E28E290" w14:textId="3340022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1.63 (1.47, 1.79)</w:t>
            </w:r>
          </w:p>
        </w:tc>
      </w:tr>
      <w:tr w:rsidR="002E5B29" w:rsidRPr="00C21754" w14:paraId="077E8551" w14:textId="77777777" w:rsidTr="00A602B1">
        <w:tc>
          <w:tcPr>
            <w:tcW w:w="1838" w:type="dxa"/>
            <w:tcBorders>
              <w:top w:val="nil"/>
              <w:left w:val="single" w:sz="4" w:space="0" w:color="auto"/>
              <w:bottom w:val="nil"/>
              <w:right w:val="single" w:sz="4" w:space="0" w:color="auto"/>
            </w:tcBorders>
          </w:tcPr>
          <w:p w14:paraId="3CFEBBCC" w14:textId="399F29C5"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137764EB" w14:textId="33615CC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29</w:t>
            </w:r>
          </w:p>
        </w:tc>
        <w:tc>
          <w:tcPr>
            <w:tcW w:w="3358" w:type="dxa"/>
          </w:tcPr>
          <w:p w14:paraId="66673CBF" w14:textId="1DC8982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0.121 (0.103, 0.140)</w:t>
            </w:r>
          </w:p>
        </w:tc>
        <w:tc>
          <w:tcPr>
            <w:tcW w:w="2158" w:type="dxa"/>
          </w:tcPr>
          <w:p w14:paraId="21926021" w14:textId="0588ABE8"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1.65 (1.49, 1.81)</w:t>
            </w:r>
          </w:p>
        </w:tc>
      </w:tr>
      <w:tr w:rsidR="002E5B29" w:rsidRPr="00C21754" w14:paraId="1496625D" w14:textId="77777777" w:rsidTr="00A602B1">
        <w:tc>
          <w:tcPr>
            <w:tcW w:w="1838" w:type="dxa"/>
            <w:tcBorders>
              <w:top w:val="nil"/>
              <w:left w:val="single" w:sz="4" w:space="0" w:color="auto"/>
              <w:bottom w:val="single" w:sz="4" w:space="0" w:color="auto"/>
              <w:right w:val="single" w:sz="4" w:space="0" w:color="auto"/>
            </w:tcBorders>
          </w:tcPr>
          <w:p w14:paraId="1BCD382A" w14:textId="0F2E0A71"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2AF05E87" w14:textId="759FFB7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62672E84" w14:textId="046D243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9.94E-02 (8.43E-02, 0.116)</w:t>
            </w:r>
          </w:p>
        </w:tc>
        <w:tc>
          <w:tcPr>
            <w:tcW w:w="2158" w:type="dxa"/>
          </w:tcPr>
          <w:p w14:paraId="2B70771D" w14:textId="0F4DF09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1.58 (1.40, 1.73)</w:t>
            </w:r>
          </w:p>
        </w:tc>
      </w:tr>
      <w:tr w:rsidR="002E5B29" w:rsidRPr="00C21754" w14:paraId="09794BA3" w14:textId="77777777" w:rsidTr="00A602B1">
        <w:trPr>
          <w:trHeight w:val="65"/>
        </w:trPr>
        <w:tc>
          <w:tcPr>
            <w:tcW w:w="1838" w:type="dxa"/>
            <w:tcBorders>
              <w:top w:val="single" w:sz="4" w:space="0" w:color="auto"/>
              <w:left w:val="single" w:sz="4" w:space="0" w:color="auto"/>
              <w:bottom w:val="nil"/>
              <w:right w:val="single" w:sz="4" w:space="0" w:color="auto"/>
            </w:tcBorders>
          </w:tcPr>
          <w:p w14:paraId="6848408E" w14:textId="3C1401D6"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MRSA</w:t>
            </w:r>
          </w:p>
        </w:tc>
        <w:tc>
          <w:tcPr>
            <w:tcW w:w="1276" w:type="dxa"/>
            <w:tcBorders>
              <w:left w:val="single" w:sz="4" w:space="0" w:color="auto"/>
            </w:tcBorders>
          </w:tcPr>
          <w:p w14:paraId="36E17F52" w14:textId="389B97B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10</w:t>
            </w:r>
          </w:p>
        </w:tc>
        <w:tc>
          <w:tcPr>
            <w:tcW w:w="3358" w:type="dxa"/>
          </w:tcPr>
          <w:p w14:paraId="03DE50AC" w14:textId="1202B22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0.170 (0.136, 0.184)</w:t>
            </w:r>
          </w:p>
        </w:tc>
        <w:tc>
          <w:tcPr>
            <w:tcW w:w="2158" w:type="dxa"/>
          </w:tcPr>
          <w:p w14:paraId="02C98ED6" w14:textId="322E4743"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1.38 (1.21, 1.60)</w:t>
            </w:r>
          </w:p>
        </w:tc>
      </w:tr>
      <w:tr w:rsidR="002E5B29" w:rsidRPr="00C21754" w14:paraId="4AC72B97" w14:textId="77777777" w:rsidTr="00A602B1">
        <w:tc>
          <w:tcPr>
            <w:tcW w:w="1838" w:type="dxa"/>
            <w:tcBorders>
              <w:top w:val="nil"/>
              <w:left w:val="single" w:sz="4" w:space="0" w:color="auto"/>
              <w:bottom w:val="nil"/>
              <w:right w:val="single" w:sz="4" w:space="0" w:color="auto"/>
            </w:tcBorders>
          </w:tcPr>
          <w:p w14:paraId="0D575FEC" w14:textId="3470B194"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6C079193" w14:textId="44189B2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3.9</w:t>
            </w:r>
          </w:p>
        </w:tc>
        <w:tc>
          <w:tcPr>
            <w:tcW w:w="3358" w:type="dxa"/>
          </w:tcPr>
          <w:p w14:paraId="7968B5D4" w14:textId="67A9C10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1.70E-02 (9.16E-03, 2.74E-02)</w:t>
            </w:r>
          </w:p>
        </w:tc>
        <w:tc>
          <w:tcPr>
            <w:tcW w:w="2158" w:type="dxa"/>
          </w:tcPr>
          <w:p w14:paraId="411481DF" w14:textId="66A788AE"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17.15 (12.48, 18.96)</w:t>
            </w:r>
          </w:p>
        </w:tc>
      </w:tr>
      <w:tr w:rsidR="002E5B29" w:rsidRPr="00C21754" w14:paraId="74AC5DA9" w14:textId="77777777" w:rsidTr="00A602B1">
        <w:tc>
          <w:tcPr>
            <w:tcW w:w="1838" w:type="dxa"/>
            <w:tcBorders>
              <w:top w:val="nil"/>
              <w:left w:val="single" w:sz="4" w:space="0" w:color="auto"/>
              <w:bottom w:val="single" w:sz="4" w:space="0" w:color="auto"/>
              <w:right w:val="single" w:sz="4" w:space="0" w:color="auto"/>
            </w:tcBorders>
          </w:tcPr>
          <w:p w14:paraId="55E0290E" w14:textId="3C10C2D7"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1393D8D4" w14:textId="754109DD"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w:t>
            </w:r>
          </w:p>
        </w:tc>
        <w:tc>
          <w:tcPr>
            <w:tcW w:w="3358" w:type="dxa"/>
          </w:tcPr>
          <w:p w14:paraId="29F1EF38" w14:textId="242B3F1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0.182 (0.168, 0.190)</w:t>
            </w:r>
          </w:p>
        </w:tc>
        <w:tc>
          <w:tcPr>
            <w:tcW w:w="2158" w:type="dxa"/>
          </w:tcPr>
          <w:p w14:paraId="417305A5" w14:textId="44D88FD5"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1.96 (1.72, 2.19)</w:t>
            </w:r>
          </w:p>
        </w:tc>
      </w:tr>
      <w:tr w:rsidR="002E5B29" w:rsidRPr="00C21754" w14:paraId="68419E40" w14:textId="77777777" w:rsidTr="00A602B1">
        <w:tc>
          <w:tcPr>
            <w:tcW w:w="1838" w:type="dxa"/>
            <w:tcBorders>
              <w:top w:val="single" w:sz="4" w:space="0" w:color="auto"/>
              <w:left w:val="single" w:sz="4" w:space="0" w:color="auto"/>
              <w:bottom w:val="nil"/>
              <w:right w:val="single" w:sz="4" w:space="0" w:color="auto"/>
            </w:tcBorders>
          </w:tcPr>
          <w:p w14:paraId="13920A9E" w14:textId="4312BDB0"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S. epidermidis</w:t>
            </w:r>
          </w:p>
        </w:tc>
        <w:tc>
          <w:tcPr>
            <w:tcW w:w="1276" w:type="dxa"/>
            <w:tcBorders>
              <w:left w:val="single" w:sz="4" w:space="0" w:color="auto"/>
            </w:tcBorders>
          </w:tcPr>
          <w:p w14:paraId="64AE0A5D" w14:textId="30DDEBC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58</w:t>
            </w:r>
          </w:p>
        </w:tc>
        <w:tc>
          <w:tcPr>
            <w:tcW w:w="3358" w:type="dxa"/>
          </w:tcPr>
          <w:p w14:paraId="03D0901E" w14:textId="3198A65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0.171 (0.117, 0.190)</w:t>
            </w:r>
          </w:p>
        </w:tc>
        <w:tc>
          <w:tcPr>
            <w:tcW w:w="2158" w:type="dxa"/>
          </w:tcPr>
          <w:p w14:paraId="73358BD0" w14:textId="5C5750FD"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1.24 (1.12, 1.35)</w:t>
            </w:r>
          </w:p>
        </w:tc>
      </w:tr>
      <w:tr w:rsidR="002E5B29" w:rsidRPr="00C21754" w14:paraId="36143707" w14:textId="77777777" w:rsidTr="00A602B1">
        <w:tc>
          <w:tcPr>
            <w:tcW w:w="1838" w:type="dxa"/>
            <w:tcBorders>
              <w:top w:val="nil"/>
              <w:left w:val="single" w:sz="4" w:space="0" w:color="auto"/>
              <w:bottom w:val="nil"/>
              <w:right w:val="single" w:sz="4" w:space="0" w:color="auto"/>
            </w:tcBorders>
          </w:tcPr>
          <w:p w14:paraId="3860E879" w14:textId="1CCAE163"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78C34105" w14:textId="07DCA45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75</w:t>
            </w:r>
          </w:p>
        </w:tc>
        <w:tc>
          <w:tcPr>
            <w:tcW w:w="3358" w:type="dxa"/>
          </w:tcPr>
          <w:p w14:paraId="75A25F90" w14:textId="4B768B9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0.174 (0.134, 0.190)</w:t>
            </w:r>
          </w:p>
        </w:tc>
        <w:tc>
          <w:tcPr>
            <w:tcW w:w="2158" w:type="dxa"/>
          </w:tcPr>
          <w:p w14:paraId="7139162A" w14:textId="4B2E521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1.21 (1.10, 1.33)</w:t>
            </w:r>
          </w:p>
        </w:tc>
      </w:tr>
      <w:tr w:rsidR="002E5B29" w:rsidRPr="00C21754" w14:paraId="2CAA0B81" w14:textId="77777777" w:rsidTr="00A602B1">
        <w:tc>
          <w:tcPr>
            <w:tcW w:w="1838" w:type="dxa"/>
            <w:tcBorders>
              <w:top w:val="nil"/>
              <w:left w:val="single" w:sz="4" w:space="0" w:color="auto"/>
              <w:bottom w:val="single" w:sz="4" w:space="0" w:color="auto"/>
              <w:right w:val="single" w:sz="4" w:space="0" w:color="auto"/>
            </w:tcBorders>
          </w:tcPr>
          <w:p w14:paraId="408FE56E" w14:textId="727B48F2"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6B61774A" w14:textId="16A1F9D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90</w:t>
            </w:r>
          </w:p>
        </w:tc>
        <w:tc>
          <w:tcPr>
            <w:tcW w:w="3358" w:type="dxa"/>
          </w:tcPr>
          <w:p w14:paraId="152A32EB" w14:textId="0B54ABB5"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0.173 (0.107, 0.189)</w:t>
            </w:r>
          </w:p>
        </w:tc>
        <w:tc>
          <w:tcPr>
            <w:tcW w:w="2158" w:type="dxa"/>
          </w:tcPr>
          <w:p w14:paraId="0EF01D8B" w14:textId="60561F0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1.23 (1.12, 1.36)</w:t>
            </w:r>
          </w:p>
        </w:tc>
      </w:tr>
      <w:tr w:rsidR="002E5B29" w:rsidRPr="00C21754" w14:paraId="3859735B" w14:textId="77777777" w:rsidTr="00A602B1">
        <w:tc>
          <w:tcPr>
            <w:tcW w:w="1838" w:type="dxa"/>
            <w:tcBorders>
              <w:top w:val="single" w:sz="4" w:space="0" w:color="auto"/>
              <w:left w:val="single" w:sz="4" w:space="0" w:color="auto"/>
              <w:bottom w:val="nil"/>
              <w:right w:val="single" w:sz="4" w:space="0" w:color="auto"/>
            </w:tcBorders>
          </w:tcPr>
          <w:p w14:paraId="12881B93" w14:textId="62F26940"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E. faecalis</w:t>
            </w:r>
          </w:p>
        </w:tc>
        <w:tc>
          <w:tcPr>
            <w:tcW w:w="1276" w:type="dxa"/>
            <w:tcBorders>
              <w:left w:val="single" w:sz="4" w:space="0" w:color="auto"/>
            </w:tcBorders>
          </w:tcPr>
          <w:p w14:paraId="0A96835D" w14:textId="0D36EA3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36</w:t>
            </w:r>
          </w:p>
        </w:tc>
        <w:tc>
          <w:tcPr>
            <w:tcW w:w="3358" w:type="dxa"/>
          </w:tcPr>
          <w:p w14:paraId="4B3A39A9" w14:textId="0444F7F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0.167 (0.121, 0.186)</w:t>
            </w:r>
          </w:p>
        </w:tc>
        <w:tc>
          <w:tcPr>
            <w:tcW w:w="2158" w:type="dxa"/>
          </w:tcPr>
          <w:p w14:paraId="13C2EF0D" w14:textId="57F20631"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1.05 (0.96, 1.17)</w:t>
            </w:r>
          </w:p>
        </w:tc>
      </w:tr>
      <w:tr w:rsidR="002E5B29" w:rsidRPr="00C21754" w14:paraId="01B9FA43" w14:textId="77777777" w:rsidTr="00A602B1">
        <w:tc>
          <w:tcPr>
            <w:tcW w:w="1838" w:type="dxa"/>
            <w:tcBorders>
              <w:top w:val="nil"/>
              <w:left w:val="single" w:sz="4" w:space="0" w:color="auto"/>
              <w:bottom w:val="nil"/>
              <w:right w:val="single" w:sz="4" w:space="0" w:color="auto"/>
            </w:tcBorders>
          </w:tcPr>
          <w:p w14:paraId="5AAB3549" w14:textId="7AE4712B"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75281971" w14:textId="0EC2EDE3"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47.6</w:t>
            </w:r>
          </w:p>
        </w:tc>
        <w:tc>
          <w:tcPr>
            <w:tcW w:w="3358" w:type="dxa"/>
          </w:tcPr>
          <w:p w14:paraId="1E6501C8" w14:textId="0CC63BF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0.149 (9.69E-02, 0.182)</w:t>
            </w:r>
          </w:p>
        </w:tc>
        <w:tc>
          <w:tcPr>
            <w:tcW w:w="2158" w:type="dxa"/>
          </w:tcPr>
          <w:p w14:paraId="240227B4" w14:textId="1B014368"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1.07 (0.96, 1.19)</w:t>
            </w:r>
          </w:p>
        </w:tc>
      </w:tr>
      <w:tr w:rsidR="002E5B29" w:rsidRPr="00C21754" w14:paraId="159EDF06" w14:textId="77777777" w:rsidTr="00A602B1">
        <w:tc>
          <w:tcPr>
            <w:tcW w:w="1838" w:type="dxa"/>
            <w:tcBorders>
              <w:top w:val="nil"/>
              <w:left w:val="single" w:sz="4" w:space="0" w:color="auto"/>
              <w:bottom w:val="single" w:sz="4" w:space="0" w:color="auto"/>
              <w:right w:val="single" w:sz="4" w:space="0" w:color="auto"/>
            </w:tcBorders>
          </w:tcPr>
          <w:p w14:paraId="56C295F5" w14:textId="671A39A6"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01FFCC00" w14:textId="672CC4A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55.0</w:t>
            </w:r>
          </w:p>
        </w:tc>
        <w:tc>
          <w:tcPr>
            <w:tcW w:w="3358" w:type="dxa"/>
          </w:tcPr>
          <w:p w14:paraId="4D41C702" w14:textId="65668C8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0.159 (0.101, 0.185)</w:t>
            </w:r>
          </w:p>
        </w:tc>
        <w:tc>
          <w:tcPr>
            <w:tcW w:w="2158" w:type="dxa"/>
          </w:tcPr>
          <w:p w14:paraId="6F7C7B9B" w14:textId="37A3351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1.09 (0.96, 1.21)</w:t>
            </w:r>
          </w:p>
        </w:tc>
      </w:tr>
      <w:tr w:rsidR="002E5B29" w:rsidRPr="00C21754" w14:paraId="7DB497BF" w14:textId="77777777" w:rsidTr="00A602B1">
        <w:tc>
          <w:tcPr>
            <w:tcW w:w="1838" w:type="dxa"/>
            <w:tcBorders>
              <w:top w:val="single" w:sz="4" w:space="0" w:color="auto"/>
              <w:left w:val="single" w:sz="4" w:space="0" w:color="auto"/>
              <w:bottom w:val="nil"/>
              <w:right w:val="single" w:sz="4" w:space="0" w:color="auto"/>
            </w:tcBorders>
          </w:tcPr>
          <w:p w14:paraId="0ADEAA72" w14:textId="0B39B2FE"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E. faecium</w:t>
            </w:r>
          </w:p>
        </w:tc>
        <w:tc>
          <w:tcPr>
            <w:tcW w:w="1276" w:type="dxa"/>
            <w:tcBorders>
              <w:left w:val="single" w:sz="4" w:space="0" w:color="auto"/>
            </w:tcBorders>
          </w:tcPr>
          <w:p w14:paraId="1B3D92E9" w14:textId="3B81146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36.8</w:t>
            </w:r>
          </w:p>
        </w:tc>
        <w:tc>
          <w:tcPr>
            <w:tcW w:w="3358" w:type="dxa"/>
          </w:tcPr>
          <w:p w14:paraId="2439B0AA" w14:textId="7F116059"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0.182 (0.163, 0.192)</w:t>
            </w:r>
          </w:p>
        </w:tc>
        <w:tc>
          <w:tcPr>
            <w:tcW w:w="2158" w:type="dxa"/>
          </w:tcPr>
          <w:p w14:paraId="543B3031" w14:textId="12DE8FD5"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0.58 (0.54, 0.63)</w:t>
            </w:r>
          </w:p>
        </w:tc>
      </w:tr>
      <w:tr w:rsidR="002E5B29" w:rsidRPr="00C21754" w14:paraId="17A02A97" w14:textId="77777777" w:rsidTr="00A602B1">
        <w:tc>
          <w:tcPr>
            <w:tcW w:w="1838" w:type="dxa"/>
            <w:tcBorders>
              <w:top w:val="nil"/>
              <w:left w:val="single" w:sz="4" w:space="0" w:color="auto"/>
              <w:bottom w:val="nil"/>
              <w:right w:val="single" w:sz="4" w:space="0" w:color="auto"/>
            </w:tcBorders>
          </w:tcPr>
          <w:p w14:paraId="142E7353" w14:textId="7F409FDD"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550AF139" w14:textId="61F9B10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40.6</w:t>
            </w:r>
          </w:p>
        </w:tc>
        <w:tc>
          <w:tcPr>
            <w:tcW w:w="3358" w:type="dxa"/>
          </w:tcPr>
          <w:p w14:paraId="1FD4E8C8" w14:textId="75611B4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0.179 (0.147, 0.191)</w:t>
            </w:r>
          </w:p>
        </w:tc>
        <w:tc>
          <w:tcPr>
            <w:tcW w:w="2158" w:type="dxa"/>
          </w:tcPr>
          <w:p w14:paraId="45F308AA" w14:textId="4C7FBB29"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0.57 (0.54, 0.65)</w:t>
            </w:r>
          </w:p>
        </w:tc>
      </w:tr>
      <w:tr w:rsidR="002E5B29" w:rsidRPr="00C21754" w14:paraId="6D54FDAA" w14:textId="77777777" w:rsidTr="00A602B1">
        <w:tc>
          <w:tcPr>
            <w:tcW w:w="1838" w:type="dxa"/>
            <w:tcBorders>
              <w:top w:val="nil"/>
              <w:left w:val="single" w:sz="4" w:space="0" w:color="auto"/>
              <w:bottom w:val="single" w:sz="4" w:space="0" w:color="auto"/>
              <w:right w:val="single" w:sz="4" w:space="0" w:color="auto"/>
            </w:tcBorders>
          </w:tcPr>
          <w:p w14:paraId="768EAB9C" w14:textId="6B3F0B62"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5A5A67D2" w14:textId="4309370E"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50.0</w:t>
            </w:r>
          </w:p>
        </w:tc>
        <w:tc>
          <w:tcPr>
            <w:tcW w:w="3358" w:type="dxa"/>
          </w:tcPr>
          <w:p w14:paraId="594DCFB6" w14:textId="0C296CE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0.178 (0.123, 0.193)</w:t>
            </w:r>
          </w:p>
        </w:tc>
        <w:tc>
          <w:tcPr>
            <w:tcW w:w="2158" w:type="dxa"/>
          </w:tcPr>
          <w:p w14:paraId="19264C97" w14:textId="37A5411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0.58 (0.54, 0.66)</w:t>
            </w:r>
          </w:p>
        </w:tc>
      </w:tr>
    </w:tbl>
    <w:p w14:paraId="421FC490" w14:textId="690EE921" w:rsidR="00270945" w:rsidRPr="00E9528B" w:rsidRDefault="00962E89" w:rsidP="00C7620C">
      <w:pPr>
        <w:keepNext/>
        <w:pBdr>
          <w:top w:val="nil"/>
          <w:left w:val="nil"/>
          <w:bottom w:val="nil"/>
          <w:right w:val="nil"/>
          <w:between w:val="nil"/>
        </w:pBdr>
        <w:spacing w:before="240" w:after="60"/>
        <w:contextualSpacing/>
        <w:rPr>
          <w:rFonts w:ascii="Arial" w:hAnsi="Arial" w:cs="Arial"/>
          <w:color w:val="000000"/>
          <w:sz w:val="20"/>
          <w:szCs w:val="20"/>
        </w:rPr>
      </w:pPr>
      <w:r w:rsidRPr="00C21754">
        <w:rPr>
          <w:rFonts w:ascii="Arial" w:hAnsi="Arial" w:cs="Arial"/>
          <w:b/>
          <w:color w:val="000000"/>
          <w:sz w:val="20"/>
          <w:szCs w:val="20"/>
        </w:rPr>
        <w:t>Table 2.</w:t>
      </w:r>
      <w:r w:rsidRPr="00C21754">
        <w:rPr>
          <w:rFonts w:ascii="Arial" w:hAnsi="Arial" w:cs="Arial"/>
          <w:color w:val="000000"/>
          <w:sz w:val="20"/>
          <w:szCs w:val="20"/>
        </w:rPr>
        <w:t xml:space="preserve"> </w:t>
      </w:r>
      <w:r w:rsidR="004A0897">
        <w:rPr>
          <w:rFonts w:ascii="Arial" w:hAnsi="Arial" w:cs="Arial"/>
          <w:b/>
          <w:bCs/>
          <w:color w:val="000000"/>
          <w:sz w:val="20"/>
          <w:szCs w:val="20"/>
        </w:rPr>
        <w:t>Parameter</w:t>
      </w:r>
      <w:r w:rsidR="004A0897" w:rsidRPr="00C21754">
        <w:rPr>
          <w:rFonts w:ascii="Arial" w:hAnsi="Arial" w:cs="Arial"/>
          <w:b/>
          <w:bCs/>
          <w:color w:val="000000"/>
          <w:sz w:val="20"/>
          <w:szCs w:val="20"/>
        </w:rPr>
        <w:t xml:space="preserve"> </w:t>
      </w:r>
      <w:r w:rsidRPr="00C21754">
        <w:rPr>
          <w:rFonts w:ascii="Arial" w:hAnsi="Arial" w:cs="Arial"/>
          <w:b/>
          <w:bCs/>
          <w:color w:val="000000"/>
          <w:sz w:val="20"/>
          <w:szCs w:val="20"/>
        </w:rPr>
        <w:t>estimates</w:t>
      </w:r>
      <w:r w:rsidRPr="00C21754">
        <w:rPr>
          <w:rFonts w:ascii="Arial" w:hAnsi="Arial" w:cs="Arial"/>
          <w:color w:val="000000"/>
          <w:sz w:val="20"/>
          <w:szCs w:val="20"/>
        </w:rPr>
        <w:t xml:space="preserve">. </w:t>
      </w:r>
      <w:r w:rsidR="00674607">
        <w:rPr>
          <w:rFonts w:ascii="Arial" w:hAnsi="Arial" w:cs="Arial"/>
          <w:color w:val="000000"/>
          <w:sz w:val="20"/>
          <w:szCs w:val="20"/>
        </w:rPr>
        <w:t>P</w:t>
      </w:r>
      <w:r w:rsidRPr="00C21754">
        <w:rPr>
          <w:rFonts w:ascii="Arial" w:hAnsi="Arial" w:cs="Arial"/>
          <w:color w:val="000000"/>
          <w:sz w:val="20"/>
          <w:szCs w:val="20"/>
        </w:rPr>
        <w:t xml:space="preserve">osterior estimates for the eight </w:t>
      </w:r>
      <w:r w:rsidR="002E5B29" w:rsidRPr="00E9528B">
        <w:rPr>
          <w:rFonts w:ascii="Arial" w:hAnsi="Arial" w:cs="Arial"/>
          <w:color w:val="000000"/>
          <w:sz w:val="20"/>
          <w:szCs w:val="20"/>
        </w:rPr>
        <w:t>pathogen</w:t>
      </w:r>
      <w:r w:rsidRPr="00C21754">
        <w:rPr>
          <w:rFonts w:ascii="Arial" w:hAnsi="Arial" w:cs="Arial"/>
          <w:color w:val="000000"/>
          <w:sz w:val="20"/>
          <w:szCs w:val="20"/>
        </w:rPr>
        <w:t xml:space="preserve">; </w:t>
      </w:r>
      <w:r w:rsidR="00006FA2" w:rsidRPr="00E9528B">
        <w:rPr>
          <w:rFonts w:ascii="Arial" w:hAnsi="Arial" w:cs="Arial"/>
          <w:color w:val="000000"/>
          <w:sz w:val="20"/>
          <w:szCs w:val="20"/>
        </w:rPr>
        <w:t xml:space="preserve">the value for the importation rate </w:t>
      </w:r>
      <w:r w:rsidR="00006FA2" w:rsidRPr="00C21754">
        <w:rPr>
          <w:rFonts w:ascii="Arial" w:hAnsi="Arial" w:cs="Arial"/>
          <w:color w:val="000000"/>
          <w:sz w:val="20"/>
          <w:szCs w:val="20"/>
        </w:rPr>
        <w:t xml:space="preserve">γ </w:t>
      </w:r>
      <w:r w:rsidR="00006FA2" w:rsidRPr="00E9528B">
        <w:rPr>
          <w:rFonts w:ascii="Arial" w:hAnsi="Arial" w:cs="Arial"/>
          <w:color w:val="000000"/>
          <w:sz w:val="20"/>
          <w:szCs w:val="20"/>
        </w:rPr>
        <w:t>is shown in the second column. N</w:t>
      </w:r>
      <w:r w:rsidRPr="00C21754">
        <w:rPr>
          <w:rFonts w:ascii="Arial" w:hAnsi="Arial" w:cs="Arial"/>
          <w:color w:val="000000"/>
          <w:sz w:val="20"/>
          <w:szCs w:val="20"/>
        </w:rPr>
        <w:t>osocomial transmission rates β</w:t>
      </w:r>
      <w:r w:rsidR="00006FA2" w:rsidRPr="00E9528B">
        <w:rPr>
          <w:rFonts w:ascii="Arial" w:hAnsi="Arial" w:cs="Arial"/>
          <w:color w:val="000000"/>
          <w:sz w:val="20"/>
          <w:szCs w:val="20"/>
        </w:rPr>
        <w:t xml:space="preserve"> is presented as rate per day </w:t>
      </w:r>
      <w:r w:rsidR="00A602B1" w:rsidRPr="00E9528B">
        <w:rPr>
          <w:rFonts w:ascii="Arial" w:hAnsi="Arial" w:cs="Arial"/>
          <w:color w:val="000000"/>
          <w:sz w:val="20"/>
          <w:szCs w:val="20"/>
        </w:rPr>
        <w:t>in the third column and</w:t>
      </w:r>
      <w:r w:rsidR="00006FA2" w:rsidRPr="00E9528B">
        <w:rPr>
          <w:rFonts w:ascii="Arial" w:hAnsi="Arial" w:cs="Arial"/>
          <w:color w:val="000000"/>
          <w:sz w:val="20"/>
          <w:szCs w:val="20"/>
        </w:rPr>
        <w:t xml:space="preserve"> likelihoods of detection upon testing</w:t>
      </w:r>
      <w:r w:rsidR="0055693F" w:rsidRPr="00E9528B">
        <w:rPr>
          <w:rFonts w:ascii="Arial" w:hAnsi="Arial" w:cs="Arial"/>
          <w:color w:val="000000"/>
          <w:sz w:val="20"/>
          <w:szCs w:val="20"/>
        </w:rPr>
        <w:t xml:space="preserve"> </w:t>
      </w:r>
      <m:oMath>
        <m:r>
          <m:rPr>
            <m:sty m:val="p"/>
          </m:rPr>
          <w:rPr>
            <w:rFonts w:ascii="Cambria Math" w:hAnsi="Cambria Math" w:cs="Arial"/>
            <w:color w:val="000000"/>
            <w:sz w:val="20"/>
            <w:szCs w:val="20"/>
          </w:rPr>
          <m:t>ρ</m:t>
        </m:r>
      </m:oMath>
      <w:r w:rsidR="00A602B1" w:rsidRPr="00E9528B">
        <w:rPr>
          <w:rFonts w:ascii="Arial" w:hAnsi="Arial" w:cs="Arial"/>
          <w:color w:val="000000"/>
          <w:sz w:val="20"/>
          <w:szCs w:val="20"/>
        </w:rPr>
        <w:t xml:space="preserve"> in the fourth column</w:t>
      </w:r>
      <w:r w:rsidR="00006FA2" w:rsidRPr="00E9528B">
        <w:rPr>
          <w:rFonts w:ascii="Arial" w:hAnsi="Arial" w:cs="Arial"/>
          <w:color w:val="000000"/>
          <w:sz w:val="20"/>
          <w:szCs w:val="20"/>
        </w:rPr>
        <w:t>.</w:t>
      </w:r>
    </w:p>
    <w:sectPr w:rsidR="00270945" w:rsidRPr="00E9528B">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i, Sen" w:date="2023-05-10T22:39:00Z" w:initials="SP">
    <w:p w14:paraId="68DFA5F1" w14:textId="77777777" w:rsidR="00254B91" w:rsidRDefault="00254B91" w:rsidP="00C94694">
      <w:r>
        <w:rPr>
          <w:rStyle w:val="CommentReference"/>
        </w:rPr>
        <w:annotationRef/>
      </w:r>
      <w:r>
        <w:rPr>
          <w:sz w:val="20"/>
          <w:szCs w:val="20"/>
        </w:rPr>
        <w:t>Quantifying nosocomial transmission of micro-organisms in hospital settings using hospitalization records and culture data? I don’t think we need to highlight likelihood of detection (it’s hard to tell what is likelihood of detection without context in the title). Use hospitalization records, not patient records (again, the term “patient records” is not precise).</w:t>
      </w:r>
    </w:p>
  </w:comment>
  <w:comment w:id="1" w:author="Cascante Vega, Jaime E." w:date="2023-05-11T12:16:00Z" w:initials="JC">
    <w:p w14:paraId="29DCC793" w14:textId="77777777" w:rsidR="00FB36A6" w:rsidRDefault="00A66844" w:rsidP="00C94694">
      <w:r>
        <w:rPr>
          <w:rStyle w:val="CommentReference"/>
        </w:rPr>
        <w:annotationRef/>
      </w:r>
      <w:r w:rsidR="00FB36A6">
        <w:rPr>
          <w:sz w:val="20"/>
          <w:szCs w:val="20"/>
        </w:rPr>
        <w:t>We used patient records in the last title (PNAS submission). Should I change it everywhere?</w:t>
      </w:r>
    </w:p>
  </w:comment>
  <w:comment w:id="2" w:author="Cascante Vega, Jaime E." w:date="2023-05-11T12:45:00Z" w:initials="JC">
    <w:p w14:paraId="7FC57E6A" w14:textId="77777777" w:rsidR="000B6801" w:rsidRDefault="00FB36A6" w:rsidP="00C94694">
      <w:r>
        <w:rPr>
          <w:rStyle w:val="CommentReference"/>
        </w:rPr>
        <w:annotationRef/>
      </w:r>
      <w:r w:rsidR="000B6801">
        <w:rPr>
          <w:sz w:val="20"/>
          <w:szCs w:val="20"/>
        </w:rPr>
        <w:t xml:space="preserve">And technically the data files are at patient level, no? </w:t>
      </w:r>
    </w:p>
  </w:comment>
  <w:comment w:id="3" w:author="Cascante Vega, Jaime E." w:date="2023-05-11T13:03:00Z" w:initials="JC">
    <w:p w14:paraId="463EA7A6" w14:textId="77777777" w:rsidR="00844AC5" w:rsidRDefault="00844AC5" w:rsidP="00C94694">
      <w:r>
        <w:rPr>
          <w:rStyle w:val="CommentReference"/>
        </w:rPr>
        <w:annotationRef/>
      </w:r>
      <w:r>
        <w:rPr>
          <w:color w:val="000000"/>
          <w:sz w:val="20"/>
          <w:szCs w:val="20"/>
        </w:rPr>
        <w:t>What about patient hospitalisation records?</w:t>
      </w:r>
    </w:p>
  </w:comment>
  <w:comment w:id="7" w:author="Cascante Vega, Jaime E." w:date="2023-04-18T21:31:00Z" w:initials="CVJE">
    <w:p w14:paraId="71BF46C6" w14:textId="3AE2EFB7" w:rsidR="0063202C" w:rsidRDefault="0063202C" w:rsidP="00C94694">
      <w:r>
        <w:rPr>
          <w:rStyle w:val="CommentReference"/>
        </w:rPr>
        <w:annotationRef/>
      </w:r>
      <w:r>
        <w:rPr>
          <w:color w:val="000000"/>
          <w:sz w:val="20"/>
          <w:szCs w:val="20"/>
        </w:rPr>
        <w:t>Something with more context here.</w:t>
      </w:r>
    </w:p>
  </w:comment>
  <w:comment w:id="8" w:author="Pei, Sen" w:date="2023-05-10T22:45:00Z" w:initials="SP">
    <w:p w14:paraId="628AB71B" w14:textId="77777777" w:rsidR="00336C9D" w:rsidRDefault="00336C9D" w:rsidP="00C94694">
      <w:r>
        <w:rPr>
          <w:rStyle w:val="CommentReference"/>
        </w:rPr>
        <w:annotationRef/>
      </w:r>
      <w:r>
        <w:rPr>
          <w:sz w:val="20"/>
          <w:szCs w:val="20"/>
        </w:rPr>
        <w:t>I think this could be shortened in the abstract. It’s very technical. You can say we investigated identifiability and found individual-level observation yields more accurate estimates. (What do you mean by individual-level observation? Did you do any aggregation?)</w:t>
      </w:r>
    </w:p>
  </w:comment>
  <w:comment w:id="9" w:author="Cascante Vega, Jaime E." w:date="2023-05-11T11:51:00Z" w:initials="JC">
    <w:p w14:paraId="069B9205" w14:textId="77777777" w:rsidR="00464035" w:rsidRDefault="00464035" w:rsidP="00C94694">
      <w:r>
        <w:rPr>
          <w:rStyle w:val="CommentReference"/>
        </w:rPr>
        <w:annotationRef/>
      </w:r>
      <w:r>
        <w:rPr>
          <w:color w:val="000000"/>
          <w:sz w:val="20"/>
          <w:szCs w:val="20"/>
        </w:rPr>
        <w:t xml:space="preserve">👍 done </w:t>
      </w:r>
    </w:p>
  </w:comment>
  <w:comment w:id="10" w:author="Cascante Vega, Jaime E." w:date="2023-05-11T12:46:00Z" w:initials="JC">
    <w:p w14:paraId="49EC7F86" w14:textId="77777777" w:rsidR="00FB36A6" w:rsidRDefault="00FB36A6" w:rsidP="00C94694">
      <w:r>
        <w:rPr>
          <w:rStyle w:val="CommentReference"/>
        </w:rPr>
        <w:annotationRef/>
      </w:r>
      <w:r>
        <w:rPr>
          <w:sz w:val="20"/>
          <w:szCs w:val="20"/>
        </w:rPr>
        <w:t>Individual level observation means that the observational model operates on the microscopic variables (state of patients).</w:t>
      </w:r>
    </w:p>
  </w:comment>
  <w:comment w:id="11" w:author="Cascante Vega, Jaime E." w:date="2023-05-11T12:47:00Z" w:initials="JC">
    <w:p w14:paraId="45CB0C16" w14:textId="77777777" w:rsidR="00FB36A6" w:rsidRDefault="00FB36A6" w:rsidP="00C94694">
      <w:r>
        <w:rPr>
          <w:rStyle w:val="CommentReference"/>
        </w:rPr>
        <w:annotationRef/>
      </w:r>
      <w:r>
        <w:rPr>
          <w:sz w:val="20"/>
          <w:szCs w:val="20"/>
        </w:rPr>
        <w:t>‘population’ level means the observational model operates at the macroscopic scale (colonisations).</w:t>
      </w:r>
    </w:p>
  </w:comment>
  <w:comment w:id="12" w:author="Cascante Vega, Jaime E." w:date="2023-05-11T12:48:00Z" w:initials="JC">
    <w:p w14:paraId="43B2BC12" w14:textId="342BB745" w:rsidR="00FB36A6" w:rsidRDefault="00FB36A6" w:rsidP="00C94694">
      <w:r>
        <w:rPr>
          <w:rStyle w:val="CommentReference"/>
        </w:rPr>
        <w:annotationRef/>
      </w:r>
      <w:r>
        <w:rPr>
          <w:color w:val="000000"/>
          <w:sz w:val="20"/>
          <w:szCs w:val="20"/>
        </w:rPr>
        <w:t>Maybe I could use microscopic?</w:t>
      </w:r>
    </w:p>
    <w:p w14:paraId="3C7722D3" w14:textId="77777777" w:rsidR="00FB36A6" w:rsidRDefault="00FB36A6" w:rsidP="00C94694">
      <w:r>
        <w:rPr>
          <w:color w:val="000000"/>
          <w:sz w:val="20"/>
          <w:szCs w:val="20"/>
        </w:rPr>
        <w:t>I don’t like the word tho, but if you think is better let me know.</w:t>
      </w:r>
    </w:p>
  </w:comment>
  <w:comment w:id="13" w:author="Yaari, Rami A." w:date="2023-05-09T17:10:00Z" w:initials="YRA">
    <w:p w14:paraId="714E364A" w14:textId="1ECA717D" w:rsidR="00E763A1" w:rsidRDefault="00E763A1" w:rsidP="00E763A1">
      <w:pPr>
        <w:pStyle w:val="CommentText"/>
      </w:pPr>
      <w:r>
        <w:rPr>
          <w:rStyle w:val="CommentReference"/>
        </w:rPr>
        <w:annotationRef/>
      </w:r>
      <w:r>
        <w:t>Is this something that we show in this paper?</w:t>
      </w:r>
    </w:p>
  </w:comment>
  <w:comment w:id="14" w:author="Cascante Vega, Jaime E." w:date="2023-05-10T10:47:00Z" w:initials="JC">
    <w:p w14:paraId="6085B9A7" w14:textId="77777777" w:rsidR="00E763A1" w:rsidRDefault="00E763A1" w:rsidP="00E763A1">
      <w:r>
        <w:rPr>
          <w:rStyle w:val="CommentReference"/>
        </w:rPr>
        <w:annotationRef/>
      </w:r>
      <w:r>
        <w:rPr>
          <w:color w:val="000000"/>
          <w:sz w:val="20"/>
          <w:szCs w:val="20"/>
        </w:rPr>
        <w:t>Yep</w:t>
      </w:r>
    </w:p>
  </w:comment>
  <w:comment w:id="15" w:author="Pei, Sen" w:date="2023-05-10T22:49:00Z" w:initials="SP">
    <w:p w14:paraId="0C3539C4" w14:textId="77777777" w:rsidR="00336C9D" w:rsidRDefault="00336C9D" w:rsidP="00C94694">
      <w:r>
        <w:rPr>
          <w:rStyle w:val="CommentReference"/>
        </w:rPr>
        <w:annotationRef/>
      </w:r>
      <w:r>
        <w:rPr>
          <w:color w:val="000000"/>
          <w:sz w:val="20"/>
          <w:szCs w:val="20"/>
        </w:rPr>
        <w:t>Keep the tense consistent.</w:t>
      </w:r>
    </w:p>
  </w:comment>
  <w:comment w:id="16" w:author="Cascante Vega, Jaime E." w:date="2023-05-11T11:54:00Z" w:initials="JC">
    <w:p w14:paraId="48AE95A9" w14:textId="77777777" w:rsidR="00024B0E" w:rsidRDefault="00024B0E" w:rsidP="00C94694">
      <w:r>
        <w:rPr>
          <w:rStyle w:val="CommentReference"/>
        </w:rPr>
        <w:annotationRef/>
      </w:r>
      <w:r>
        <w:rPr>
          <w:color w:val="000000"/>
          <w:sz w:val="20"/>
          <w:szCs w:val="20"/>
        </w:rPr>
        <w:t>thanks</w:t>
      </w:r>
    </w:p>
  </w:comment>
  <w:comment w:id="17" w:author="Pei, Sen" w:date="2023-05-10T22:51:00Z" w:initials="SP">
    <w:p w14:paraId="6BD188CC" w14:textId="1170BFA8" w:rsidR="00556B98" w:rsidRDefault="00556B98" w:rsidP="00C94694">
      <w:r>
        <w:rPr>
          <w:rStyle w:val="CommentReference"/>
        </w:rPr>
        <w:annotationRef/>
      </w:r>
      <w:r>
        <w:rPr>
          <w:color w:val="000000"/>
          <w:sz w:val="20"/>
          <w:szCs w:val="20"/>
        </w:rPr>
        <w:t>Any other key findings? You only report on E coli and Staph aureus.</w:t>
      </w:r>
    </w:p>
  </w:comment>
  <w:comment w:id="18" w:author="Pei, Sen" w:date="2023-05-10T22:53:00Z" w:initials="SP">
    <w:p w14:paraId="036965E2" w14:textId="77777777" w:rsidR="00556B98" w:rsidRDefault="00556B98" w:rsidP="00C94694">
      <w:r>
        <w:rPr>
          <w:rStyle w:val="CommentReference"/>
        </w:rPr>
        <w:annotationRef/>
      </w:r>
      <w:r>
        <w:rPr>
          <w:color w:val="000000"/>
          <w:sz w:val="20"/>
          <w:szCs w:val="20"/>
        </w:rPr>
        <w:t>This sentence is too long. Break it.</w:t>
      </w:r>
    </w:p>
  </w:comment>
  <w:comment w:id="19" w:author="Cascante Vega, Jaime E." w:date="2023-05-11T15:12:00Z" w:initials="JC">
    <w:p w14:paraId="56317977" w14:textId="77777777" w:rsidR="00F23514" w:rsidRDefault="00F23514" w:rsidP="00A713EF">
      <w:r>
        <w:rPr>
          <w:rStyle w:val="CommentReference"/>
        </w:rPr>
        <w:annotationRef/>
      </w:r>
      <w:r>
        <w:rPr>
          <w:sz w:val="20"/>
          <w:szCs w:val="20"/>
        </w:rPr>
        <w:t>👍 done</w:t>
      </w:r>
    </w:p>
  </w:comment>
  <w:comment w:id="20" w:author="Pei, Sen" w:date="2023-05-10T22:58:00Z" w:initials="SP">
    <w:p w14:paraId="61F0279E" w14:textId="2B1F0A30" w:rsidR="00556B98" w:rsidRDefault="00556B98" w:rsidP="00C94694">
      <w:r>
        <w:rPr>
          <w:rStyle w:val="CommentReference"/>
        </w:rPr>
        <w:annotationRef/>
      </w:r>
      <w:r>
        <w:rPr>
          <w:color w:val="000000"/>
          <w:sz w:val="20"/>
          <w:szCs w:val="20"/>
        </w:rPr>
        <w:t>Use micro-organisms?</w:t>
      </w:r>
    </w:p>
  </w:comment>
  <w:comment w:id="21" w:author="Cascante Vega, Jaime E." w:date="2023-05-11T11:54:00Z" w:initials="JC">
    <w:p w14:paraId="68370644" w14:textId="77777777" w:rsidR="00024B0E" w:rsidRDefault="00024B0E" w:rsidP="00C94694">
      <w:r>
        <w:rPr>
          <w:rStyle w:val="CommentReference"/>
        </w:rPr>
        <w:annotationRef/>
      </w:r>
      <w:r>
        <w:rPr>
          <w:color w:val="000000"/>
          <w:sz w:val="20"/>
          <w:szCs w:val="20"/>
        </w:rPr>
        <w:t>👍</w:t>
      </w:r>
    </w:p>
  </w:comment>
  <w:comment w:id="22" w:author="Yaari, Rami A." w:date="2023-05-09T14:35:00Z" w:initials="YRA">
    <w:p w14:paraId="4F4C1EE1" w14:textId="556E9024" w:rsidR="004A53F5" w:rsidRDefault="004A53F5" w:rsidP="004A53F5">
      <w:pPr>
        <w:pStyle w:val="CommentText"/>
      </w:pPr>
      <w:r>
        <w:rPr>
          <w:rStyle w:val="CommentReference"/>
        </w:rPr>
        <w:annotationRef/>
      </w:r>
      <w:r>
        <w:t>"conditions in the hospital"? or just "hospital settings"?</w:t>
      </w:r>
    </w:p>
  </w:comment>
  <w:comment w:id="23" w:author="Cascante Vega, Jaime E." w:date="2023-05-10T11:28:00Z" w:initials="JC">
    <w:p w14:paraId="2AAF0141" w14:textId="77777777" w:rsidR="00BA0C84" w:rsidRDefault="00EA6323" w:rsidP="00C94694">
      <w:r>
        <w:rPr>
          <w:rStyle w:val="CommentReference"/>
        </w:rPr>
        <w:annotationRef/>
      </w:r>
      <w:r w:rsidR="00BA0C84">
        <w:rPr>
          <w:sz w:val="20"/>
          <w:szCs w:val="20"/>
        </w:rPr>
        <w:t>Let me revisit the source and check</w:t>
      </w:r>
    </w:p>
  </w:comment>
  <w:comment w:id="24" w:author="Yaari, Rami A." w:date="2023-05-09T14:38:00Z" w:initials="YRA">
    <w:p w14:paraId="202110CA" w14:textId="573501AA" w:rsidR="004A53F5" w:rsidRDefault="004A53F5" w:rsidP="004A53F5">
      <w:pPr>
        <w:pStyle w:val="CommentText"/>
      </w:pPr>
      <w:r>
        <w:rPr>
          <w:rStyle w:val="CommentReference"/>
        </w:rPr>
        <w:annotationRef/>
      </w:r>
      <w:r>
        <w:t>There's a "however" starting the next sentence</w:t>
      </w:r>
    </w:p>
  </w:comment>
  <w:comment w:id="25" w:author="Cascante Vega, Jaime E." w:date="2023-05-10T11:02:00Z" w:initials="JC">
    <w:p w14:paraId="0D561CDF" w14:textId="77777777" w:rsidR="008D0983" w:rsidRDefault="008D0983" w:rsidP="00C94694">
      <w:r>
        <w:rPr>
          <w:rStyle w:val="CommentReference"/>
        </w:rPr>
        <w:annotationRef/>
      </w:r>
      <w:r>
        <w:rPr>
          <w:color w:val="000000"/>
          <w:sz w:val="20"/>
          <w:szCs w:val="20"/>
        </w:rPr>
        <w:t>👍</w:t>
      </w:r>
    </w:p>
  </w:comment>
  <w:comment w:id="26" w:author="Cascante Vega, Jaime E." w:date="2023-04-30T14:38:00Z" w:initials="CVJE">
    <w:p w14:paraId="6887B059" w14:textId="28A200DC" w:rsidR="00192ED9" w:rsidRDefault="00192ED9" w:rsidP="00C94694">
      <w:r>
        <w:rPr>
          <w:rStyle w:val="CommentReference"/>
        </w:rPr>
        <w:annotationRef/>
      </w:r>
      <w:r>
        <w:rPr>
          <w:color w:val="000000"/>
          <w:sz w:val="20"/>
          <w:szCs w:val="20"/>
          <w:lang w:eastAsia="en-US"/>
        </w:rPr>
        <w:t>Merge this two</w:t>
      </w:r>
    </w:p>
  </w:comment>
  <w:comment w:id="27" w:author="Pei, Sen" w:date="2023-05-10T23:23:00Z" w:initials="SP">
    <w:p w14:paraId="06005DBA" w14:textId="77777777" w:rsidR="001C169C" w:rsidRDefault="001C169C" w:rsidP="00C94694">
      <w:r>
        <w:rPr>
          <w:rStyle w:val="CommentReference"/>
        </w:rPr>
        <w:annotationRef/>
      </w:r>
      <w:r>
        <w:rPr>
          <w:color w:val="000000"/>
          <w:sz w:val="20"/>
          <w:szCs w:val="20"/>
        </w:rPr>
        <w:t>I am not sure why you compare HA and CA transmission here. They are not relevant to the study aim.</w:t>
      </w:r>
    </w:p>
  </w:comment>
  <w:comment w:id="28" w:author="Cascante Vega, Jaime E." w:date="2023-05-11T11:55:00Z" w:initials="JC">
    <w:p w14:paraId="3442B1D7" w14:textId="77777777" w:rsidR="00024B0E" w:rsidRDefault="00024B0E" w:rsidP="00C94694">
      <w:r>
        <w:rPr>
          <w:rStyle w:val="CommentReference"/>
        </w:rPr>
        <w:annotationRef/>
      </w:r>
      <w:r>
        <w:rPr>
          <w:color w:val="000000"/>
          <w:sz w:val="20"/>
          <w:szCs w:val="20"/>
        </w:rPr>
        <w:t>I copy-paste this from the PNAS submission, should I remove it or change it?</w:t>
      </w:r>
    </w:p>
  </w:comment>
  <w:comment w:id="29" w:author="Cascante Vega, Jaime E." w:date="2023-05-11T12:41:00Z" w:initials="JC">
    <w:p w14:paraId="3F1AE074" w14:textId="77777777" w:rsidR="00844AC5" w:rsidRDefault="00FB36A6" w:rsidP="00C94694">
      <w:r>
        <w:rPr>
          <w:rStyle w:val="CommentReference"/>
        </w:rPr>
        <w:annotationRef/>
      </w:r>
      <w:r w:rsidR="00844AC5">
        <w:rPr>
          <w:sz w:val="20"/>
          <w:szCs w:val="20"/>
        </w:rPr>
        <w:t>My point is to highlight that hospital traffic is very fast - and therefore using an ABM makes a lot of sense. That in communities, that are less open, compartmental models do a good job. And there’s a lot cool research using compartmental models to explain co-existance at pop. level. But in hospital settings evidence is still limited.</w:t>
      </w:r>
    </w:p>
  </w:comment>
  <w:comment w:id="30" w:author="Yaari, Rami A." w:date="2023-05-09T16:35:00Z" w:initials="YRA">
    <w:p w14:paraId="1C3969D3" w14:textId="71F6D341" w:rsidR="004A53F5" w:rsidRDefault="004A53F5" w:rsidP="004A53F5">
      <w:pPr>
        <w:pStyle w:val="CommentText"/>
      </w:pPr>
      <w:r>
        <w:rPr>
          <w:rStyle w:val="CommentReference"/>
        </w:rPr>
        <w:annotationRef/>
      </w:r>
      <w:r>
        <w:t>I think that all the detail here distracts from the flow of your main narative so its hard to follow it. Perhaps thin it down a little or move part of it to somewhere else? (SI or figure legend?)</w:t>
      </w:r>
    </w:p>
  </w:comment>
  <w:comment w:id="31" w:author="Cascante Vega, Jaime E." w:date="2023-05-10T11:13:00Z" w:initials="JC">
    <w:p w14:paraId="19610AD2" w14:textId="77777777" w:rsidR="0010230A" w:rsidRDefault="00637920" w:rsidP="00C94694">
      <w:r>
        <w:rPr>
          <w:rStyle w:val="CommentReference"/>
        </w:rPr>
        <w:annotationRef/>
      </w:r>
      <w:r w:rsidR="0010230A">
        <w:rPr>
          <w:sz w:val="20"/>
          <w:szCs w:val="20"/>
        </w:rPr>
        <w:t>Maybe move it to results (Empirical patters and heterogeneity of microorganism burden)? And write in this part something like: patient traffic is fast and ‘very’ heterogeneous (Results)?</w:t>
      </w:r>
    </w:p>
  </w:comment>
  <w:comment w:id="32" w:author="Cascante Vega, Jaime E." w:date="2023-05-10T13:36:00Z" w:initials="JC">
    <w:p w14:paraId="2C08A3E4" w14:textId="77777777" w:rsidR="004F55EE" w:rsidRDefault="004F55EE" w:rsidP="00C94694">
      <w:r>
        <w:rPr>
          <w:rStyle w:val="CommentReference"/>
        </w:rPr>
        <w:annotationRef/>
      </w:r>
      <w:r>
        <w:rPr>
          <w:color w:val="000000"/>
          <w:sz w:val="20"/>
          <w:szCs w:val="20"/>
        </w:rPr>
        <w:t>I moved it to Results and added just a sentence here.</w:t>
      </w:r>
    </w:p>
  </w:comment>
  <w:comment w:id="33" w:author="Yaari, Rami A." w:date="2023-05-09T16:49:00Z" w:initials="YRA">
    <w:p w14:paraId="469B4178" w14:textId="30D94B57" w:rsidR="004A53F5" w:rsidRDefault="004A53F5" w:rsidP="004A53F5">
      <w:pPr>
        <w:pStyle w:val="CommentText"/>
      </w:pPr>
      <w:r>
        <w:rPr>
          <w:rStyle w:val="CommentReference"/>
        </w:rPr>
        <w:annotationRef/>
      </w:r>
      <w:r>
        <w:t>I am not totally sure how this last point, and maybe some of the other points, demonstrate a difference in the epidemiology of HA infections compared to CA infections.</w:t>
      </w:r>
    </w:p>
  </w:comment>
  <w:comment w:id="34" w:author="Cascante Vega, Jaime E." w:date="2023-05-10T11:04:00Z" w:initials="JC">
    <w:p w14:paraId="13B623BF" w14:textId="77777777" w:rsidR="000C4A62" w:rsidRDefault="008D0983" w:rsidP="00C94694">
      <w:r>
        <w:rPr>
          <w:rStyle w:val="CommentReference"/>
        </w:rPr>
        <w:annotationRef/>
      </w:r>
      <w:r w:rsidR="000C4A62">
        <w:rPr>
          <w:sz w:val="20"/>
          <w:szCs w:val="20"/>
        </w:rPr>
        <w:t>The point was to highlight that maybe different flavours of same things circulate in the communities and in the hospitals - and we know that for MRSA for example.</w:t>
      </w:r>
      <w:r w:rsidR="000C4A62">
        <w:rPr>
          <w:sz w:val="20"/>
          <w:szCs w:val="20"/>
        </w:rPr>
        <w:cr/>
        <w:t>Maybe not that important…</w:t>
      </w:r>
    </w:p>
  </w:comment>
  <w:comment w:id="35" w:author="Cascante Vega, Jaime E." w:date="2023-05-10T11:21:00Z" w:initials="JC">
    <w:p w14:paraId="470103F4" w14:textId="2B3A0939" w:rsidR="00F7666C" w:rsidRDefault="00EF2435">
      <w:r>
        <w:rPr>
          <w:rStyle w:val="CommentReference"/>
        </w:rPr>
        <w:annotationRef/>
      </w:r>
    </w:p>
  </w:comment>
  <w:comment w:id="37" w:author="Cascante Vega, Jaime E." w:date="2023-04-29T15:16:00Z" w:initials="CVJE">
    <w:p w14:paraId="4509E3CC" w14:textId="0B2F53E0" w:rsidR="003E632E" w:rsidRDefault="00F372CF" w:rsidP="00C94694">
      <w:r>
        <w:rPr>
          <w:rStyle w:val="CommentReference"/>
        </w:rPr>
        <w:annotationRef/>
      </w:r>
      <w:r w:rsidR="003E632E">
        <w:rPr>
          <w:sz w:val="20"/>
          <w:szCs w:val="20"/>
        </w:rPr>
        <w:t>I’m unsure where should I put this. Methods, here - both?</w:t>
      </w:r>
      <w:r w:rsidR="003E632E">
        <w:rPr>
          <w:sz w:val="20"/>
          <w:szCs w:val="20"/>
        </w:rPr>
        <w:cr/>
      </w:r>
    </w:p>
  </w:comment>
  <w:comment w:id="38" w:author="Cascante Vega, Jaime E." w:date="2023-04-29T15:18:00Z" w:initials="CVJE">
    <w:p w14:paraId="2FEA0F50" w14:textId="77777777" w:rsidR="003E632E" w:rsidRDefault="00CD15CE" w:rsidP="00C94694">
      <w:r>
        <w:rPr>
          <w:rStyle w:val="CommentReference"/>
        </w:rPr>
        <w:annotationRef/>
      </w:r>
      <w:r w:rsidR="003E632E">
        <w:rPr>
          <w:sz w:val="20"/>
          <w:szCs w:val="20"/>
        </w:rPr>
        <w:t xml:space="preserve">I think I kind of want to put it here because it’s related to the range of \gammas used for identifiability. </w:t>
      </w:r>
    </w:p>
  </w:comment>
  <w:comment w:id="39" w:author="Cascante Vega, Jaime E." w:date="2023-04-29T18:04:00Z" w:initials="CVJE">
    <w:p w14:paraId="3A12AC55" w14:textId="77777777" w:rsidR="00441729" w:rsidRDefault="00441729" w:rsidP="00C94694">
      <w:r>
        <w:rPr>
          <w:rStyle w:val="CommentReference"/>
        </w:rPr>
        <w:annotationRef/>
      </w:r>
      <w:r>
        <w:rPr>
          <w:color w:val="000000"/>
          <w:sz w:val="20"/>
          <w:szCs w:val="20"/>
          <w:lang w:eastAsia="en-US"/>
        </w:rPr>
        <w:t>What do you think?</w:t>
      </w:r>
    </w:p>
  </w:comment>
  <w:comment w:id="40" w:author="Cascante Vega, Jaime E." w:date="2023-04-29T14:08:00Z" w:initials="CVJE">
    <w:p w14:paraId="62AC6F06" w14:textId="77777777" w:rsidR="00723009" w:rsidRDefault="007A5B30" w:rsidP="00C94694">
      <w:r>
        <w:rPr>
          <w:rStyle w:val="CommentReference"/>
        </w:rPr>
        <w:annotationRef/>
      </w:r>
      <w:r w:rsidR="00723009">
        <w:rPr>
          <w:sz w:val="20"/>
          <w:szCs w:val="20"/>
          <w:lang w:eastAsia="en-US"/>
        </w:rPr>
        <w:t>How should we call this?</w:t>
      </w:r>
    </w:p>
  </w:comment>
  <w:comment w:id="41" w:author="Cascante Vega, Jaime E." w:date="2023-05-01T11:55:00Z" w:initials="CVJE">
    <w:p w14:paraId="1CCB9510" w14:textId="77777777" w:rsidR="00DA4CC2" w:rsidRDefault="00DA4CC2" w:rsidP="00C94694">
      <w:r>
        <w:rPr>
          <w:rStyle w:val="CommentReference"/>
        </w:rPr>
        <w:annotationRef/>
      </w:r>
      <w:r>
        <w:rPr>
          <w:color w:val="000000"/>
          <w:sz w:val="20"/>
          <w:szCs w:val="20"/>
        </w:rPr>
        <w:t xml:space="preserve">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 </w:t>
      </w:r>
    </w:p>
  </w:comment>
  <w:comment w:id="42" w:author="Cascante Vega, Jaime E." w:date="2023-05-11T13:01:00Z" w:initials="JC">
    <w:p w14:paraId="3DF2EBC5" w14:textId="77777777" w:rsidR="00887571" w:rsidRDefault="00887571" w:rsidP="00C94694">
      <w:r>
        <w:rPr>
          <w:rStyle w:val="CommentReference"/>
        </w:rPr>
        <w:annotationRef/>
      </w:r>
      <w:r>
        <w:rPr>
          <w:color w:val="000000"/>
          <w:sz w:val="20"/>
          <w:szCs w:val="20"/>
        </w:rPr>
        <w:t>This is not our focus, should I remove this?</w:t>
      </w:r>
    </w:p>
  </w:comment>
  <w:comment w:id="43" w:author="Cascante Vega, Jaime E." w:date="2023-05-04T13:52:00Z" w:initials="JC">
    <w:p w14:paraId="4E1AF194" w14:textId="2C481138" w:rsidR="00076F51" w:rsidRDefault="00076F51" w:rsidP="00C94694">
      <w:r>
        <w:rPr>
          <w:rStyle w:val="CommentReference"/>
        </w:rPr>
        <w:annotationRef/>
      </w:r>
      <w:r>
        <w:rPr>
          <w:color w:val="000000"/>
          <w:sz w:val="20"/>
          <w:szCs w:val="20"/>
        </w:rPr>
        <w:t xml:space="preserve">From an epidemiological point of view experimental evidence has shown the consistent prevalence in humans for </w:t>
      </w:r>
      <w:r>
        <w:rPr>
          <w:i/>
          <w:iCs/>
          <w:color w:val="000000"/>
          <w:sz w:val="20"/>
          <w:szCs w:val="20"/>
        </w:rPr>
        <w:t>S. aureus</w:t>
      </w:r>
      <w:r>
        <w:rPr>
          <w:color w:val="000000"/>
          <w:sz w:val="20"/>
          <w:szCs w:val="20"/>
        </w:rPr>
        <w:t xml:space="preserve"> (see </w:t>
      </w:r>
      <w:r>
        <w:rPr>
          <w:i/>
          <w:iCs/>
          <w:color w:val="000000"/>
          <w:sz w:val="20"/>
          <w:szCs w:val="20"/>
        </w:rPr>
        <w:t>Introduction)</w:t>
      </w:r>
      <w:r>
        <w:rPr>
          <w:color w:val="000000"/>
          <w:sz w:val="20"/>
          <w:szCs w:val="20"/>
        </w:rPr>
        <w:t xml:space="preserve"> similarly </w:t>
      </w:r>
      <w:r>
        <w:rPr>
          <w:i/>
          <w:iCs/>
          <w:color w:val="000000"/>
          <w:sz w:val="20"/>
          <w:szCs w:val="20"/>
        </w:rPr>
        <w:t xml:space="preserve">S. epidermis </w:t>
      </w:r>
      <w:r>
        <w:rPr>
          <w:color w:val="000000"/>
          <w:sz w:val="20"/>
          <w:szCs w:val="20"/>
        </w:rPr>
        <w:t xml:space="preserve">is considered one of the more common nasal nare commensals with prevalences from 40 to 70% 41–43. </w:t>
      </w:r>
      <w:r>
        <w:rPr>
          <w:i/>
          <w:iCs/>
          <w:color w:val="000000"/>
          <w:sz w:val="20"/>
          <w:szCs w:val="20"/>
        </w:rPr>
        <w:t>E. coli</w:t>
      </w:r>
      <w:r>
        <w:rPr>
          <w:color w:val="000000"/>
          <w:sz w:val="20"/>
          <w:szCs w:val="20"/>
        </w:rPr>
        <w:t xml:space="preserve"> is also known to exist as a universal component of the human gut microbiota, although early studies revealed that only some strains are responsible for bacteremia episodes (cite), in consequence studies that both investigate the prevalence and report genetic diversity are rare. To overcome this challenge we focused on investigations that searched for known pathogenic strains such as ESBL-producing </w:t>
      </w:r>
      <w:r>
        <w:rPr>
          <w:i/>
          <w:iCs/>
          <w:color w:val="000000"/>
          <w:sz w:val="20"/>
          <w:szCs w:val="20"/>
        </w:rPr>
        <w:t xml:space="preserve">E. coli </w:t>
      </w:r>
      <w:r>
        <w:rPr>
          <w:color w:val="000000"/>
          <w:sz w:val="20"/>
          <w:szCs w:val="20"/>
        </w:rPr>
        <w:t>and found prevalences were found from 60 to 85%</w:t>
      </w:r>
      <w:r>
        <w:rPr>
          <w:i/>
          <w:iCs/>
          <w:color w:val="000000"/>
          <w:sz w:val="20"/>
          <w:szCs w:val="20"/>
        </w:rPr>
        <w:t xml:space="preserve"> (cites)</w:t>
      </w:r>
      <w:r>
        <w:rPr>
          <w:color w:val="000000"/>
          <w:sz w:val="20"/>
          <w:szCs w:val="20"/>
        </w:rPr>
        <w:t>44</w:t>
      </w:r>
      <w:r>
        <w:rPr>
          <w:i/>
          <w:iCs/>
          <w:color w:val="000000"/>
          <w:sz w:val="20"/>
          <w:szCs w:val="20"/>
        </w:rPr>
        <w:t xml:space="preserve">. </w:t>
      </w:r>
      <w:r>
        <w:rPr>
          <w:color w:val="000000"/>
          <w:sz w:val="20"/>
          <w:szCs w:val="20"/>
        </w:rPr>
        <w:t xml:space="preserve">We did a similar exercise for </w:t>
      </w:r>
      <w:r>
        <w:rPr>
          <w:i/>
          <w:iCs/>
          <w:color w:val="000000"/>
          <w:sz w:val="20"/>
          <w:szCs w:val="20"/>
        </w:rPr>
        <w:t>K. pneumoniae</w:t>
      </w:r>
      <w:r>
        <w:rPr>
          <w:color w:val="000000"/>
          <w:sz w:val="20"/>
          <w:szCs w:val="20"/>
        </w:rPr>
        <w:t xml:space="preserve">. </w:t>
      </w:r>
    </w:p>
  </w:comment>
  <w:comment w:id="44" w:author="Cascante Vega, Jaime E." w:date="2023-05-09T13:38:00Z" w:initials="JC">
    <w:p w14:paraId="4CB4B999" w14:textId="5B2D13F5" w:rsidR="0094424C" w:rsidRDefault="005E659B" w:rsidP="00C94694">
      <w:r>
        <w:rPr>
          <w:rStyle w:val="CommentReference"/>
        </w:rPr>
        <w:annotationRef/>
      </w:r>
      <w:r w:rsidR="0094424C">
        <w:rPr>
          <w:sz w:val="20"/>
          <w:szCs w:val="20"/>
        </w:rPr>
        <w:t xml:space="preserve">Take a look at the monthly MSSA data. It does look like it’s oscillating for the Preb hosp. I’m I crazy? Is interesting? it’s noise? </w:t>
      </w:r>
    </w:p>
  </w:comment>
  <w:comment w:id="45" w:author="Cascante Vega, Jaime E." w:date="2023-05-09T13:40:00Z" w:initials="JC">
    <w:p w14:paraId="256C7852" w14:textId="5607A5DE" w:rsidR="000925D3" w:rsidRDefault="000925D3" w:rsidP="00C94694">
      <w:r>
        <w:rPr>
          <w:rStyle w:val="CommentReference"/>
        </w:rPr>
        <w:annotationRef/>
      </w:r>
      <w:r>
        <w:rPr>
          <w:color w:val="000000"/>
          <w:sz w:val="20"/>
          <w:szCs w:val="20"/>
        </w:rPr>
        <w:t>Did we discussed this before?</w:t>
      </w:r>
    </w:p>
  </w:comment>
  <w:comment w:id="46" w:author="Cascante Vega, Jaime E." w:date="2023-05-09T16:54:00Z" w:initials="JC">
    <w:p w14:paraId="290B4A8C" w14:textId="77777777" w:rsidR="0087607B" w:rsidRDefault="0087607B" w:rsidP="00C94694">
      <w:r>
        <w:rPr>
          <w:rStyle w:val="CommentReference"/>
        </w:rPr>
        <w:annotationRef/>
      </w:r>
      <w:r>
        <w:rPr>
          <w:color w:val="000000"/>
          <w:sz w:val="20"/>
          <w:szCs w:val="20"/>
        </w:rPr>
        <w:t>Maybe a bigger version of this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DFA5F1" w15:done="0"/>
  <w15:commentEx w15:paraId="29DCC793" w15:paraIdParent="68DFA5F1" w15:done="0"/>
  <w15:commentEx w15:paraId="7FC57E6A" w15:paraIdParent="68DFA5F1" w15:done="0"/>
  <w15:commentEx w15:paraId="463EA7A6" w15:paraIdParent="68DFA5F1" w15:done="0"/>
  <w15:commentEx w15:paraId="71BF46C6" w15:done="0"/>
  <w15:commentEx w15:paraId="628AB71B" w15:done="0"/>
  <w15:commentEx w15:paraId="069B9205" w15:paraIdParent="628AB71B" w15:done="0"/>
  <w15:commentEx w15:paraId="49EC7F86" w15:paraIdParent="628AB71B" w15:done="0"/>
  <w15:commentEx w15:paraId="45CB0C16" w15:paraIdParent="628AB71B" w15:done="0"/>
  <w15:commentEx w15:paraId="3C7722D3" w15:paraIdParent="628AB71B" w15:done="0"/>
  <w15:commentEx w15:paraId="714E364A" w15:done="0"/>
  <w15:commentEx w15:paraId="6085B9A7" w15:paraIdParent="714E364A" w15:done="0"/>
  <w15:commentEx w15:paraId="0C3539C4" w15:done="0"/>
  <w15:commentEx w15:paraId="48AE95A9" w15:paraIdParent="0C3539C4" w15:done="0"/>
  <w15:commentEx w15:paraId="6BD188CC" w15:done="0"/>
  <w15:commentEx w15:paraId="036965E2" w15:done="0"/>
  <w15:commentEx w15:paraId="56317977" w15:paraIdParent="036965E2" w15:done="0"/>
  <w15:commentEx w15:paraId="61F0279E" w15:done="0"/>
  <w15:commentEx w15:paraId="68370644" w15:paraIdParent="61F0279E" w15:done="0"/>
  <w15:commentEx w15:paraId="4F4C1EE1" w15:done="0"/>
  <w15:commentEx w15:paraId="2AAF0141" w15:paraIdParent="4F4C1EE1" w15:done="0"/>
  <w15:commentEx w15:paraId="202110CA" w15:done="0"/>
  <w15:commentEx w15:paraId="0D561CDF" w15:paraIdParent="202110CA" w15:done="0"/>
  <w15:commentEx w15:paraId="6887B059" w15:done="0"/>
  <w15:commentEx w15:paraId="06005DBA" w15:done="0"/>
  <w15:commentEx w15:paraId="3442B1D7" w15:paraIdParent="06005DBA" w15:done="0"/>
  <w15:commentEx w15:paraId="3F1AE074" w15:paraIdParent="06005DBA" w15:done="0"/>
  <w15:commentEx w15:paraId="1C3969D3" w15:done="0"/>
  <w15:commentEx w15:paraId="19610AD2" w15:paraIdParent="1C3969D3" w15:done="0"/>
  <w15:commentEx w15:paraId="2C08A3E4" w15:paraIdParent="1C3969D3" w15:done="0"/>
  <w15:commentEx w15:paraId="469B4178" w15:done="0"/>
  <w15:commentEx w15:paraId="13B623BF" w15:paraIdParent="469B4178" w15:done="0"/>
  <w15:commentEx w15:paraId="470103F4" w15:paraIdParent="469B4178" w15:done="0"/>
  <w15:commentEx w15:paraId="4509E3CC" w15:done="0"/>
  <w15:commentEx w15:paraId="2FEA0F50" w15:paraIdParent="4509E3CC" w15:done="0"/>
  <w15:commentEx w15:paraId="3A12AC55" w15:paraIdParent="4509E3CC" w15:done="0"/>
  <w15:commentEx w15:paraId="62AC6F06" w15:done="0"/>
  <w15:commentEx w15:paraId="1CCB9510" w15:done="0"/>
  <w15:commentEx w15:paraId="3DF2EBC5" w15:done="0"/>
  <w15:commentEx w15:paraId="4E1AF194" w15:done="0"/>
  <w15:commentEx w15:paraId="4CB4B999" w15:done="0"/>
  <w15:commentEx w15:paraId="256C7852" w15:paraIdParent="4CB4B999" w15:done="0"/>
  <w15:commentEx w15:paraId="290B4A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69BE3" w16cex:dateUtc="2023-05-11T02:39:00Z"/>
  <w16cex:commentExtensible w16cex:durableId="28075B29" w16cex:dateUtc="2023-05-11T16:16:00Z"/>
  <w16cex:commentExtensible w16cex:durableId="280761FA" w16cex:dateUtc="2023-05-11T16:45:00Z"/>
  <w16cex:commentExtensible w16cex:durableId="28076616" w16cex:dateUtc="2023-05-11T17:03:00Z"/>
  <w16cex:commentExtensible w16cex:durableId="27E98ACE" w16cex:dateUtc="2023-04-19T01:31:00Z"/>
  <w16cex:commentExtensible w16cex:durableId="28069D03" w16cex:dateUtc="2023-05-11T02:45:00Z"/>
  <w16cex:commentExtensible w16cex:durableId="28075548" w16cex:dateUtc="2023-05-11T15:51:00Z"/>
  <w16cex:commentExtensible w16cex:durableId="28076235" w16cex:dateUtc="2023-05-11T16:46:00Z"/>
  <w16cex:commentExtensible w16cex:durableId="28076263" w16cex:dateUtc="2023-05-11T16:47:00Z"/>
  <w16cex:commentExtensible w16cex:durableId="28076296" w16cex:dateUtc="2023-05-11T16:48:00Z"/>
  <w16cex:commentExtensible w16cex:durableId="28062396" w16cex:dateUtc="2023-05-09T21:10:00Z"/>
  <w16cex:commentExtensible w16cex:durableId="28062395" w16cex:dateUtc="2023-05-10T14:47:00Z"/>
  <w16cex:commentExtensible w16cex:durableId="28069E10" w16cex:dateUtc="2023-05-11T02:49:00Z"/>
  <w16cex:commentExtensible w16cex:durableId="280755D9" w16cex:dateUtc="2023-05-11T15:54:00Z"/>
  <w16cex:commentExtensible w16cex:durableId="28069E81" w16cex:dateUtc="2023-05-11T02:51:00Z"/>
  <w16cex:commentExtensible w16cex:durableId="28069EDC" w16cex:dateUtc="2023-05-11T02:53:00Z"/>
  <w16cex:commentExtensible w16cex:durableId="2807846E" w16cex:dateUtc="2023-05-11T19:12:00Z"/>
  <w16cex:commentExtensible w16cex:durableId="2806A01D" w16cex:dateUtc="2023-05-11T02:58:00Z"/>
  <w16cex:commentExtensible w16cex:durableId="280755F5" w16cex:dateUtc="2023-05-11T15:54:00Z"/>
  <w16cex:commentExtensible w16cex:durableId="2804D8B0" w16cex:dateUtc="2023-05-09T18:35:00Z"/>
  <w16cex:commentExtensible w16cex:durableId="2805FE4B" w16cex:dateUtc="2023-05-10T15:28:00Z"/>
  <w16cex:commentExtensible w16cex:durableId="2804D975" w16cex:dateUtc="2023-05-09T18:38:00Z"/>
  <w16cex:commentExtensible w16cex:durableId="2805F861" w16cex:dateUtc="2023-05-10T15:02:00Z"/>
  <w16cex:commentExtensible w16cex:durableId="27F8FBF3" w16cex:dateUtc="2023-04-30T18:38:00Z"/>
  <w16cex:commentExtensible w16cex:durableId="2806A5FD" w16cex:dateUtc="2023-05-11T03:23:00Z"/>
  <w16cex:commentExtensible w16cex:durableId="28075648" w16cex:dateUtc="2023-05-11T15:55:00Z"/>
  <w16cex:commentExtensible w16cex:durableId="280760E9" w16cex:dateUtc="2023-05-11T16:41:00Z"/>
  <w16cex:commentExtensible w16cex:durableId="2804F4B7" w16cex:dateUtc="2023-05-09T20:35:00Z"/>
  <w16cex:commentExtensible w16cex:durableId="2805FAC9" w16cex:dateUtc="2023-05-10T15:13:00Z"/>
  <w16cex:commentExtensible w16cex:durableId="28061C5F" w16cex:dateUtc="2023-05-10T17:36:00Z"/>
  <w16cex:commentExtensible w16cex:durableId="2804F814" w16cex:dateUtc="2023-05-09T20:49:00Z"/>
  <w16cex:commentExtensible w16cex:durableId="2805F8C0" w16cex:dateUtc="2023-05-10T15:04:00Z"/>
  <w16cex:commentExtensible w16cex:durableId="2805FCD2" w16cex:dateUtc="2023-05-10T15:21:00Z"/>
  <w16cex:commentExtensible w16cex:durableId="27F7B35C" w16cex:dateUtc="2023-04-29T19:16:00Z"/>
  <w16cex:commentExtensible w16cex:durableId="27F7B3C2" w16cex:dateUtc="2023-04-29T19:18:00Z"/>
  <w16cex:commentExtensible w16cex:durableId="27F7DAC0" w16cex:dateUtc="2023-04-29T22:04:00Z"/>
  <w16cex:commentExtensible w16cex:durableId="27F7A36B" w16cex:dateUtc="2023-04-29T18:08:00Z"/>
  <w16cex:commentExtensible w16cex:durableId="27FA2715" w16cex:dateUtc="2023-05-01T15:55:00Z"/>
  <w16cex:commentExtensible w16cex:durableId="280765BB" w16cex:dateUtc="2023-05-11T17:01:00Z"/>
  <w16cex:commentExtensible w16cex:durableId="27FE3704" w16cex:dateUtc="2023-05-04T17:52:00Z"/>
  <w16cex:commentExtensible w16cex:durableId="2804CB66" w16cex:dateUtc="2023-05-09T17:38:00Z"/>
  <w16cex:commentExtensible w16cex:durableId="2804CBDF" w16cex:dateUtc="2023-05-09T17:40:00Z"/>
  <w16cex:commentExtensible w16cex:durableId="2804F939" w16cex:dateUtc="2023-05-09T2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DFA5F1" w16cid:durableId="28069BE3"/>
  <w16cid:commentId w16cid:paraId="29DCC793" w16cid:durableId="28075B29"/>
  <w16cid:commentId w16cid:paraId="7FC57E6A" w16cid:durableId="280761FA"/>
  <w16cid:commentId w16cid:paraId="463EA7A6" w16cid:durableId="28076616"/>
  <w16cid:commentId w16cid:paraId="71BF46C6" w16cid:durableId="27E98ACE"/>
  <w16cid:commentId w16cid:paraId="628AB71B" w16cid:durableId="28069D03"/>
  <w16cid:commentId w16cid:paraId="069B9205" w16cid:durableId="28075548"/>
  <w16cid:commentId w16cid:paraId="49EC7F86" w16cid:durableId="28076235"/>
  <w16cid:commentId w16cid:paraId="45CB0C16" w16cid:durableId="28076263"/>
  <w16cid:commentId w16cid:paraId="3C7722D3" w16cid:durableId="28076296"/>
  <w16cid:commentId w16cid:paraId="714E364A" w16cid:durableId="28062396"/>
  <w16cid:commentId w16cid:paraId="6085B9A7" w16cid:durableId="28062395"/>
  <w16cid:commentId w16cid:paraId="0C3539C4" w16cid:durableId="28069E10"/>
  <w16cid:commentId w16cid:paraId="48AE95A9" w16cid:durableId="280755D9"/>
  <w16cid:commentId w16cid:paraId="6BD188CC" w16cid:durableId="28069E81"/>
  <w16cid:commentId w16cid:paraId="036965E2" w16cid:durableId="28069EDC"/>
  <w16cid:commentId w16cid:paraId="56317977" w16cid:durableId="2807846E"/>
  <w16cid:commentId w16cid:paraId="61F0279E" w16cid:durableId="2806A01D"/>
  <w16cid:commentId w16cid:paraId="68370644" w16cid:durableId="280755F5"/>
  <w16cid:commentId w16cid:paraId="4F4C1EE1" w16cid:durableId="2804D8B0"/>
  <w16cid:commentId w16cid:paraId="2AAF0141" w16cid:durableId="2805FE4B"/>
  <w16cid:commentId w16cid:paraId="202110CA" w16cid:durableId="2804D975"/>
  <w16cid:commentId w16cid:paraId="0D561CDF" w16cid:durableId="2805F861"/>
  <w16cid:commentId w16cid:paraId="6887B059" w16cid:durableId="27F8FBF3"/>
  <w16cid:commentId w16cid:paraId="06005DBA" w16cid:durableId="2806A5FD"/>
  <w16cid:commentId w16cid:paraId="3442B1D7" w16cid:durableId="28075648"/>
  <w16cid:commentId w16cid:paraId="3F1AE074" w16cid:durableId="280760E9"/>
  <w16cid:commentId w16cid:paraId="1C3969D3" w16cid:durableId="2804F4B7"/>
  <w16cid:commentId w16cid:paraId="19610AD2" w16cid:durableId="2805FAC9"/>
  <w16cid:commentId w16cid:paraId="2C08A3E4" w16cid:durableId="28061C5F"/>
  <w16cid:commentId w16cid:paraId="469B4178" w16cid:durableId="2804F814"/>
  <w16cid:commentId w16cid:paraId="13B623BF" w16cid:durableId="2805F8C0"/>
  <w16cid:commentId w16cid:paraId="470103F4" w16cid:durableId="2805FCD2"/>
  <w16cid:commentId w16cid:paraId="4509E3CC" w16cid:durableId="27F7B35C"/>
  <w16cid:commentId w16cid:paraId="2FEA0F50" w16cid:durableId="27F7B3C2"/>
  <w16cid:commentId w16cid:paraId="3A12AC55" w16cid:durableId="27F7DAC0"/>
  <w16cid:commentId w16cid:paraId="62AC6F06" w16cid:durableId="27F7A36B"/>
  <w16cid:commentId w16cid:paraId="1CCB9510" w16cid:durableId="27FA2715"/>
  <w16cid:commentId w16cid:paraId="3DF2EBC5" w16cid:durableId="280765BB"/>
  <w16cid:commentId w16cid:paraId="4E1AF194" w16cid:durableId="27FE3704"/>
  <w16cid:commentId w16cid:paraId="4CB4B999" w16cid:durableId="2804CB66"/>
  <w16cid:commentId w16cid:paraId="256C7852" w16cid:durableId="2804CBDF"/>
  <w16cid:commentId w16cid:paraId="290B4A8C" w16cid:durableId="2804F9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F1EA2" w14:textId="77777777" w:rsidR="00213C85" w:rsidRDefault="00213C85">
      <w:r>
        <w:separator/>
      </w:r>
    </w:p>
  </w:endnote>
  <w:endnote w:type="continuationSeparator" w:id="0">
    <w:p w14:paraId="0AE74CE7" w14:textId="77777777" w:rsidR="00213C85" w:rsidRDefault="00213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4BA6A" w14:textId="77777777" w:rsidR="00213C85" w:rsidRDefault="00213C85">
      <w:r>
        <w:separator/>
      </w:r>
    </w:p>
  </w:footnote>
  <w:footnote w:type="continuationSeparator" w:id="0">
    <w:p w14:paraId="6DDB0F43" w14:textId="77777777" w:rsidR="00213C85" w:rsidRDefault="00213C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1"/>
  </w:num>
  <w:num w:numId="2" w16cid:durableId="1826706116">
    <w:abstractNumId w:val="2"/>
  </w:num>
  <w:num w:numId="3" w16cid:durableId="239213455">
    <w:abstractNumId w:val="3"/>
  </w:num>
  <w:num w:numId="4" w16cid:durableId="8368468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i, Sen">
    <w15:presenceInfo w15:providerId="AD" w15:userId="S::sp3449@cumc.columbia.edu::4f42f4a9-97b2-47e4-aa1c-1aaec5c070cb"/>
  </w15:person>
  <w15:person w15:author="Cascante Vega, Jaime E.">
    <w15:presenceInfo w15:providerId="AD" w15:userId="S::jc5647@cumc.columbia.edu::3677c03d-1a31-4cc1-b5d3-d4cdd0e39dc4"/>
  </w15:person>
  <w15:person w15:author="Yaari, Rami A.">
    <w15:presenceInfo w15:providerId="AD" w15:userId="S::ry2460@cumc.columbia.edu::1f4ead09-f3d8-4298-9374-1da91d4ab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3D"/>
    <w:rsid w:val="00001016"/>
    <w:rsid w:val="00001631"/>
    <w:rsid w:val="00004BDF"/>
    <w:rsid w:val="000068E3"/>
    <w:rsid w:val="00006FA2"/>
    <w:rsid w:val="000072A6"/>
    <w:rsid w:val="000077ED"/>
    <w:rsid w:val="000079A7"/>
    <w:rsid w:val="00010D7D"/>
    <w:rsid w:val="00011462"/>
    <w:rsid w:val="000120EB"/>
    <w:rsid w:val="0001286B"/>
    <w:rsid w:val="00012E92"/>
    <w:rsid w:val="000130E3"/>
    <w:rsid w:val="00013879"/>
    <w:rsid w:val="00014090"/>
    <w:rsid w:val="00014C00"/>
    <w:rsid w:val="00014D35"/>
    <w:rsid w:val="000154A8"/>
    <w:rsid w:val="0001617A"/>
    <w:rsid w:val="000208E2"/>
    <w:rsid w:val="000209A5"/>
    <w:rsid w:val="00020D6E"/>
    <w:rsid w:val="000221F7"/>
    <w:rsid w:val="000222BC"/>
    <w:rsid w:val="00023A3A"/>
    <w:rsid w:val="00024250"/>
    <w:rsid w:val="00024B0E"/>
    <w:rsid w:val="00024DE6"/>
    <w:rsid w:val="00024FD3"/>
    <w:rsid w:val="00030143"/>
    <w:rsid w:val="0003280C"/>
    <w:rsid w:val="00033A03"/>
    <w:rsid w:val="000345E8"/>
    <w:rsid w:val="00034AD7"/>
    <w:rsid w:val="0003636A"/>
    <w:rsid w:val="00036669"/>
    <w:rsid w:val="000376E8"/>
    <w:rsid w:val="000401F1"/>
    <w:rsid w:val="000420E0"/>
    <w:rsid w:val="00043AC1"/>
    <w:rsid w:val="000443BD"/>
    <w:rsid w:val="000446EF"/>
    <w:rsid w:val="00044A3C"/>
    <w:rsid w:val="00045125"/>
    <w:rsid w:val="0004678C"/>
    <w:rsid w:val="00050C09"/>
    <w:rsid w:val="00054697"/>
    <w:rsid w:val="00054A81"/>
    <w:rsid w:val="00056BEB"/>
    <w:rsid w:val="00057B63"/>
    <w:rsid w:val="00061DEF"/>
    <w:rsid w:val="0006235C"/>
    <w:rsid w:val="000632D3"/>
    <w:rsid w:val="0006342B"/>
    <w:rsid w:val="00065838"/>
    <w:rsid w:val="00065E7F"/>
    <w:rsid w:val="0006642F"/>
    <w:rsid w:val="000710C7"/>
    <w:rsid w:val="00072912"/>
    <w:rsid w:val="000739BF"/>
    <w:rsid w:val="00073C0B"/>
    <w:rsid w:val="000753F5"/>
    <w:rsid w:val="000768C9"/>
    <w:rsid w:val="00076F51"/>
    <w:rsid w:val="000806EA"/>
    <w:rsid w:val="00081AEE"/>
    <w:rsid w:val="00083416"/>
    <w:rsid w:val="00083BCA"/>
    <w:rsid w:val="00084F7E"/>
    <w:rsid w:val="000857B0"/>
    <w:rsid w:val="00085B18"/>
    <w:rsid w:val="00090F5C"/>
    <w:rsid w:val="000925D3"/>
    <w:rsid w:val="000929EE"/>
    <w:rsid w:val="000930AB"/>
    <w:rsid w:val="00094565"/>
    <w:rsid w:val="00094A37"/>
    <w:rsid w:val="000961BD"/>
    <w:rsid w:val="00096400"/>
    <w:rsid w:val="000A02ED"/>
    <w:rsid w:val="000A06E5"/>
    <w:rsid w:val="000A2803"/>
    <w:rsid w:val="000A36EF"/>
    <w:rsid w:val="000A5327"/>
    <w:rsid w:val="000B0E4F"/>
    <w:rsid w:val="000B17CC"/>
    <w:rsid w:val="000B1E5A"/>
    <w:rsid w:val="000B2672"/>
    <w:rsid w:val="000B3A92"/>
    <w:rsid w:val="000B63FF"/>
    <w:rsid w:val="000B6801"/>
    <w:rsid w:val="000B6848"/>
    <w:rsid w:val="000C0B30"/>
    <w:rsid w:val="000C22A3"/>
    <w:rsid w:val="000C3044"/>
    <w:rsid w:val="000C313F"/>
    <w:rsid w:val="000C31C3"/>
    <w:rsid w:val="000C38C2"/>
    <w:rsid w:val="000C3F3E"/>
    <w:rsid w:val="000C4A62"/>
    <w:rsid w:val="000C64A8"/>
    <w:rsid w:val="000D437F"/>
    <w:rsid w:val="000D6155"/>
    <w:rsid w:val="000D6C41"/>
    <w:rsid w:val="000E0B8B"/>
    <w:rsid w:val="000E0CE1"/>
    <w:rsid w:val="000E161A"/>
    <w:rsid w:val="000E1854"/>
    <w:rsid w:val="000E36FD"/>
    <w:rsid w:val="000E38A1"/>
    <w:rsid w:val="000E3957"/>
    <w:rsid w:val="000E4321"/>
    <w:rsid w:val="000E4C1E"/>
    <w:rsid w:val="000E7B07"/>
    <w:rsid w:val="000E7EC7"/>
    <w:rsid w:val="000F17BE"/>
    <w:rsid w:val="000F1D97"/>
    <w:rsid w:val="000F2287"/>
    <w:rsid w:val="000F4CD3"/>
    <w:rsid w:val="000F6CCC"/>
    <w:rsid w:val="000F757F"/>
    <w:rsid w:val="001004A6"/>
    <w:rsid w:val="00100535"/>
    <w:rsid w:val="00100B0A"/>
    <w:rsid w:val="00101040"/>
    <w:rsid w:val="0010230A"/>
    <w:rsid w:val="00102D22"/>
    <w:rsid w:val="00104228"/>
    <w:rsid w:val="00110B03"/>
    <w:rsid w:val="00111CCD"/>
    <w:rsid w:val="00115A29"/>
    <w:rsid w:val="00116D03"/>
    <w:rsid w:val="00117302"/>
    <w:rsid w:val="00120F2F"/>
    <w:rsid w:val="0012157F"/>
    <w:rsid w:val="001236E0"/>
    <w:rsid w:val="00124A20"/>
    <w:rsid w:val="00124BF9"/>
    <w:rsid w:val="00125AA4"/>
    <w:rsid w:val="001314F1"/>
    <w:rsid w:val="00131AD6"/>
    <w:rsid w:val="001329A1"/>
    <w:rsid w:val="00132CE3"/>
    <w:rsid w:val="001331B3"/>
    <w:rsid w:val="00133910"/>
    <w:rsid w:val="001339C8"/>
    <w:rsid w:val="00133BEF"/>
    <w:rsid w:val="0013549A"/>
    <w:rsid w:val="00140348"/>
    <w:rsid w:val="00140AA5"/>
    <w:rsid w:val="00141099"/>
    <w:rsid w:val="00141278"/>
    <w:rsid w:val="001415AE"/>
    <w:rsid w:val="001417BA"/>
    <w:rsid w:val="001434BB"/>
    <w:rsid w:val="001449CE"/>
    <w:rsid w:val="00145277"/>
    <w:rsid w:val="00145F06"/>
    <w:rsid w:val="00146381"/>
    <w:rsid w:val="00146ED4"/>
    <w:rsid w:val="00147871"/>
    <w:rsid w:val="00150795"/>
    <w:rsid w:val="001513D5"/>
    <w:rsid w:val="001516B4"/>
    <w:rsid w:val="00152331"/>
    <w:rsid w:val="00152CF3"/>
    <w:rsid w:val="0015356C"/>
    <w:rsid w:val="00154160"/>
    <w:rsid w:val="001543FC"/>
    <w:rsid w:val="00154996"/>
    <w:rsid w:val="00154C10"/>
    <w:rsid w:val="00156368"/>
    <w:rsid w:val="00157642"/>
    <w:rsid w:val="00161B21"/>
    <w:rsid w:val="00162827"/>
    <w:rsid w:val="00165CE1"/>
    <w:rsid w:val="00170C7C"/>
    <w:rsid w:val="00170E01"/>
    <w:rsid w:val="00170E3A"/>
    <w:rsid w:val="001712C2"/>
    <w:rsid w:val="001716F2"/>
    <w:rsid w:val="00171786"/>
    <w:rsid w:val="00172D0B"/>
    <w:rsid w:val="001778D7"/>
    <w:rsid w:val="00177987"/>
    <w:rsid w:val="00180A4A"/>
    <w:rsid w:val="00182668"/>
    <w:rsid w:val="00184EC6"/>
    <w:rsid w:val="0018679C"/>
    <w:rsid w:val="001901DC"/>
    <w:rsid w:val="00190A6D"/>
    <w:rsid w:val="001911DC"/>
    <w:rsid w:val="001917DA"/>
    <w:rsid w:val="00192ED9"/>
    <w:rsid w:val="00192F6D"/>
    <w:rsid w:val="00193D04"/>
    <w:rsid w:val="00197222"/>
    <w:rsid w:val="001A0C9C"/>
    <w:rsid w:val="001A188A"/>
    <w:rsid w:val="001A22FD"/>
    <w:rsid w:val="001A3D5F"/>
    <w:rsid w:val="001A4485"/>
    <w:rsid w:val="001A44B7"/>
    <w:rsid w:val="001A4C71"/>
    <w:rsid w:val="001A671D"/>
    <w:rsid w:val="001A70E2"/>
    <w:rsid w:val="001A7D56"/>
    <w:rsid w:val="001B1D3B"/>
    <w:rsid w:val="001B1FAC"/>
    <w:rsid w:val="001B35D9"/>
    <w:rsid w:val="001B3C9B"/>
    <w:rsid w:val="001B4BB7"/>
    <w:rsid w:val="001B5700"/>
    <w:rsid w:val="001B68A9"/>
    <w:rsid w:val="001B6967"/>
    <w:rsid w:val="001B6E20"/>
    <w:rsid w:val="001B7689"/>
    <w:rsid w:val="001C0086"/>
    <w:rsid w:val="001C03C2"/>
    <w:rsid w:val="001C169C"/>
    <w:rsid w:val="001C1BA3"/>
    <w:rsid w:val="001C4A9E"/>
    <w:rsid w:val="001C5099"/>
    <w:rsid w:val="001C5427"/>
    <w:rsid w:val="001D1159"/>
    <w:rsid w:val="001D1A1B"/>
    <w:rsid w:val="001D3379"/>
    <w:rsid w:val="001D34C6"/>
    <w:rsid w:val="001D37D4"/>
    <w:rsid w:val="001D5FE8"/>
    <w:rsid w:val="001D6A67"/>
    <w:rsid w:val="001E0514"/>
    <w:rsid w:val="001E07C7"/>
    <w:rsid w:val="001E1D71"/>
    <w:rsid w:val="001E3CC9"/>
    <w:rsid w:val="001E3EF1"/>
    <w:rsid w:val="001E43B2"/>
    <w:rsid w:val="001E5721"/>
    <w:rsid w:val="001E5BA3"/>
    <w:rsid w:val="001F15B5"/>
    <w:rsid w:val="001F37F9"/>
    <w:rsid w:val="001F4B5E"/>
    <w:rsid w:val="001F5376"/>
    <w:rsid w:val="001F6211"/>
    <w:rsid w:val="001F621B"/>
    <w:rsid w:val="001F6AC2"/>
    <w:rsid w:val="00205AA7"/>
    <w:rsid w:val="0020667D"/>
    <w:rsid w:val="00213C85"/>
    <w:rsid w:val="00213EB4"/>
    <w:rsid w:val="00215411"/>
    <w:rsid w:val="00215F17"/>
    <w:rsid w:val="002205BD"/>
    <w:rsid w:val="00221141"/>
    <w:rsid w:val="00221DF0"/>
    <w:rsid w:val="0022305B"/>
    <w:rsid w:val="00225EAF"/>
    <w:rsid w:val="00226653"/>
    <w:rsid w:val="00232A6F"/>
    <w:rsid w:val="0023523C"/>
    <w:rsid w:val="0023567E"/>
    <w:rsid w:val="00236202"/>
    <w:rsid w:val="002363EC"/>
    <w:rsid w:val="00237AB5"/>
    <w:rsid w:val="00240131"/>
    <w:rsid w:val="00240DB5"/>
    <w:rsid w:val="00241422"/>
    <w:rsid w:val="002446EF"/>
    <w:rsid w:val="002457B3"/>
    <w:rsid w:val="00247247"/>
    <w:rsid w:val="00250A15"/>
    <w:rsid w:val="00254B91"/>
    <w:rsid w:val="0025660E"/>
    <w:rsid w:val="00257CB8"/>
    <w:rsid w:val="002606B4"/>
    <w:rsid w:val="002615B1"/>
    <w:rsid w:val="00261C84"/>
    <w:rsid w:val="00261F11"/>
    <w:rsid w:val="00261F4B"/>
    <w:rsid w:val="00263BFB"/>
    <w:rsid w:val="00263FF9"/>
    <w:rsid w:val="00264B35"/>
    <w:rsid w:val="00270945"/>
    <w:rsid w:val="00270F76"/>
    <w:rsid w:val="00271336"/>
    <w:rsid w:val="00272265"/>
    <w:rsid w:val="00273DAD"/>
    <w:rsid w:val="00274655"/>
    <w:rsid w:val="002774EE"/>
    <w:rsid w:val="00277723"/>
    <w:rsid w:val="00280A15"/>
    <w:rsid w:val="00280E7F"/>
    <w:rsid w:val="00281722"/>
    <w:rsid w:val="00281E4F"/>
    <w:rsid w:val="0028257A"/>
    <w:rsid w:val="0028266D"/>
    <w:rsid w:val="00284B05"/>
    <w:rsid w:val="0028556E"/>
    <w:rsid w:val="00286943"/>
    <w:rsid w:val="002876C6"/>
    <w:rsid w:val="002902C1"/>
    <w:rsid w:val="002905A9"/>
    <w:rsid w:val="002926A9"/>
    <w:rsid w:val="00293D3C"/>
    <w:rsid w:val="00295BCF"/>
    <w:rsid w:val="00296ECE"/>
    <w:rsid w:val="002A0439"/>
    <w:rsid w:val="002A12C0"/>
    <w:rsid w:val="002A1A43"/>
    <w:rsid w:val="002A1ABE"/>
    <w:rsid w:val="002A3468"/>
    <w:rsid w:val="002A46FD"/>
    <w:rsid w:val="002A59B9"/>
    <w:rsid w:val="002A7053"/>
    <w:rsid w:val="002B02CB"/>
    <w:rsid w:val="002B2848"/>
    <w:rsid w:val="002B2A86"/>
    <w:rsid w:val="002B2C40"/>
    <w:rsid w:val="002B60E3"/>
    <w:rsid w:val="002B6A7B"/>
    <w:rsid w:val="002C02CB"/>
    <w:rsid w:val="002C0C46"/>
    <w:rsid w:val="002C3109"/>
    <w:rsid w:val="002C3A4F"/>
    <w:rsid w:val="002D192C"/>
    <w:rsid w:val="002D1BE6"/>
    <w:rsid w:val="002D20AA"/>
    <w:rsid w:val="002D2133"/>
    <w:rsid w:val="002D2D3A"/>
    <w:rsid w:val="002D41AA"/>
    <w:rsid w:val="002D602E"/>
    <w:rsid w:val="002D7AF7"/>
    <w:rsid w:val="002E009F"/>
    <w:rsid w:val="002E0C54"/>
    <w:rsid w:val="002E147F"/>
    <w:rsid w:val="002E1FA8"/>
    <w:rsid w:val="002E314B"/>
    <w:rsid w:val="002E47F2"/>
    <w:rsid w:val="002E5B29"/>
    <w:rsid w:val="002E7F20"/>
    <w:rsid w:val="002F182F"/>
    <w:rsid w:val="002F1B0A"/>
    <w:rsid w:val="002F3AFA"/>
    <w:rsid w:val="002F41AC"/>
    <w:rsid w:val="002F5FF5"/>
    <w:rsid w:val="002F7085"/>
    <w:rsid w:val="002F7394"/>
    <w:rsid w:val="00300ED6"/>
    <w:rsid w:val="00302B79"/>
    <w:rsid w:val="003038C3"/>
    <w:rsid w:val="00307720"/>
    <w:rsid w:val="0031064D"/>
    <w:rsid w:val="00310818"/>
    <w:rsid w:val="0031270F"/>
    <w:rsid w:val="00312E79"/>
    <w:rsid w:val="0031333D"/>
    <w:rsid w:val="003139B0"/>
    <w:rsid w:val="0031480A"/>
    <w:rsid w:val="0031564A"/>
    <w:rsid w:val="00315F12"/>
    <w:rsid w:val="00317CD2"/>
    <w:rsid w:val="00321B8A"/>
    <w:rsid w:val="00322D8C"/>
    <w:rsid w:val="003234E4"/>
    <w:rsid w:val="00325168"/>
    <w:rsid w:val="00325BBE"/>
    <w:rsid w:val="00325C95"/>
    <w:rsid w:val="0032640E"/>
    <w:rsid w:val="00326595"/>
    <w:rsid w:val="0032681B"/>
    <w:rsid w:val="00326DFC"/>
    <w:rsid w:val="003301BF"/>
    <w:rsid w:val="00332E14"/>
    <w:rsid w:val="00333F4D"/>
    <w:rsid w:val="003341D4"/>
    <w:rsid w:val="0033470D"/>
    <w:rsid w:val="00334830"/>
    <w:rsid w:val="00335B80"/>
    <w:rsid w:val="0033685C"/>
    <w:rsid w:val="00336C9D"/>
    <w:rsid w:val="00340622"/>
    <w:rsid w:val="00341689"/>
    <w:rsid w:val="00343899"/>
    <w:rsid w:val="00343AD3"/>
    <w:rsid w:val="003445C1"/>
    <w:rsid w:val="0034476D"/>
    <w:rsid w:val="00344B19"/>
    <w:rsid w:val="00346B86"/>
    <w:rsid w:val="00347E80"/>
    <w:rsid w:val="00351F63"/>
    <w:rsid w:val="003520F7"/>
    <w:rsid w:val="00352254"/>
    <w:rsid w:val="00353736"/>
    <w:rsid w:val="003549E9"/>
    <w:rsid w:val="00354AB9"/>
    <w:rsid w:val="00354FDB"/>
    <w:rsid w:val="003559BD"/>
    <w:rsid w:val="003572ED"/>
    <w:rsid w:val="0035786C"/>
    <w:rsid w:val="00365053"/>
    <w:rsid w:val="00365684"/>
    <w:rsid w:val="003672EE"/>
    <w:rsid w:val="00371C98"/>
    <w:rsid w:val="00373E08"/>
    <w:rsid w:val="00374A77"/>
    <w:rsid w:val="00374E84"/>
    <w:rsid w:val="003751FD"/>
    <w:rsid w:val="00375E79"/>
    <w:rsid w:val="003802F4"/>
    <w:rsid w:val="003805F6"/>
    <w:rsid w:val="0038068E"/>
    <w:rsid w:val="0038123A"/>
    <w:rsid w:val="0038158A"/>
    <w:rsid w:val="00382CAE"/>
    <w:rsid w:val="00382EFA"/>
    <w:rsid w:val="003830A5"/>
    <w:rsid w:val="003833B6"/>
    <w:rsid w:val="003857B4"/>
    <w:rsid w:val="00385DA5"/>
    <w:rsid w:val="00386860"/>
    <w:rsid w:val="00386A4E"/>
    <w:rsid w:val="00386CD5"/>
    <w:rsid w:val="00387E73"/>
    <w:rsid w:val="003911E9"/>
    <w:rsid w:val="00393BAF"/>
    <w:rsid w:val="00393C7C"/>
    <w:rsid w:val="00395DF9"/>
    <w:rsid w:val="003A1B38"/>
    <w:rsid w:val="003A264D"/>
    <w:rsid w:val="003A2C53"/>
    <w:rsid w:val="003A2F01"/>
    <w:rsid w:val="003A3CFA"/>
    <w:rsid w:val="003A40D9"/>
    <w:rsid w:val="003A4ECB"/>
    <w:rsid w:val="003B1894"/>
    <w:rsid w:val="003B210B"/>
    <w:rsid w:val="003B2122"/>
    <w:rsid w:val="003B4542"/>
    <w:rsid w:val="003B47BF"/>
    <w:rsid w:val="003C176D"/>
    <w:rsid w:val="003C20B9"/>
    <w:rsid w:val="003C2682"/>
    <w:rsid w:val="003C2E29"/>
    <w:rsid w:val="003C4174"/>
    <w:rsid w:val="003D06B3"/>
    <w:rsid w:val="003D0CA7"/>
    <w:rsid w:val="003D3396"/>
    <w:rsid w:val="003D466F"/>
    <w:rsid w:val="003D5433"/>
    <w:rsid w:val="003D6104"/>
    <w:rsid w:val="003D62E6"/>
    <w:rsid w:val="003E113C"/>
    <w:rsid w:val="003E18D5"/>
    <w:rsid w:val="003E2BCF"/>
    <w:rsid w:val="003E2CF3"/>
    <w:rsid w:val="003E38BC"/>
    <w:rsid w:val="003E3A1D"/>
    <w:rsid w:val="003E54B9"/>
    <w:rsid w:val="003E632E"/>
    <w:rsid w:val="003F0DC8"/>
    <w:rsid w:val="003F1101"/>
    <w:rsid w:val="003F1390"/>
    <w:rsid w:val="003F3D9E"/>
    <w:rsid w:val="003F5F0B"/>
    <w:rsid w:val="003F5FC6"/>
    <w:rsid w:val="003F620A"/>
    <w:rsid w:val="003F627C"/>
    <w:rsid w:val="003F6404"/>
    <w:rsid w:val="003F7994"/>
    <w:rsid w:val="004015F8"/>
    <w:rsid w:val="00401B73"/>
    <w:rsid w:val="00401F4F"/>
    <w:rsid w:val="0040274D"/>
    <w:rsid w:val="004033B5"/>
    <w:rsid w:val="004037BB"/>
    <w:rsid w:val="00407F9C"/>
    <w:rsid w:val="004131D5"/>
    <w:rsid w:val="00413899"/>
    <w:rsid w:val="00414177"/>
    <w:rsid w:val="004153D7"/>
    <w:rsid w:val="00415C27"/>
    <w:rsid w:val="004164CF"/>
    <w:rsid w:val="004164D7"/>
    <w:rsid w:val="0041707C"/>
    <w:rsid w:val="004202F9"/>
    <w:rsid w:val="004215EC"/>
    <w:rsid w:val="0042163A"/>
    <w:rsid w:val="00422696"/>
    <w:rsid w:val="00422C76"/>
    <w:rsid w:val="00423CC5"/>
    <w:rsid w:val="00424AD6"/>
    <w:rsid w:val="00430EA8"/>
    <w:rsid w:val="0043148E"/>
    <w:rsid w:val="00431A95"/>
    <w:rsid w:val="00431D57"/>
    <w:rsid w:val="00432C93"/>
    <w:rsid w:val="004331DE"/>
    <w:rsid w:val="004332C2"/>
    <w:rsid w:val="00435310"/>
    <w:rsid w:val="00436934"/>
    <w:rsid w:val="00437FEB"/>
    <w:rsid w:val="00441729"/>
    <w:rsid w:val="00441E11"/>
    <w:rsid w:val="00444896"/>
    <w:rsid w:val="004460D7"/>
    <w:rsid w:val="0044630F"/>
    <w:rsid w:val="0044635E"/>
    <w:rsid w:val="0044643D"/>
    <w:rsid w:val="00447148"/>
    <w:rsid w:val="00450737"/>
    <w:rsid w:val="0045184C"/>
    <w:rsid w:val="00452621"/>
    <w:rsid w:val="004528EF"/>
    <w:rsid w:val="004536C0"/>
    <w:rsid w:val="00453F37"/>
    <w:rsid w:val="004546BD"/>
    <w:rsid w:val="004547F6"/>
    <w:rsid w:val="004548E1"/>
    <w:rsid w:val="00456CA1"/>
    <w:rsid w:val="004602E4"/>
    <w:rsid w:val="004608A9"/>
    <w:rsid w:val="00461D76"/>
    <w:rsid w:val="004633B1"/>
    <w:rsid w:val="00464035"/>
    <w:rsid w:val="0046448C"/>
    <w:rsid w:val="00464502"/>
    <w:rsid w:val="004662C7"/>
    <w:rsid w:val="0046641F"/>
    <w:rsid w:val="00472623"/>
    <w:rsid w:val="00472D0B"/>
    <w:rsid w:val="004737A3"/>
    <w:rsid w:val="004739B8"/>
    <w:rsid w:val="0047443E"/>
    <w:rsid w:val="00474D11"/>
    <w:rsid w:val="00474D72"/>
    <w:rsid w:val="00474FFE"/>
    <w:rsid w:val="00476359"/>
    <w:rsid w:val="004768C8"/>
    <w:rsid w:val="00476D3F"/>
    <w:rsid w:val="0047735C"/>
    <w:rsid w:val="00477952"/>
    <w:rsid w:val="004800C1"/>
    <w:rsid w:val="004809B4"/>
    <w:rsid w:val="004809E9"/>
    <w:rsid w:val="00481515"/>
    <w:rsid w:val="00481675"/>
    <w:rsid w:val="00483D1D"/>
    <w:rsid w:val="0048503B"/>
    <w:rsid w:val="00487107"/>
    <w:rsid w:val="0049102D"/>
    <w:rsid w:val="004911FC"/>
    <w:rsid w:val="004916EC"/>
    <w:rsid w:val="0049196F"/>
    <w:rsid w:val="00492194"/>
    <w:rsid w:val="004921D2"/>
    <w:rsid w:val="0049270D"/>
    <w:rsid w:val="00492812"/>
    <w:rsid w:val="00492AF3"/>
    <w:rsid w:val="00496FEB"/>
    <w:rsid w:val="004A0897"/>
    <w:rsid w:val="004A137D"/>
    <w:rsid w:val="004A291C"/>
    <w:rsid w:val="004A2F80"/>
    <w:rsid w:val="004A343D"/>
    <w:rsid w:val="004A40F1"/>
    <w:rsid w:val="004A4E8B"/>
    <w:rsid w:val="004A53F5"/>
    <w:rsid w:val="004A55E9"/>
    <w:rsid w:val="004A5ED0"/>
    <w:rsid w:val="004A6006"/>
    <w:rsid w:val="004A63F7"/>
    <w:rsid w:val="004B135C"/>
    <w:rsid w:val="004B1E6E"/>
    <w:rsid w:val="004B4E9F"/>
    <w:rsid w:val="004B52FA"/>
    <w:rsid w:val="004B562A"/>
    <w:rsid w:val="004B6B58"/>
    <w:rsid w:val="004B7551"/>
    <w:rsid w:val="004C0880"/>
    <w:rsid w:val="004C0A4B"/>
    <w:rsid w:val="004C4169"/>
    <w:rsid w:val="004C49A2"/>
    <w:rsid w:val="004C5683"/>
    <w:rsid w:val="004C56D2"/>
    <w:rsid w:val="004C5F6A"/>
    <w:rsid w:val="004C7047"/>
    <w:rsid w:val="004C7734"/>
    <w:rsid w:val="004D0B26"/>
    <w:rsid w:val="004D1409"/>
    <w:rsid w:val="004D2944"/>
    <w:rsid w:val="004D638E"/>
    <w:rsid w:val="004D6D86"/>
    <w:rsid w:val="004D6E1B"/>
    <w:rsid w:val="004E0EBD"/>
    <w:rsid w:val="004E3538"/>
    <w:rsid w:val="004E3A25"/>
    <w:rsid w:val="004E4A36"/>
    <w:rsid w:val="004E5615"/>
    <w:rsid w:val="004E5C12"/>
    <w:rsid w:val="004E5CB9"/>
    <w:rsid w:val="004E6F4B"/>
    <w:rsid w:val="004E7B9B"/>
    <w:rsid w:val="004F08F3"/>
    <w:rsid w:val="004F090F"/>
    <w:rsid w:val="004F3EFB"/>
    <w:rsid w:val="004F42FC"/>
    <w:rsid w:val="004F4CC3"/>
    <w:rsid w:val="004F5453"/>
    <w:rsid w:val="004F55EE"/>
    <w:rsid w:val="004F79D6"/>
    <w:rsid w:val="0050001E"/>
    <w:rsid w:val="00500A32"/>
    <w:rsid w:val="005020A1"/>
    <w:rsid w:val="00502572"/>
    <w:rsid w:val="00502C76"/>
    <w:rsid w:val="00503930"/>
    <w:rsid w:val="00503C9A"/>
    <w:rsid w:val="00504DB8"/>
    <w:rsid w:val="005051E9"/>
    <w:rsid w:val="005069FE"/>
    <w:rsid w:val="00506DEF"/>
    <w:rsid w:val="005071F8"/>
    <w:rsid w:val="00513E53"/>
    <w:rsid w:val="00515766"/>
    <w:rsid w:val="005161CC"/>
    <w:rsid w:val="00516D8E"/>
    <w:rsid w:val="0051768D"/>
    <w:rsid w:val="00517E89"/>
    <w:rsid w:val="005204A8"/>
    <w:rsid w:val="0052161F"/>
    <w:rsid w:val="0052181A"/>
    <w:rsid w:val="00521FAF"/>
    <w:rsid w:val="00522C38"/>
    <w:rsid w:val="005233C6"/>
    <w:rsid w:val="005256E8"/>
    <w:rsid w:val="00525F5E"/>
    <w:rsid w:val="00530658"/>
    <w:rsid w:val="0053237A"/>
    <w:rsid w:val="00534076"/>
    <w:rsid w:val="00535C23"/>
    <w:rsid w:val="005364F0"/>
    <w:rsid w:val="00536D4D"/>
    <w:rsid w:val="005408D5"/>
    <w:rsid w:val="005417E0"/>
    <w:rsid w:val="0054218C"/>
    <w:rsid w:val="00542F9C"/>
    <w:rsid w:val="005434E0"/>
    <w:rsid w:val="00543EDE"/>
    <w:rsid w:val="00545163"/>
    <w:rsid w:val="00546E9F"/>
    <w:rsid w:val="00550CCD"/>
    <w:rsid w:val="005518E7"/>
    <w:rsid w:val="0055288C"/>
    <w:rsid w:val="00552C64"/>
    <w:rsid w:val="00552FE3"/>
    <w:rsid w:val="00553BFC"/>
    <w:rsid w:val="0055693F"/>
    <w:rsid w:val="00556B98"/>
    <w:rsid w:val="00557045"/>
    <w:rsid w:val="0055712D"/>
    <w:rsid w:val="005615AF"/>
    <w:rsid w:val="005644DC"/>
    <w:rsid w:val="005655E4"/>
    <w:rsid w:val="0056564B"/>
    <w:rsid w:val="00565B52"/>
    <w:rsid w:val="00566BEE"/>
    <w:rsid w:val="00567134"/>
    <w:rsid w:val="00567685"/>
    <w:rsid w:val="00567CDE"/>
    <w:rsid w:val="0057013D"/>
    <w:rsid w:val="0057323A"/>
    <w:rsid w:val="00573AA8"/>
    <w:rsid w:val="0058171C"/>
    <w:rsid w:val="005840C7"/>
    <w:rsid w:val="00584E30"/>
    <w:rsid w:val="005850F3"/>
    <w:rsid w:val="00586351"/>
    <w:rsid w:val="00586A73"/>
    <w:rsid w:val="0058732B"/>
    <w:rsid w:val="00587362"/>
    <w:rsid w:val="00587841"/>
    <w:rsid w:val="0059018B"/>
    <w:rsid w:val="00590AF7"/>
    <w:rsid w:val="0059291B"/>
    <w:rsid w:val="00594567"/>
    <w:rsid w:val="00595116"/>
    <w:rsid w:val="00596708"/>
    <w:rsid w:val="0059670D"/>
    <w:rsid w:val="00596797"/>
    <w:rsid w:val="00596C2B"/>
    <w:rsid w:val="00597149"/>
    <w:rsid w:val="00597CED"/>
    <w:rsid w:val="005A094A"/>
    <w:rsid w:val="005A1B3A"/>
    <w:rsid w:val="005A1B4C"/>
    <w:rsid w:val="005A1CC8"/>
    <w:rsid w:val="005A216A"/>
    <w:rsid w:val="005A2BC5"/>
    <w:rsid w:val="005A469C"/>
    <w:rsid w:val="005A69DF"/>
    <w:rsid w:val="005A6CC3"/>
    <w:rsid w:val="005A78D5"/>
    <w:rsid w:val="005A7F09"/>
    <w:rsid w:val="005A7F68"/>
    <w:rsid w:val="005B0D5F"/>
    <w:rsid w:val="005B11BB"/>
    <w:rsid w:val="005B14F6"/>
    <w:rsid w:val="005B4207"/>
    <w:rsid w:val="005B4D08"/>
    <w:rsid w:val="005B50E4"/>
    <w:rsid w:val="005B7D47"/>
    <w:rsid w:val="005C0138"/>
    <w:rsid w:val="005C0C23"/>
    <w:rsid w:val="005C4182"/>
    <w:rsid w:val="005C4A73"/>
    <w:rsid w:val="005C5164"/>
    <w:rsid w:val="005C61C2"/>
    <w:rsid w:val="005C6C8B"/>
    <w:rsid w:val="005C784B"/>
    <w:rsid w:val="005C7DD7"/>
    <w:rsid w:val="005D103C"/>
    <w:rsid w:val="005D1101"/>
    <w:rsid w:val="005D2296"/>
    <w:rsid w:val="005D2403"/>
    <w:rsid w:val="005D26EC"/>
    <w:rsid w:val="005D3880"/>
    <w:rsid w:val="005D3B79"/>
    <w:rsid w:val="005E275F"/>
    <w:rsid w:val="005E4095"/>
    <w:rsid w:val="005E5879"/>
    <w:rsid w:val="005E60EA"/>
    <w:rsid w:val="005E659B"/>
    <w:rsid w:val="005E785C"/>
    <w:rsid w:val="005F0E97"/>
    <w:rsid w:val="005F114F"/>
    <w:rsid w:val="005F1F63"/>
    <w:rsid w:val="005F23B0"/>
    <w:rsid w:val="005F31EF"/>
    <w:rsid w:val="005F4C20"/>
    <w:rsid w:val="005F52AE"/>
    <w:rsid w:val="005F6990"/>
    <w:rsid w:val="005F700A"/>
    <w:rsid w:val="00602579"/>
    <w:rsid w:val="00603516"/>
    <w:rsid w:val="00605ED3"/>
    <w:rsid w:val="00610610"/>
    <w:rsid w:val="006117DF"/>
    <w:rsid w:val="00611AE5"/>
    <w:rsid w:val="00612A1A"/>
    <w:rsid w:val="0061390D"/>
    <w:rsid w:val="00614FC1"/>
    <w:rsid w:val="006150EB"/>
    <w:rsid w:val="00615DBC"/>
    <w:rsid w:val="00620E6F"/>
    <w:rsid w:val="00620F75"/>
    <w:rsid w:val="00621786"/>
    <w:rsid w:val="00621B85"/>
    <w:rsid w:val="00623869"/>
    <w:rsid w:val="006249B2"/>
    <w:rsid w:val="00625E23"/>
    <w:rsid w:val="00626D92"/>
    <w:rsid w:val="00626F39"/>
    <w:rsid w:val="006278C8"/>
    <w:rsid w:val="00630912"/>
    <w:rsid w:val="00631356"/>
    <w:rsid w:val="00631BBF"/>
    <w:rsid w:val="0063202C"/>
    <w:rsid w:val="00635F45"/>
    <w:rsid w:val="00636B3C"/>
    <w:rsid w:val="00637331"/>
    <w:rsid w:val="00637920"/>
    <w:rsid w:val="006419B7"/>
    <w:rsid w:val="006432F1"/>
    <w:rsid w:val="00644DA0"/>
    <w:rsid w:val="006527D9"/>
    <w:rsid w:val="00653FD6"/>
    <w:rsid w:val="00654C0F"/>
    <w:rsid w:val="00655494"/>
    <w:rsid w:val="00657270"/>
    <w:rsid w:val="00657C18"/>
    <w:rsid w:val="006628B2"/>
    <w:rsid w:val="006643E1"/>
    <w:rsid w:val="006645CF"/>
    <w:rsid w:val="006649E3"/>
    <w:rsid w:val="0066543E"/>
    <w:rsid w:val="0066609F"/>
    <w:rsid w:val="00671489"/>
    <w:rsid w:val="00673330"/>
    <w:rsid w:val="00673442"/>
    <w:rsid w:val="006734AC"/>
    <w:rsid w:val="00674607"/>
    <w:rsid w:val="0067565D"/>
    <w:rsid w:val="0067575F"/>
    <w:rsid w:val="00676FDB"/>
    <w:rsid w:val="00677360"/>
    <w:rsid w:val="00677C3C"/>
    <w:rsid w:val="00681C0C"/>
    <w:rsid w:val="00682AA9"/>
    <w:rsid w:val="006841ED"/>
    <w:rsid w:val="006858C0"/>
    <w:rsid w:val="00685A26"/>
    <w:rsid w:val="00685D67"/>
    <w:rsid w:val="0068610F"/>
    <w:rsid w:val="0069026A"/>
    <w:rsid w:val="00690FBA"/>
    <w:rsid w:val="00691D55"/>
    <w:rsid w:val="00693319"/>
    <w:rsid w:val="006936F3"/>
    <w:rsid w:val="00694312"/>
    <w:rsid w:val="00694CFD"/>
    <w:rsid w:val="00694F73"/>
    <w:rsid w:val="006964B3"/>
    <w:rsid w:val="00697AC4"/>
    <w:rsid w:val="00697C33"/>
    <w:rsid w:val="006A0BFF"/>
    <w:rsid w:val="006A0C03"/>
    <w:rsid w:val="006A1DB8"/>
    <w:rsid w:val="006A23AB"/>
    <w:rsid w:val="006A2E85"/>
    <w:rsid w:val="006A3FFD"/>
    <w:rsid w:val="006A6CA7"/>
    <w:rsid w:val="006A7251"/>
    <w:rsid w:val="006A7436"/>
    <w:rsid w:val="006A74CE"/>
    <w:rsid w:val="006B0504"/>
    <w:rsid w:val="006B3521"/>
    <w:rsid w:val="006B3B08"/>
    <w:rsid w:val="006B459D"/>
    <w:rsid w:val="006B4D54"/>
    <w:rsid w:val="006B51B1"/>
    <w:rsid w:val="006B5D26"/>
    <w:rsid w:val="006B5D71"/>
    <w:rsid w:val="006B69CE"/>
    <w:rsid w:val="006B782B"/>
    <w:rsid w:val="006C029C"/>
    <w:rsid w:val="006C0CF4"/>
    <w:rsid w:val="006C11F0"/>
    <w:rsid w:val="006C1443"/>
    <w:rsid w:val="006C2499"/>
    <w:rsid w:val="006C2CF8"/>
    <w:rsid w:val="006C3F8D"/>
    <w:rsid w:val="006C4660"/>
    <w:rsid w:val="006C77AA"/>
    <w:rsid w:val="006C7F5A"/>
    <w:rsid w:val="006D45EA"/>
    <w:rsid w:val="006D492D"/>
    <w:rsid w:val="006D5AC6"/>
    <w:rsid w:val="006D5BEB"/>
    <w:rsid w:val="006D723C"/>
    <w:rsid w:val="006E2C20"/>
    <w:rsid w:val="006E30FA"/>
    <w:rsid w:val="006E32F7"/>
    <w:rsid w:val="006E40E7"/>
    <w:rsid w:val="006E495D"/>
    <w:rsid w:val="006E6EB5"/>
    <w:rsid w:val="006E7171"/>
    <w:rsid w:val="006F1A23"/>
    <w:rsid w:val="006F219B"/>
    <w:rsid w:val="006F2490"/>
    <w:rsid w:val="006F2519"/>
    <w:rsid w:val="006F2D38"/>
    <w:rsid w:val="006F6E0A"/>
    <w:rsid w:val="006F72E4"/>
    <w:rsid w:val="006F72EC"/>
    <w:rsid w:val="006F7537"/>
    <w:rsid w:val="00700413"/>
    <w:rsid w:val="0070216F"/>
    <w:rsid w:val="00704920"/>
    <w:rsid w:val="00706558"/>
    <w:rsid w:val="00706D79"/>
    <w:rsid w:val="00706F81"/>
    <w:rsid w:val="00707155"/>
    <w:rsid w:val="00712D9F"/>
    <w:rsid w:val="007133D7"/>
    <w:rsid w:val="007145E3"/>
    <w:rsid w:val="00715936"/>
    <w:rsid w:val="00720A6E"/>
    <w:rsid w:val="00720DDF"/>
    <w:rsid w:val="00721A44"/>
    <w:rsid w:val="00721BA7"/>
    <w:rsid w:val="00722116"/>
    <w:rsid w:val="00723009"/>
    <w:rsid w:val="00723768"/>
    <w:rsid w:val="0072700E"/>
    <w:rsid w:val="0073114B"/>
    <w:rsid w:val="00735462"/>
    <w:rsid w:val="00735AFE"/>
    <w:rsid w:val="00735B3D"/>
    <w:rsid w:val="00736754"/>
    <w:rsid w:val="007368F4"/>
    <w:rsid w:val="00737A08"/>
    <w:rsid w:val="0074163E"/>
    <w:rsid w:val="00742AFF"/>
    <w:rsid w:val="00743D36"/>
    <w:rsid w:val="007443E4"/>
    <w:rsid w:val="00744FF3"/>
    <w:rsid w:val="007526D3"/>
    <w:rsid w:val="007527BE"/>
    <w:rsid w:val="007540DD"/>
    <w:rsid w:val="007560C9"/>
    <w:rsid w:val="00756F5E"/>
    <w:rsid w:val="0075718C"/>
    <w:rsid w:val="00757582"/>
    <w:rsid w:val="0075790B"/>
    <w:rsid w:val="00760472"/>
    <w:rsid w:val="007615F4"/>
    <w:rsid w:val="007618FA"/>
    <w:rsid w:val="00761E25"/>
    <w:rsid w:val="00764D6E"/>
    <w:rsid w:val="00764DB5"/>
    <w:rsid w:val="0076645D"/>
    <w:rsid w:val="00770E92"/>
    <w:rsid w:val="00772B93"/>
    <w:rsid w:val="007749F0"/>
    <w:rsid w:val="00777469"/>
    <w:rsid w:val="007800F1"/>
    <w:rsid w:val="00780C38"/>
    <w:rsid w:val="00783286"/>
    <w:rsid w:val="00785998"/>
    <w:rsid w:val="007863B0"/>
    <w:rsid w:val="00790332"/>
    <w:rsid w:val="007910E4"/>
    <w:rsid w:val="00792378"/>
    <w:rsid w:val="007931C7"/>
    <w:rsid w:val="00793A6A"/>
    <w:rsid w:val="00793CA8"/>
    <w:rsid w:val="00793E82"/>
    <w:rsid w:val="00795D33"/>
    <w:rsid w:val="00796E1E"/>
    <w:rsid w:val="00797834"/>
    <w:rsid w:val="007A258B"/>
    <w:rsid w:val="007A2E7E"/>
    <w:rsid w:val="007A4AFD"/>
    <w:rsid w:val="007A5B30"/>
    <w:rsid w:val="007A7907"/>
    <w:rsid w:val="007B098E"/>
    <w:rsid w:val="007B0F4F"/>
    <w:rsid w:val="007B22C1"/>
    <w:rsid w:val="007B3C15"/>
    <w:rsid w:val="007B3E00"/>
    <w:rsid w:val="007B53C0"/>
    <w:rsid w:val="007B6430"/>
    <w:rsid w:val="007C2D8A"/>
    <w:rsid w:val="007C3F74"/>
    <w:rsid w:val="007C4BFD"/>
    <w:rsid w:val="007C5B35"/>
    <w:rsid w:val="007D0D95"/>
    <w:rsid w:val="007D167C"/>
    <w:rsid w:val="007D2224"/>
    <w:rsid w:val="007D22E2"/>
    <w:rsid w:val="007D32CD"/>
    <w:rsid w:val="007D4372"/>
    <w:rsid w:val="007D795E"/>
    <w:rsid w:val="007E12D3"/>
    <w:rsid w:val="007E24BF"/>
    <w:rsid w:val="007E31D3"/>
    <w:rsid w:val="007E3F88"/>
    <w:rsid w:val="007E4B75"/>
    <w:rsid w:val="007E6643"/>
    <w:rsid w:val="007F019B"/>
    <w:rsid w:val="007F15D7"/>
    <w:rsid w:val="007F465E"/>
    <w:rsid w:val="007F7DAB"/>
    <w:rsid w:val="0080393B"/>
    <w:rsid w:val="00803A25"/>
    <w:rsid w:val="00803FD4"/>
    <w:rsid w:val="008062DB"/>
    <w:rsid w:val="00806321"/>
    <w:rsid w:val="00807585"/>
    <w:rsid w:val="008101FC"/>
    <w:rsid w:val="00810504"/>
    <w:rsid w:val="0081199A"/>
    <w:rsid w:val="0081199D"/>
    <w:rsid w:val="00812267"/>
    <w:rsid w:val="00812D13"/>
    <w:rsid w:val="008140DF"/>
    <w:rsid w:val="008149CF"/>
    <w:rsid w:val="00815FB0"/>
    <w:rsid w:val="0081638C"/>
    <w:rsid w:val="0081658D"/>
    <w:rsid w:val="00816BA8"/>
    <w:rsid w:val="00816EC8"/>
    <w:rsid w:val="00817B3C"/>
    <w:rsid w:val="0082004B"/>
    <w:rsid w:val="0082089B"/>
    <w:rsid w:val="00820D25"/>
    <w:rsid w:val="00826AC5"/>
    <w:rsid w:val="0083058B"/>
    <w:rsid w:val="008305D2"/>
    <w:rsid w:val="008307A7"/>
    <w:rsid w:val="00830935"/>
    <w:rsid w:val="00830E56"/>
    <w:rsid w:val="00832195"/>
    <w:rsid w:val="00833581"/>
    <w:rsid w:val="00835F47"/>
    <w:rsid w:val="0083724F"/>
    <w:rsid w:val="00842B96"/>
    <w:rsid w:val="00842C6E"/>
    <w:rsid w:val="008438FB"/>
    <w:rsid w:val="00843C44"/>
    <w:rsid w:val="008440E5"/>
    <w:rsid w:val="008443D2"/>
    <w:rsid w:val="00844AC5"/>
    <w:rsid w:val="0085270D"/>
    <w:rsid w:val="00852B79"/>
    <w:rsid w:val="00852DE7"/>
    <w:rsid w:val="00853DD5"/>
    <w:rsid w:val="008557E4"/>
    <w:rsid w:val="00855A29"/>
    <w:rsid w:val="00855CFF"/>
    <w:rsid w:val="0085645E"/>
    <w:rsid w:val="0085663E"/>
    <w:rsid w:val="00856A64"/>
    <w:rsid w:val="0085789D"/>
    <w:rsid w:val="00857ACF"/>
    <w:rsid w:val="0086126A"/>
    <w:rsid w:val="008629F8"/>
    <w:rsid w:val="00865C6E"/>
    <w:rsid w:val="0087154F"/>
    <w:rsid w:val="00871937"/>
    <w:rsid w:val="008726DD"/>
    <w:rsid w:val="00874636"/>
    <w:rsid w:val="008753F5"/>
    <w:rsid w:val="0087607B"/>
    <w:rsid w:val="00880D1C"/>
    <w:rsid w:val="00880E36"/>
    <w:rsid w:val="00881B63"/>
    <w:rsid w:val="00882983"/>
    <w:rsid w:val="0088305A"/>
    <w:rsid w:val="0088396D"/>
    <w:rsid w:val="00884D5F"/>
    <w:rsid w:val="00885288"/>
    <w:rsid w:val="00886417"/>
    <w:rsid w:val="008867A5"/>
    <w:rsid w:val="00887571"/>
    <w:rsid w:val="0089099D"/>
    <w:rsid w:val="00890DC3"/>
    <w:rsid w:val="00891071"/>
    <w:rsid w:val="00891DFA"/>
    <w:rsid w:val="00893506"/>
    <w:rsid w:val="00893982"/>
    <w:rsid w:val="00893FE5"/>
    <w:rsid w:val="008972C3"/>
    <w:rsid w:val="00897589"/>
    <w:rsid w:val="00897781"/>
    <w:rsid w:val="00897E1C"/>
    <w:rsid w:val="008A0D9B"/>
    <w:rsid w:val="008A2053"/>
    <w:rsid w:val="008A24FF"/>
    <w:rsid w:val="008A27D9"/>
    <w:rsid w:val="008A2F8F"/>
    <w:rsid w:val="008A35E1"/>
    <w:rsid w:val="008A379A"/>
    <w:rsid w:val="008A3976"/>
    <w:rsid w:val="008A44C4"/>
    <w:rsid w:val="008A55C1"/>
    <w:rsid w:val="008A592B"/>
    <w:rsid w:val="008A6841"/>
    <w:rsid w:val="008A7866"/>
    <w:rsid w:val="008A7C69"/>
    <w:rsid w:val="008B2938"/>
    <w:rsid w:val="008B3291"/>
    <w:rsid w:val="008B3B61"/>
    <w:rsid w:val="008B40A0"/>
    <w:rsid w:val="008B4149"/>
    <w:rsid w:val="008B4389"/>
    <w:rsid w:val="008B6FE5"/>
    <w:rsid w:val="008B7468"/>
    <w:rsid w:val="008B7954"/>
    <w:rsid w:val="008C00CA"/>
    <w:rsid w:val="008C1C37"/>
    <w:rsid w:val="008C1E3F"/>
    <w:rsid w:val="008C31D2"/>
    <w:rsid w:val="008C3CA7"/>
    <w:rsid w:val="008C44CE"/>
    <w:rsid w:val="008C7653"/>
    <w:rsid w:val="008D0983"/>
    <w:rsid w:val="008D1743"/>
    <w:rsid w:val="008D1F11"/>
    <w:rsid w:val="008D2377"/>
    <w:rsid w:val="008D29DF"/>
    <w:rsid w:val="008D30EE"/>
    <w:rsid w:val="008D505D"/>
    <w:rsid w:val="008D7B47"/>
    <w:rsid w:val="008D7E5A"/>
    <w:rsid w:val="008E0AC8"/>
    <w:rsid w:val="008E17C6"/>
    <w:rsid w:val="008E1C35"/>
    <w:rsid w:val="008E1D0D"/>
    <w:rsid w:val="008E3088"/>
    <w:rsid w:val="008E3A41"/>
    <w:rsid w:val="008E3CA6"/>
    <w:rsid w:val="008E43B6"/>
    <w:rsid w:val="008E45DB"/>
    <w:rsid w:val="008E523D"/>
    <w:rsid w:val="008E5BAF"/>
    <w:rsid w:val="008E6C66"/>
    <w:rsid w:val="008E6DB8"/>
    <w:rsid w:val="008E7C8B"/>
    <w:rsid w:val="008F0100"/>
    <w:rsid w:val="008F14D4"/>
    <w:rsid w:val="008F260E"/>
    <w:rsid w:val="008F2E7F"/>
    <w:rsid w:val="008F3009"/>
    <w:rsid w:val="008F4C68"/>
    <w:rsid w:val="008F4EA4"/>
    <w:rsid w:val="008F507C"/>
    <w:rsid w:val="008F53F8"/>
    <w:rsid w:val="008F71BC"/>
    <w:rsid w:val="008F7C16"/>
    <w:rsid w:val="00900288"/>
    <w:rsid w:val="00901819"/>
    <w:rsid w:val="009018E9"/>
    <w:rsid w:val="009038CB"/>
    <w:rsid w:val="00903A64"/>
    <w:rsid w:val="00903E92"/>
    <w:rsid w:val="00903F5D"/>
    <w:rsid w:val="00904FBD"/>
    <w:rsid w:val="009060D5"/>
    <w:rsid w:val="00906643"/>
    <w:rsid w:val="009119E5"/>
    <w:rsid w:val="00911BF6"/>
    <w:rsid w:val="0091425C"/>
    <w:rsid w:val="009144FB"/>
    <w:rsid w:val="009145F8"/>
    <w:rsid w:val="009157DA"/>
    <w:rsid w:val="009168AA"/>
    <w:rsid w:val="00920BB6"/>
    <w:rsid w:val="00921C54"/>
    <w:rsid w:val="00923E2E"/>
    <w:rsid w:val="00923EB8"/>
    <w:rsid w:val="00924B61"/>
    <w:rsid w:val="009255DA"/>
    <w:rsid w:val="00925D60"/>
    <w:rsid w:val="00925FE4"/>
    <w:rsid w:val="00927FA9"/>
    <w:rsid w:val="00930659"/>
    <w:rsid w:val="009309CB"/>
    <w:rsid w:val="009326AB"/>
    <w:rsid w:val="00935104"/>
    <w:rsid w:val="00935400"/>
    <w:rsid w:val="00936316"/>
    <w:rsid w:val="0093729A"/>
    <w:rsid w:val="0093787C"/>
    <w:rsid w:val="00940271"/>
    <w:rsid w:val="0094075C"/>
    <w:rsid w:val="00940BB4"/>
    <w:rsid w:val="00940CAF"/>
    <w:rsid w:val="00940CC3"/>
    <w:rsid w:val="00940EA0"/>
    <w:rsid w:val="0094137D"/>
    <w:rsid w:val="009413E9"/>
    <w:rsid w:val="00943DB5"/>
    <w:rsid w:val="0094424C"/>
    <w:rsid w:val="00955019"/>
    <w:rsid w:val="009552B2"/>
    <w:rsid w:val="009574B8"/>
    <w:rsid w:val="009600A3"/>
    <w:rsid w:val="009604EB"/>
    <w:rsid w:val="00962E89"/>
    <w:rsid w:val="009641F4"/>
    <w:rsid w:val="00964EE3"/>
    <w:rsid w:val="00966481"/>
    <w:rsid w:val="00967D01"/>
    <w:rsid w:val="009706EC"/>
    <w:rsid w:val="0097085D"/>
    <w:rsid w:val="009725B1"/>
    <w:rsid w:val="00973558"/>
    <w:rsid w:val="00973F74"/>
    <w:rsid w:val="00974F55"/>
    <w:rsid w:val="00975569"/>
    <w:rsid w:val="009769C5"/>
    <w:rsid w:val="00976A5A"/>
    <w:rsid w:val="0098036A"/>
    <w:rsid w:val="00980C22"/>
    <w:rsid w:val="00981858"/>
    <w:rsid w:val="009914B1"/>
    <w:rsid w:val="00991EBD"/>
    <w:rsid w:val="009923DC"/>
    <w:rsid w:val="00993B32"/>
    <w:rsid w:val="00993C0B"/>
    <w:rsid w:val="00994429"/>
    <w:rsid w:val="009945A5"/>
    <w:rsid w:val="0099539E"/>
    <w:rsid w:val="0099658B"/>
    <w:rsid w:val="00997A84"/>
    <w:rsid w:val="00997AE0"/>
    <w:rsid w:val="00997C2C"/>
    <w:rsid w:val="00997C60"/>
    <w:rsid w:val="009A00D0"/>
    <w:rsid w:val="009A1D2E"/>
    <w:rsid w:val="009A1FFD"/>
    <w:rsid w:val="009A269E"/>
    <w:rsid w:val="009A3033"/>
    <w:rsid w:val="009A3A64"/>
    <w:rsid w:val="009A444B"/>
    <w:rsid w:val="009A5094"/>
    <w:rsid w:val="009A522E"/>
    <w:rsid w:val="009A589D"/>
    <w:rsid w:val="009A79D4"/>
    <w:rsid w:val="009B19B1"/>
    <w:rsid w:val="009B1A08"/>
    <w:rsid w:val="009B54CA"/>
    <w:rsid w:val="009B5F2B"/>
    <w:rsid w:val="009B646E"/>
    <w:rsid w:val="009B72D3"/>
    <w:rsid w:val="009B7446"/>
    <w:rsid w:val="009C01B6"/>
    <w:rsid w:val="009C385A"/>
    <w:rsid w:val="009C49CA"/>
    <w:rsid w:val="009C558C"/>
    <w:rsid w:val="009C5C8F"/>
    <w:rsid w:val="009D0C12"/>
    <w:rsid w:val="009D1144"/>
    <w:rsid w:val="009D1C68"/>
    <w:rsid w:val="009D3121"/>
    <w:rsid w:val="009D326C"/>
    <w:rsid w:val="009D3DD5"/>
    <w:rsid w:val="009D7324"/>
    <w:rsid w:val="009E0461"/>
    <w:rsid w:val="009E10EE"/>
    <w:rsid w:val="009E1310"/>
    <w:rsid w:val="009E1C7C"/>
    <w:rsid w:val="009E6033"/>
    <w:rsid w:val="009E60B4"/>
    <w:rsid w:val="009E6C31"/>
    <w:rsid w:val="009E71B8"/>
    <w:rsid w:val="009F166D"/>
    <w:rsid w:val="009F358D"/>
    <w:rsid w:val="009F388B"/>
    <w:rsid w:val="009F3F46"/>
    <w:rsid w:val="009F66BE"/>
    <w:rsid w:val="00A01E3A"/>
    <w:rsid w:val="00A02A48"/>
    <w:rsid w:val="00A04FED"/>
    <w:rsid w:val="00A0732F"/>
    <w:rsid w:val="00A1133E"/>
    <w:rsid w:val="00A133EE"/>
    <w:rsid w:val="00A1401C"/>
    <w:rsid w:val="00A14144"/>
    <w:rsid w:val="00A142FF"/>
    <w:rsid w:val="00A14D12"/>
    <w:rsid w:val="00A14EBD"/>
    <w:rsid w:val="00A15FBA"/>
    <w:rsid w:val="00A20445"/>
    <w:rsid w:val="00A21447"/>
    <w:rsid w:val="00A21486"/>
    <w:rsid w:val="00A229F3"/>
    <w:rsid w:val="00A24B9F"/>
    <w:rsid w:val="00A26322"/>
    <w:rsid w:val="00A266C0"/>
    <w:rsid w:val="00A3144C"/>
    <w:rsid w:val="00A332E3"/>
    <w:rsid w:val="00A34449"/>
    <w:rsid w:val="00A3586F"/>
    <w:rsid w:val="00A35F60"/>
    <w:rsid w:val="00A36209"/>
    <w:rsid w:val="00A36E30"/>
    <w:rsid w:val="00A4017E"/>
    <w:rsid w:val="00A45166"/>
    <w:rsid w:val="00A45550"/>
    <w:rsid w:val="00A45C2A"/>
    <w:rsid w:val="00A46683"/>
    <w:rsid w:val="00A5069A"/>
    <w:rsid w:val="00A5169A"/>
    <w:rsid w:val="00A51ACB"/>
    <w:rsid w:val="00A51F6D"/>
    <w:rsid w:val="00A521EA"/>
    <w:rsid w:val="00A53343"/>
    <w:rsid w:val="00A546E9"/>
    <w:rsid w:val="00A5510E"/>
    <w:rsid w:val="00A5535F"/>
    <w:rsid w:val="00A554CE"/>
    <w:rsid w:val="00A560D8"/>
    <w:rsid w:val="00A56BC0"/>
    <w:rsid w:val="00A57785"/>
    <w:rsid w:val="00A57C78"/>
    <w:rsid w:val="00A602B1"/>
    <w:rsid w:val="00A607EA"/>
    <w:rsid w:val="00A60B63"/>
    <w:rsid w:val="00A61870"/>
    <w:rsid w:val="00A62147"/>
    <w:rsid w:val="00A635A9"/>
    <w:rsid w:val="00A638C7"/>
    <w:rsid w:val="00A66844"/>
    <w:rsid w:val="00A66999"/>
    <w:rsid w:val="00A66B94"/>
    <w:rsid w:val="00A67232"/>
    <w:rsid w:val="00A710F3"/>
    <w:rsid w:val="00A74B82"/>
    <w:rsid w:val="00A766A7"/>
    <w:rsid w:val="00A76746"/>
    <w:rsid w:val="00A83113"/>
    <w:rsid w:val="00A84A73"/>
    <w:rsid w:val="00A850C3"/>
    <w:rsid w:val="00A85255"/>
    <w:rsid w:val="00A8536A"/>
    <w:rsid w:val="00A85C31"/>
    <w:rsid w:val="00A85CC3"/>
    <w:rsid w:val="00A85E5E"/>
    <w:rsid w:val="00A86BB4"/>
    <w:rsid w:val="00A87737"/>
    <w:rsid w:val="00A9255D"/>
    <w:rsid w:val="00A92A0C"/>
    <w:rsid w:val="00A939E9"/>
    <w:rsid w:val="00A93C14"/>
    <w:rsid w:val="00A949FB"/>
    <w:rsid w:val="00A95479"/>
    <w:rsid w:val="00A9683A"/>
    <w:rsid w:val="00A96989"/>
    <w:rsid w:val="00AA1B68"/>
    <w:rsid w:val="00AA4094"/>
    <w:rsid w:val="00AA4CBD"/>
    <w:rsid w:val="00AA5E18"/>
    <w:rsid w:val="00AA61F7"/>
    <w:rsid w:val="00AA63B9"/>
    <w:rsid w:val="00AA77BA"/>
    <w:rsid w:val="00AB0BDC"/>
    <w:rsid w:val="00AB5D9E"/>
    <w:rsid w:val="00AB617B"/>
    <w:rsid w:val="00AB6C77"/>
    <w:rsid w:val="00AB7125"/>
    <w:rsid w:val="00AC1D40"/>
    <w:rsid w:val="00AC26DB"/>
    <w:rsid w:val="00AC6B4E"/>
    <w:rsid w:val="00AC72FC"/>
    <w:rsid w:val="00AD0E75"/>
    <w:rsid w:val="00AD2463"/>
    <w:rsid w:val="00AD3524"/>
    <w:rsid w:val="00AD4835"/>
    <w:rsid w:val="00AD4B33"/>
    <w:rsid w:val="00AD6324"/>
    <w:rsid w:val="00AD67B1"/>
    <w:rsid w:val="00AD6A66"/>
    <w:rsid w:val="00AD6FA9"/>
    <w:rsid w:val="00AE14F3"/>
    <w:rsid w:val="00AE1EDD"/>
    <w:rsid w:val="00AE388A"/>
    <w:rsid w:val="00AE3F81"/>
    <w:rsid w:val="00AE4C9E"/>
    <w:rsid w:val="00AE5082"/>
    <w:rsid w:val="00AE50AA"/>
    <w:rsid w:val="00AE60EF"/>
    <w:rsid w:val="00AE628C"/>
    <w:rsid w:val="00AE77B1"/>
    <w:rsid w:val="00AF0D3C"/>
    <w:rsid w:val="00AF1F6D"/>
    <w:rsid w:val="00AF2500"/>
    <w:rsid w:val="00AF2FF1"/>
    <w:rsid w:val="00AF5E14"/>
    <w:rsid w:val="00B00C7B"/>
    <w:rsid w:val="00B01975"/>
    <w:rsid w:val="00B01E90"/>
    <w:rsid w:val="00B0244B"/>
    <w:rsid w:val="00B029D0"/>
    <w:rsid w:val="00B03062"/>
    <w:rsid w:val="00B03E75"/>
    <w:rsid w:val="00B04744"/>
    <w:rsid w:val="00B07DA6"/>
    <w:rsid w:val="00B10B45"/>
    <w:rsid w:val="00B10D1F"/>
    <w:rsid w:val="00B12AE3"/>
    <w:rsid w:val="00B12B7A"/>
    <w:rsid w:val="00B1412D"/>
    <w:rsid w:val="00B14453"/>
    <w:rsid w:val="00B157A7"/>
    <w:rsid w:val="00B15C28"/>
    <w:rsid w:val="00B16978"/>
    <w:rsid w:val="00B16C08"/>
    <w:rsid w:val="00B20C14"/>
    <w:rsid w:val="00B21636"/>
    <w:rsid w:val="00B2303E"/>
    <w:rsid w:val="00B24836"/>
    <w:rsid w:val="00B25A9F"/>
    <w:rsid w:val="00B26B6B"/>
    <w:rsid w:val="00B30924"/>
    <w:rsid w:val="00B324D9"/>
    <w:rsid w:val="00B327D3"/>
    <w:rsid w:val="00B37828"/>
    <w:rsid w:val="00B37ECB"/>
    <w:rsid w:val="00B4169B"/>
    <w:rsid w:val="00B41E3D"/>
    <w:rsid w:val="00B41FF3"/>
    <w:rsid w:val="00B43135"/>
    <w:rsid w:val="00B431E8"/>
    <w:rsid w:val="00B43419"/>
    <w:rsid w:val="00B50376"/>
    <w:rsid w:val="00B50503"/>
    <w:rsid w:val="00B5085D"/>
    <w:rsid w:val="00B525BC"/>
    <w:rsid w:val="00B53032"/>
    <w:rsid w:val="00B53DBC"/>
    <w:rsid w:val="00B542B1"/>
    <w:rsid w:val="00B601BC"/>
    <w:rsid w:val="00B62994"/>
    <w:rsid w:val="00B63D08"/>
    <w:rsid w:val="00B646AB"/>
    <w:rsid w:val="00B64D61"/>
    <w:rsid w:val="00B65028"/>
    <w:rsid w:val="00B65D52"/>
    <w:rsid w:val="00B71CCF"/>
    <w:rsid w:val="00B7413D"/>
    <w:rsid w:val="00B74584"/>
    <w:rsid w:val="00B748FA"/>
    <w:rsid w:val="00B7498F"/>
    <w:rsid w:val="00B760A0"/>
    <w:rsid w:val="00B8033D"/>
    <w:rsid w:val="00B836CE"/>
    <w:rsid w:val="00B846E4"/>
    <w:rsid w:val="00B84812"/>
    <w:rsid w:val="00B853EA"/>
    <w:rsid w:val="00B86384"/>
    <w:rsid w:val="00B86790"/>
    <w:rsid w:val="00B86D68"/>
    <w:rsid w:val="00B87A4A"/>
    <w:rsid w:val="00B900E4"/>
    <w:rsid w:val="00B904A7"/>
    <w:rsid w:val="00B90C04"/>
    <w:rsid w:val="00B913B9"/>
    <w:rsid w:val="00B9147E"/>
    <w:rsid w:val="00B9210F"/>
    <w:rsid w:val="00B924B4"/>
    <w:rsid w:val="00B93303"/>
    <w:rsid w:val="00B93BA4"/>
    <w:rsid w:val="00B93BC5"/>
    <w:rsid w:val="00B96ECD"/>
    <w:rsid w:val="00B975C3"/>
    <w:rsid w:val="00B97B33"/>
    <w:rsid w:val="00B97BFA"/>
    <w:rsid w:val="00BA0C84"/>
    <w:rsid w:val="00BA1611"/>
    <w:rsid w:val="00BA1BE4"/>
    <w:rsid w:val="00BA2089"/>
    <w:rsid w:val="00BA2402"/>
    <w:rsid w:val="00BA2451"/>
    <w:rsid w:val="00BA4625"/>
    <w:rsid w:val="00BA68D3"/>
    <w:rsid w:val="00BA6BAA"/>
    <w:rsid w:val="00BA7155"/>
    <w:rsid w:val="00BA7674"/>
    <w:rsid w:val="00BA7C18"/>
    <w:rsid w:val="00BB0987"/>
    <w:rsid w:val="00BB0B5B"/>
    <w:rsid w:val="00BB33BE"/>
    <w:rsid w:val="00BB41C7"/>
    <w:rsid w:val="00BB4FF6"/>
    <w:rsid w:val="00BB57A1"/>
    <w:rsid w:val="00BB6D8A"/>
    <w:rsid w:val="00BB6F13"/>
    <w:rsid w:val="00BB7A4B"/>
    <w:rsid w:val="00BC16CF"/>
    <w:rsid w:val="00BC262F"/>
    <w:rsid w:val="00BC657D"/>
    <w:rsid w:val="00BD0E8E"/>
    <w:rsid w:val="00BD1439"/>
    <w:rsid w:val="00BD2D9C"/>
    <w:rsid w:val="00BD44BB"/>
    <w:rsid w:val="00BD46BC"/>
    <w:rsid w:val="00BD4814"/>
    <w:rsid w:val="00BD4BCC"/>
    <w:rsid w:val="00BD4C6F"/>
    <w:rsid w:val="00BD53F4"/>
    <w:rsid w:val="00BD5857"/>
    <w:rsid w:val="00BD68E6"/>
    <w:rsid w:val="00BD7F5D"/>
    <w:rsid w:val="00BE18D6"/>
    <w:rsid w:val="00BE3935"/>
    <w:rsid w:val="00BE5EB3"/>
    <w:rsid w:val="00BE7E8B"/>
    <w:rsid w:val="00BF05C0"/>
    <w:rsid w:val="00BF0AEF"/>
    <w:rsid w:val="00BF1544"/>
    <w:rsid w:val="00BF20E4"/>
    <w:rsid w:val="00BF36FD"/>
    <w:rsid w:val="00BF4333"/>
    <w:rsid w:val="00BF43DC"/>
    <w:rsid w:val="00BF7CF5"/>
    <w:rsid w:val="00C000F7"/>
    <w:rsid w:val="00C00901"/>
    <w:rsid w:val="00C00B44"/>
    <w:rsid w:val="00C0193E"/>
    <w:rsid w:val="00C02069"/>
    <w:rsid w:val="00C0268C"/>
    <w:rsid w:val="00C03057"/>
    <w:rsid w:val="00C03AC1"/>
    <w:rsid w:val="00C05AE7"/>
    <w:rsid w:val="00C11F32"/>
    <w:rsid w:val="00C12011"/>
    <w:rsid w:val="00C125D9"/>
    <w:rsid w:val="00C12745"/>
    <w:rsid w:val="00C14F05"/>
    <w:rsid w:val="00C16185"/>
    <w:rsid w:val="00C16B29"/>
    <w:rsid w:val="00C16FEC"/>
    <w:rsid w:val="00C17DEA"/>
    <w:rsid w:val="00C20154"/>
    <w:rsid w:val="00C21754"/>
    <w:rsid w:val="00C21D7E"/>
    <w:rsid w:val="00C23579"/>
    <w:rsid w:val="00C243C0"/>
    <w:rsid w:val="00C26675"/>
    <w:rsid w:val="00C2711E"/>
    <w:rsid w:val="00C27268"/>
    <w:rsid w:val="00C27EEA"/>
    <w:rsid w:val="00C36E3A"/>
    <w:rsid w:val="00C37795"/>
    <w:rsid w:val="00C37A2D"/>
    <w:rsid w:val="00C37A76"/>
    <w:rsid w:val="00C41CA2"/>
    <w:rsid w:val="00C4376C"/>
    <w:rsid w:val="00C43784"/>
    <w:rsid w:val="00C43897"/>
    <w:rsid w:val="00C4397B"/>
    <w:rsid w:val="00C512F9"/>
    <w:rsid w:val="00C5285F"/>
    <w:rsid w:val="00C54F57"/>
    <w:rsid w:val="00C56286"/>
    <w:rsid w:val="00C6038F"/>
    <w:rsid w:val="00C604E7"/>
    <w:rsid w:val="00C60BF4"/>
    <w:rsid w:val="00C60D20"/>
    <w:rsid w:val="00C61B85"/>
    <w:rsid w:val="00C62D25"/>
    <w:rsid w:val="00C62E42"/>
    <w:rsid w:val="00C641D4"/>
    <w:rsid w:val="00C65646"/>
    <w:rsid w:val="00C668FC"/>
    <w:rsid w:val="00C66BFB"/>
    <w:rsid w:val="00C67248"/>
    <w:rsid w:val="00C7084A"/>
    <w:rsid w:val="00C70FF8"/>
    <w:rsid w:val="00C71F57"/>
    <w:rsid w:val="00C758B9"/>
    <w:rsid w:val="00C760F6"/>
    <w:rsid w:val="00C7620C"/>
    <w:rsid w:val="00C805FA"/>
    <w:rsid w:val="00C80E6C"/>
    <w:rsid w:val="00C81328"/>
    <w:rsid w:val="00C8218A"/>
    <w:rsid w:val="00C84BD7"/>
    <w:rsid w:val="00C8520C"/>
    <w:rsid w:val="00C86CC9"/>
    <w:rsid w:val="00C924A5"/>
    <w:rsid w:val="00C943DC"/>
    <w:rsid w:val="00C9466E"/>
    <w:rsid w:val="00C94694"/>
    <w:rsid w:val="00C952D6"/>
    <w:rsid w:val="00C9582B"/>
    <w:rsid w:val="00C96EDD"/>
    <w:rsid w:val="00C96F86"/>
    <w:rsid w:val="00C977D7"/>
    <w:rsid w:val="00C97AF8"/>
    <w:rsid w:val="00CA17E4"/>
    <w:rsid w:val="00CA7DE0"/>
    <w:rsid w:val="00CB0742"/>
    <w:rsid w:val="00CB24C1"/>
    <w:rsid w:val="00CB2715"/>
    <w:rsid w:val="00CB409C"/>
    <w:rsid w:val="00CB5B28"/>
    <w:rsid w:val="00CB7B93"/>
    <w:rsid w:val="00CC039C"/>
    <w:rsid w:val="00CC2DE2"/>
    <w:rsid w:val="00CC36BB"/>
    <w:rsid w:val="00CC3CC9"/>
    <w:rsid w:val="00CC4836"/>
    <w:rsid w:val="00CC695D"/>
    <w:rsid w:val="00CD0168"/>
    <w:rsid w:val="00CD0E6D"/>
    <w:rsid w:val="00CD15CE"/>
    <w:rsid w:val="00CD18AD"/>
    <w:rsid w:val="00CD1A6A"/>
    <w:rsid w:val="00CD3E27"/>
    <w:rsid w:val="00CD58DA"/>
    <w:rsid w:val="00CD5B9D"/>
    <w:rsid w:val="00CD62BF"/>
    <w:rsid w:val="00CD73B0"/>
    <w:rsid w:val="00CE08B6"/>
    <w:rsid w:val="00CE0A9D"/>
    <w:rsid w:val="00CE3848"/>
    <w:rsid w:val="00CE3D90"/>
    <w:rsid w:val="00CE43AB"/>
    <w:rsid w:val="00CE47E4"/>
    <w:rsid w:val="00CE755F"/>
    <w:rsid w:val="00CF0773"/>
    <w:rsid w:val="00CF1ACD"/>
    <w:rsid w:val="00CF5362"/>
    <w:rsid w:val="00CF70A7"/>
    <w:rsid w:val="00CF7492"/>
    <w:rsid w:val="00CF77B0"/>
    <w:rsid w:val="00D00066"/>
    <w:rsid w:val="00D00A13"/>
    <w:rsid w:val="00D01476"/>
    <w:rsid w:val="00D01D6A"/>
    <w:rsid w:val="00D02098"/>
    <w:rsid w:val="00D03447"/>
    <w:rsid w:val="00D04EFE"/>
    <w:rsid w:val="00D04F3D"/>
    <w:rsid w:val="00D07068"/>
    <w:rsid w:val="00D126C9"/>
    <w:rsid w:val="00D13FE4"/>
    <w:rsid w:val="00D140D2"/>
    <w:rsid w:val="00D14A04"/>
    <w:rsid w:val="00D14E67"/>
    <w:rsid w:val="00D15E7B"/>
    <w:rsid w:val="00D17D38"/>
    <w:rsid w:val="00D21590"/>
    <w:rsid w:val="00D23410"/>
    <w:rsid w:val="00D234BD"/>
    <w:rsid w:val="00D245CE"/>
    <w:rsid w:val="00D32545"/>
    <w:rsid w:val="00D32643"/>
    <w:rsid w:val="00D358B8"/>
    <w:rsid w:val="00D370BD"/>
    <w:rsid w:val="00D40DA5"/>
    <w:rsid w:val="00D415F4"/>
    <w:rsid w:val="00D424C8"/>
    <w:rsid w:val="00D42D23"/>
    <w:rsid w:val="00D44AC6"/>
    <w:rsid w:val="00D45071"/>
    <w:rsid w:val="00D46826"/>
    <w:rsid w:val="00D46B31"/>
    <w:rsid w:val="00D4740B"/>
    <w:rsid w:val="00D50369"/>
    <w:rsid w:val="00D51449"/>
    <w:rsid w:val="00D51C5D"/>
    <w:rsid w:val="00D51C68"/>
    <w:rsid w:val="00D527C5"/>
    <w:rsid w:val="00D534CE"/>
    <w:rsid w:val="00D56ED6"/>
    <w:rsid w:val="00D57284"/>
    <w:rsid w:val="00D63546"/>
    <w:rsid w:val="00D656C5"/>
    <w:rsid w:val="00D6603B"/>
    <w:rsid w:val="00D66A10"/>
    <w:rsid w:val="00D6711A"/>
    <w:rsid w:val="00D677EF"/>
    <w:rsid w:val="00D70CBE"/>
    <w:rsid w:val="00D70F89"/>
    <w:rsid w:val="00D71155"/>
    <w:rsid w:val="00D711A9"/>
    <w:rsid w:val="00D7355C"/>
    <w:rsid w:val="00D73AC8"/>
    <w:rsid w:val="00D744E8"/>
    <w:rsid w:val="00D765BA"/>
    <w:rsid w:val="00D77054"/>
    <w:rsid w:val="00D77B39"/>
    <w:rsid w:val="00D77B82"/>
    <w:rsid w:val="00D8200A"/>
    <w:rsid w:val="00D843D2"/>
    <w:rsid w:val="00D8444B"/>
    <w:rsid w:val="00D85D68"/>
    <w:rsid w:val="00D90D23"/>
    <w:rsid w:val="00D91B1D"/>
    <w:rsid w:val="00D94BB1"/>
    <w:rsid w:val="00D94E29"/>
    <w:rsid w:val="00D9501D"/>
    <w:rsid w:val="00D95291"/>
    <w:rsid w:val="00D953C5"/>
    <w:rsid w:val="00D96B80"/>
    <w:rsid w:val="00D96CEB"/>
    <w:rsid w:val="00DA0106"/>
    <w:rsid w:val="00DA0532"/>
    <w:rsid w:val="00DA0AAC"/>
    <w:rsid w:val="00DA2EDE"/>
    <w:rsid w:val="00DA367F"/>
    <w:rsid w:val="00DA37E2"/>
    <w:rsid w:val="00DA4CC2"/>
    <w:rsid w:val="00DA517E"/>
    <w:rsid w:val="00DB1394"/>
    <w:rsid w:val="00DB2CD9"/>
    <w:rsid w:val="00DB591A"/>
    <w:rsid w:val="00DB5F34"/>
    <w:rsid w:val="00DB7A0F"/>
    <w:rsid w:val="00DB7A34"/>
    <w:rsid w:val="00DC07BE"/>
    <w:rsid w:val="00DC3122"/>
    <w:rsid w:val="00DC481C"/>
    <w:rsid w:val="00DC653C"/>
    <w:rsid w:val="00DC6814"/>
    <w:rsid w:val="00DC6BE2"/>
    <w:rsid w:val="00DC7335"/>
    <w:rsid w:val="00DD003B"/>
    <w:rsid w:val="00DD07EB"/>
    <w:rsid w:val="00DD0C5C"/>
    <w:rsid w:val="00DD1237"/>
    <w:rsid w:val="00DD3078"/>
    <w:rsid w:val="00DD358C"/>
    <w:rsid w:val="00DE03D5"/>
    <w:rsid w:val="00DE04D8"/>
    <w:rsid w:val="00DE0646"/>
    <w:rsid w:val="00DE06B9"/>
    <w:rsid w:val="00DE170A"/>
    <w:rsid w:val="00DE19F5"/>
    <w:rsid w:val="00DE2988"/>
    <w:rsid w:val="00DE40F4"/>
    <w:rsid w:val="00DF23F0"/>
    <w:rsid w:val="00DF3A50"/>
    <w:rsid w:val="00DF3D5A"/>
    <w:rsid w:val="00DF48AE"/>
    <w:rsid w:val="00E00D41"/>
    <w:rsid w:val="00E00E29"/>
    <w:rsid w:val="00E01203"/>
    <w:rsid w:val="00E01540"/>
    <w:rsid w:val="00E01958"/>
    <w:rsid w:val="00E03D77"/>
    <w:rsid w:val="00E05262"/>
    <w:rsid w:val="00E054A5"/>
    <w:rsid w:val="00E05CC3"/>
    <w:rsid w:val="00E10F4D"/>
    <w:rsid w:val="00E13076"/>
    <w:rsid w:val="00E1360E"/>
    <w:rsid w:val="00E13ED7"/>
    <w:rsid w:val="00E155AC"/>
    <w:rsid w:val="00E15951"/>
    <w:rsid w:val="00E16882"/>
    <w:rsid w:val="00E17199"/>
    <w:rsid w:val="00E17AD2"/>
    <w:rsid w:val="00E17F10"/>
    <w:rsid w:val="00E21461"/>
    <w:rsid w:val="00E221B1"/>
    <w:rsid w:val="00E2533C"/>
    <w:rsid w:val="00E25EE8"/>
    <w:rsid w:val="00E2673A"/>
    <w:rsid w:val="00E305DE"/>
    <w:rsid w:val="00E30DF9"/>
    <w:rsid w:val="00E36CA4"/>
    <w:rsid w:val="00E417DF"/>
    <w:rsid w:val="00E418D0"/>
    <w:rsid w:val="00E43A4E"/>
    <w:rsid w:val="00E4475B"/>
    <w:rsid w:val="00E451D3"/>
    <w:rsid w:val="00E462B7"/>
    <w:rsid w:val="00E4796A"/>
    <w:rsid w:val="00E47C7B"/>
    <w:rsid w:val="00E47C8E"/>
    <w:rsid w:val="00E505CB"/>
    <w:rsid w:val="00E50B18"/>
    <w:rsid w:val="00E51272"/>
    <w:rsid w:val="00E5354F"/>
    <w:rsid w:val="00E53E3F"/>
    <w:rsid w:val="00E554A5"/>
    <w:rsid w:val="00E563BC"/>
    <w:rsid w:val="00E6133D"/>
    <w:rsid w:val="00E621AE"/>
    <w:rsid w:val="00E62FBD"/>
    <w:rsid w:val="00E6699C"/>
    <w:rsid w:val="00E66F03"/>
    <w:rsid w:val="00E6790E"/>
    <w:rsid w:val="00E710D8"/>
    <w:rsid w:val="00E737CB"/>
    <w:rsid w:val="00E73AD9"/>
    <w:rsid w:val="00E741F3"/>
    <w:rsid w:val="00E74EFB"/>
    <w:rsid w:val="00E75C98"/>
    <w:rsid w:val="00E76310"/>
    <w:rsid w:val="00E763A1"/>
    <w:rsid w:val="00E771D9"/>
    <w:rsid w:val="00E77A72"/>
    <w:rsid w:val="00E77EA6"/>
    <w:rsid w:val="00E80553"/>
    <w:rsid w:val="00E806A9"/>
    <w:rsid w:val="00E80F69"/>
    <w:rsid w:val="00E84773"/>
    <w:rsid w:val="00E851B7"/>
    <w:rsid w:val="00E856B4"/>
    <w:rsid w:val="00E86B69"/>
    <w:rsid w:val="00E87DE7"/>
    <w:rsid w:val="00E90E92"/>
    <w:rsid w:val="00E9210B"/>
    <w:rsid w:val="00E932E7"/>
    <w:rsid w:val="00E9528B"/>
    <w:rsid w:val="00E95B7F"/>
    <w:rsid w:val="00E97108"/>
    <w:rsid w:val="00E97BBF"/>
    <w:rsid w:val="00E97C56"/>
    <w:rsid w:val="00EA4BAE"/>
    <w:rsid w:val="00EA4D48"/>
    <w:rsid w:val="00EA60A8"/>
    <w:rsid w:val="00EA6323"/>
    <w:rsid w:val="00EB020A"/>
    <w:rsid w:val="00EB0C4F"/>
    <w:rsid w:val="00EB143A"/>
    <w:rsid w:val="00EB48F5"/>
    <w:rsid w:val="00EB4D81"/>
    <w:rsid w:val="00EB663D"/>
    <w:rsid w:val="00EC034B"/>
    <w:rsid w:val="00EC1AC4"/>
    <w:rsid w:val="00EC26FA"/>
    <w:rsid w:val="00EC5E23"/>
    <w:rsid w:val="00EC5F78"/>
    <w:rsid w:val="00EC6859"/>
    <w:rsid w:val="00ED02EA"/>
    <w:rsid w:val="00ED2122"/>
    <w:rsid w:val="00ED3BF4"/>
    <w:rsid w:val="00ED3CFE"/>
    <w:rsid w:val="00ED48AD"/>
    <w:rsid w:val="00ED5A41"/>
    <w:rsid w:val="00ED6487"/>
    <w:rsid w:val="00ED6789"/>
    <w:rsid w:val="00ED6C68"/>
    <w:rsid w:val="00ED710F"/>
    <w:rsid w:val="00ED7842"/>
    <w:rsid w:val="00EE1368"/>
    <w:rsid w:val="00EE1F7C"/>
    <w:rsid w:val="00EE220D"/>
    <w:rsid w:val="00EE2564"/>
    <w:rsid w:val="00EF0CD4"/>
    <w:rsid w:val="00EF2435"/>
    <w:rsid w:val="00EF45A3"/>
    <w:rsid w:val="00EF5CB1"/>
    <w:rsid w:val="00EF6003"/>
    <w:rsid w:val="00EF7BFB"/>
    <w:rsid w:val="00F01F89"/>
    <w:rsid w:val="00F024FD"/>
    <w:rsid w:val="00F02D90"/>
    <w:rsid w:val="00F10236"/>
    <w:rsid w:val="00F11823"/>
    <w:rsid w:val="00F12210"/>
    <w:rsid w:val="00F132B6"/>
    <w:rsid w:val="00F13801"/>
    <w:rsid w:val="00F1385E"/>
    <w:rsid w:val="00F14AAD"/>
    <w:rsid w:val="00F14D87"/>
    <w:rsid w:val="00F15AA7"/>
    <w:rsid w:val="00F1705B"/>
    <w:rsid w:val="00F174E2"/>
    <w:rsid w:val="00F22241"/>
    <w:rsid w:val="00F22763"/>
    <w:rsid w:val="00F2285F"/>
    <w:rsid w:val="00F22A28"/>
    <w:rsid w:val="00F2336A"/>
    <w:rsid w:val="00F23514"/>
    <w:rsid w:val="00F308E7"/>
    <w:rsid w:val="00F32560"/>
    <w:rsid w:val="00F32955"/>
    <w:rsid w:val="00F34198"/>
    <w:rsid w:val="00F34C7F"/>
    <w:rsid w:val="00F363A4"/>
    <w:rsid w:val="00F372CF"/>
    <w:rsid w:val="00F4588B"/>
    <w:rsid w:val="00F473FE"/>
    <w:rsid w:val="00F502F3"/>
    <w:rsid w:val="00F52C79"/>
    <w:rsid w:val="00F54B75"/>
    <w:rsid w:val="00F55B6B"/>
    <w:rsid w:val="00F570BD"/>
    <w:rsid w:val="00F60055"/>
    <w:rsid w:val="00F60D76"/>
    <w:rsid w:val="00F63C05"/>
    <w:rsid w:val="00F64307"/>
    <w:rsid w:val="00F649EE"/>
    <w:rsid w:val="00F656C6"/>
    <w:rsid w:val="00F66744"/>
    <w:rsid w:val="00F66F5F"/>
    <w:rsid w:val="00F67124"/>
    <w:rsid w:val="00F67D33"/>
    <w:rsid w:val="00F70BCA"/>
    <w:rsid w:val="00F72015"/>
    <w:rsid w:val="00F720F9"/>
    <w:rsid w:val="00F73B4E"/>
    <w:rsid w:val="00F74BDD"/>
    <w:rsid w:val="00F763DB"/>
    <w:rsid w:val="00F7666C"/>
    <w:rsid w:val="00F76F16"/>
    <w:rsid w:val="00F77C85"/>
    <w:rsid w:val="00F81DB5"/>
    <w:rsid w:val="00F823C3"/>
    <w:rsid w:val="00F838CC"/>
    <w:rsid w:val="00F839A7"/>
    <w:rsid w:val="00F85EF1"/>
    <w:rsid w:val="00F90F55"/>
    <w:rsid w:val="00F915B2"/>
    <w:rsid w:val="00F9367A"/>
    <w:rsid w:val="00F94356"/>
    <w:rsid w:val="00F96BC3"/>
    <w:rsid w:val="00FA184E"/>
    <w:rsid w:val="00FA1C0B"/>
    <w:rsid w:val="00FA1EC3"/>
    <w:rsid w:val="00FA5819"/>
    <w:rsid w:val="00FA698C"/>
    <w:rsid w:val="00FB2B69"/>
    <w:rsid w:val="00FB35C3"/>
    <w:rsid w:val="00FB36A6"/>
    <w:rsid w:val="00FB3EB9"/>
    <w:rsid w:val="00FB6782"/>
    <w:rsid w:val="00FB6A49"/>
    <w:rsid w:val="00FB775D"/>
    <w:rsid w:val="00FB78D8"/>
    <w:rsid w:val="00FC100E"/>
    <w:rsid w:val="00FC296E"/>
    <w:rsid w:val="00FC5ABE"/>
    <w:rsid w:val="00FC60CB"/>
    <w:rsid w:val="00FC60F9"/>
    <w:rsid w:val="00FC655B"/>
    <w:rsid w:val="00FC6989"/>
    <w:rsid w:val="00FD0654"/>
    <w:rsid w:val="00FD3439"/>
    <w:rsid w:val="00FD368C"/>
    <w:rsid w:val="00FD5134"/>
    <w:rsid w:val="00FD5D76"/>
    <w:rsid w:val="00FD622E"/>
    <w:rsid w:val="00FD67EF"/>
    <w:rsid w:val="00FD71C1"/>
    <w:rsid w:val="00FE06F4"/>
    <w:rsid w:val="00FE0745"/>
    <w:rsid w:val="00FE0850"/>
    <w:rsid w:val="00FE24B5"/>
    <w:rsid w:val="00FE2816"/>
    <w:rsid w:val="00FE2C63"/>
    <w:rsid w:val="00FE3632"/>
    <w:rsid w:val="00FE38C2"/>
    <w:rsid w:val="00FE3F97"/>
    <w:rsid w:val="00FE408F"/>
    <w:rsid w:val="00FE41ED"/>
    <w:rsid w:val="00FE621B"/>
    <w:rsid w:val="00FE6CF9"/>
    <w:rsid w:val="00FE7BE0"/>
    <w:rsid w:val="00FE7FF6"/>
    <w:rsid w:val="00FF00A6"/>
    <w:rsid w:val="00FF04E2"/>
    <w:rsid w:val="00FF0C0F"/>
    <w:rsid w:val="00FF33DF"/>
    <w:rsid w:val="00FF3509"/>
    <w:rsid w:val="00FF3569"/>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docId w15:val="{6BBFB2F4-C7A7-1A4C-8F53-D01CA0474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line="480" w:lineRule="auto"/>
      <w:ind w:left="384" w:hanging="384"/>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07958760">
      <w:bodyDiv w:val="1"/>
      <w:marLeft w:val="0"/>
      <w:marRight w:val="0"/>
      <w:marTop w:val="0"/>
      <w:marBottom w:val="0"/>
      <w:divBdr>
        <w:top w:val="none" w:sz="0" w:space="0" w:color="auto"/>
        <w:left w:val="none" w:sz="0" w:space="0" w:color="auto"/>
        <w:bottom w:val="none" w:sz="0" w:space="0" w:color="auto"/>
        <w:right w:val="none" w:sz="0" w:space="0" w:color="auto"/>
      </w:divBdr>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25</Pages>
  <Words>46971</Words>
  <Characters>267740</Characters>
  <Application>Microsoft Office Word</Application>
  <DocSecurity>0</DocSecurity>
  <Lines>2231</Lines>
  <Paragraphs>628</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314083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68</cp:revision>
  <cp:lastPrinted>2022-12-19T18:09:00Z</cp:lastPrinted>
  <dcterms:created xsi:type="dcterms:W3CDTF">2023-05-11T15:48:00Z</dcterms:created>
  <dcterms:modified xsi:type="dcterms:W3CDTF">2023-05-11T19:28:00Z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id="AD4ZbgKG"/&gt;&lt;style id="http://www.zotero.org/styles/nature" hasBibliography="1" bibliographyStyleHasBeenSet="1"/&gt;&lt;prefs&gt;&lt;pref name="fieldType" value="Field"/&gt;&lt;pref name="delayCitationUpdates" valu</vt:lpwstr>
  </property>
  <property fmtid="{D5CDD505-2E9C-101B-9397-08002B2CF9AE}" pid="3" name="ZOTERO_PREF_2">
    <vt:lpwstr>e="true"/&gt;&lt;pref name="dontAskDelayCitationUpdates" value="true"/&gt;&lt;/prefs&gt;&lt;/data&gt;</vt:lpwstr>
  </property>
</Properties>
</file>