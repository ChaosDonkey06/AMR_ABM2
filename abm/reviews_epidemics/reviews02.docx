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Default="00F422B3" w:rsidP="00F422B3">
      <w:r w:rsidRPr="00F422B3">
        <w:rPr>
          <w:rFonts w:asciiTheme="majorHAnsi" w:hAnsiTheme="majorHAnsi"/>
          <w:sz w:val="28"/>
          <w:szCs w:val="28"/>
        </w:rPr>
        <w:t>Manuscript Number:</w:t>
      </w:r>
      <w:r w:rsidRPr="00F422B3">
        <w:rPr>
          <w:rFonts w:asciiTheme="majorHAnsi" w:hAnsiTheme="majorHAnsi"/>
          <w:b/>
          <w:bCs/>
          <w:sz w:val="28"/>
          <w:szCs w:val="28"/>
        </w:rPr>
        <w:t> EPIDEMICS-D-24-00069 </w:t>
      </w:r>
      <w:r w:rsidRPr="00F422B3">
        <w:rPr>
          <w:rFonts w:ascii="Arial" w:hAnsi="Arial" w:cs="Arial"/>
          <w:b/>
          <w:bCs/>
          <w:sz w:val="28"/>
          <w:szCs w:val="28"/>
        </w:rPr>
        <w:t> </w:t>
      </w:r>
      <w:r w:rsidRPr="00F422B3">
        <w:br/>
      </w:r>
      <w:r w:rsidRPr="00F422B3">
        <w:br/>
      </w:r>
      <w:r w:rsidR="000E4277" w:rsidRPr="002C55DE">
        <w:rPr>
          <w:rFonts w:asciiTheme="majorHAnsi" w:hAnsiTheme="majorHAnsi"/>
          <w:sz w:val="28"/>
          <w:szCs w:val="28"/>
        </w:rPr>
        <w:t>Manuscript title:</w:t>
      </w:r>
      <w:r w:rsidR="000E4277" w:rsidRPr="002C55DE">
        <w:rPr>
          <w:rFonts w:asciiTheme="majorHAnsi" w:hAnsiTheme="majorHAnsi"/>
          <w:b/>
          <w:bCs/>
          <w:sz w:val="28"/>
          <w:szCs w:val="28"/>
        </w:rPr>
        <w:t xml:space="preserve"> </w:t>
      </w:r>
      <w:r w:rsidRPr="00F422B3">
        <w:rPr>
          <w:rFonts w:asciiTheme="majorHAnsi" w:hAnsiTheme="majorHAnsi"/>
          <w:b/>
          <w:bCs/>
          <w:sz w:val="28"/>
          <w:szCs w:val="28"/>
        </w:rPr>
        <w:t>Estimating nosocomial transmission of micro-organisms in hospital settings using patient records and culture data</w:t>
      </w:r>
      <w:r w:rsidRPr="00F422B3">
        <w:rPr>
          <w:rFonts w:asciiTheme="majorHAnsi" w:hAnsiTheme="majorHAnsi"/>
          <w:b/>
          <w:bCs/>
          <w:sz w:val="28"/>
          <w:szCs w:val="28"/>
        </w:rPr>
        <w:br/>
      </w:r>
    </w:p>
    <w:p w14:paraId="4E57EFEE" w14:textId="3F92E32C" w:rsidR="0016210E" w:rsidRPr="0016210E" w:rsidRDefault="00F422B3" w:rsidP="00F422B3">
      <w:r w:rsidRPr="00F422B3">
        <w:rPr>
          <w:rFonts w:asciiTheme="majorHAnsi" w:hAnsiTheme="majorHAnsi"/>
          <w:b/>
          <w:bCs/>
          <w:sz w:val="28"/>
          <w:szCs w:val="28"/>
        </w:rPr>
        <w:t>Editor's comments</w:t>
      </w:r>
      <w:r w:rsidRPr="00F422B3">
        <w:br/>
      </w:r>
      <w:r w:rsidRPr="00F422B3">
        <w:rPr>
          <w:b/>
          <w:bCs/>
        </w:rPr>
        <w:t>E</w:t>
      </w:r>
      <w:r w:rsidR="00702DD1" w:rsidRPr="0016210E">
        <w:rPr>
          <w:b/>
          <w:bCs/>
        </w:rPr>
        <w:t xml:space="preserve">ditor </w:t>
      </w:r>
      <w:r w:rsidRPr="00F422B3">
        <w:rPr>
          <w:b/>
          <w:bCs/>
        </w:rPr>
        <w:t>1</w:t>
      </w:r>
    </w:p>
    <w:p w14:paraId="7CF0F1ED" w14:textId="3FC0547F" w:rsidR="000603A2" w:rsidRDefault="00F422B3" w:rsidP="00F422B3">
      <w:r w:rsidRPr="00F422B3">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Default="00CD47DF" w:rsidP="00F422B3">
      <w:pPr>
        <w:rPr>
          <w:color w:val="000000" w:themeColor="text1"/>
        </w:rPr>
      </w:pPr>
      <w:r>
        <w:rPr>
          <w:color w:val="FF0000"/>
        </w:rPr>
        <w:t xml:space="preserve">Answer. </w:t>
      </w:r>
      <w:r>
        <w:rPr>
          <w:color w:val="000000" w:themeColor="text1"/>
        </w:rPr>
        <w:t>Thank you for the comment. We agree that our inference of nosocomial transmission rate embed</w:t>
      </w:r>
      <w:r w:rsidR="004B79BD">
        <w:rPr>
          <w:color w:val="000000" w:themeColor="text1"/>
        </w:rPr>
        <w:t>s</w:t>
      </w:r>
      <w:r>
        <w:rPr>
          <w:color w:val="000000" w:themeColor="text1"/>
        </w:rPr>
        <w:t xml:space="preserve"> substantial </w:t>
      </w:r>
      <w:r w:rsidR="003A1547">
        <w:rPr>
          <w:color w:val="000000" w:themeColor="text1"/>
        </w:rPr>
        <w:t>uncertainty as it models person</w:t>
      </w:r>
      <w:r w:rsidR="004B79BD">
        <w:rPr>
          <w:color w:val="000000" w:themeColor="text1"/>
        </w:rPr>
        <w:t>-to-</w:t>
      </w:r>
      <w:r w:rsidR="003A1547">
        <w:rPr>
          <w:color w:val="000000" w:themeColor="text1"/>
        </w:rPr>
        <w:t>person transmission, vectored transmission by HCWs</w:t>
      </w:r>
      <w:r w:rsidR="004B79BD">
        <w:rPr>
          <w:color w:val="000000" w:themeColor="text1"/>
        </w:rPr>
        <w:t>,</w:t>
      </w:r>
      <w:r w:rsidR="003A1547">
        <w:rPr>
          <w:color w:val="000000" w:themeColor="text1"/>
        </w:rPr>
        <w:t xml:space="preserve"> and also fomite transmission</w:t>
      </w:r>
      <w:r w:rsidR="00233DD1">
        <w:rPr>
          <w:color w:val="000000" w:themeColor="text1"/>
        </w:rPr>
        <w:t xml:space="preserve"> by,</w:t>
      </w:r>
      <w:r w:rsidR="003A1547">
        <w:rPr>
          <w:color w:val="000000" w:themeColor="text1"/>
        </w:rPr>
        <w:t xml:space="preserve"> for example</w:t>
      </w:r>
      <w:r w:rsidR="00233DD1">
        <w:rPr>
          <w:color w:val="000000" w:themeColor="text1"/>
        </w:rPr>
        <w:t>,</w:t>
      </w:r>
      <w:r w:rsidR="003A1547">
        <w:rPr>
          <w:color w:val="000000" w:themeColor="text1"/>
        </w:rPr>
        <w:t xml:space="preserve"> contact </w:t>
      </w:r>
      <w:r w:rsidR="004B79BD">
        <w:rPr>
          <w:color w:val="000000" w:themeColor="text1"/>
        </w:rPr>
        <w:t>with</w:t>
      </w:r>
      <w:r w:rsidR="003A1547">
        <w:rPr>
          <w:color w:val="000000" w:themeColor="text1"/>
        </w:rPr>
        <w:t xml:space="preserve"> infected devices</w:t>
      </w:r>
      <w:r w:rsidR="00ED2856">
        <w:rPr>
          <w:color w:val="000000" w:themeColor="text1"/>
        </w:rPr>
        <w:t xml:space="preserve"> </w:t>
      </w:r>
      <w:r w:rsidR="00233DD1">
        <w:rPr>
          <w:color w:val="000000" w:themeColor="text1"/>
        </w:rPr>
        <w:t xml:space="preserve">using </w:t>
      </w:r>
      <w:r w:rsidR="00ED2856">
        <w:rPr>
          <w:color w:val="000000" w:themeColor="text1"/>
        </w:rPr>
        <w:t>the same parameter</w:t>
      </w:r>
      <w:r w:rsidR="003A1547">
        <w:rPr>
          <w:color w:val="000000" w:themeColor="text1"/>
        </w:rPr>
        <w:t>.</w:t>
      </w:r>
      <w:r w:rsidR="006C1D21">
        <w:rPr>
          <w:color w:val="000000" w:themeColor="text1"/>
        </w:rPr>
        <w:t xml:space="preserve"> </w:t>
      </w:r>
      <w:r w:rsidR="0002569C">
        <w:rPr>
          <w:color w:val="000000" w:themeColor="text1"/>
        </w:rPr>
        <w:t xml:space="preserve">However, in </w:t>
      </w:r>
      <w:r w:rsidR="001F2A5C">
        <w:rPr>
          <w:color w:val="000000" w:themeColor="text1"/>
        </w:rPr>
        <w:t xml:space="preserve">the </w:t>
      </w:r>
      <w:r w:rsidR="0002569C">
        <w:rPr>
          <w:color w:val="000000" w:themeColor="text1"/>
        </w:rPr>
        <w:t xml:space="preserve">absence of data to parametrize </w:t>
      </w:r>
      <w:r w:rsidR="001F2A5C">
        <w:rPr>
          <w:color w:val="000000" w:themeColor="text1"/>
        </w:rPr>
        <w:t xml:space="preserve">the </w:t>
      </w:r>
      <w:r w:rsidR="0002569C">
        <w:rPr>
          <w:color w:val="000000" w:themeColor="text1"/>
        </w:rPr>
        <w:t xml:space="preserve">movement of HCWs or </w:t>
      </w:r>
      <w:r w:rsidR="00233DD1">
        <w:rPr>
          <w:color w:val="000000" w:themeColor="text1"/>
        </w:rPr>
        <w:t>of the presence of</w:t>
      </w:r>
      <w:r w:rsidR="0002569C">
        <w:rPr>
          <w:color w:val="000000" w:themeColor="text1"/>
        </w:rPr>
        <w:t xml:space="preserve"> </w:t>
      </w:r>
      <w:r w:rsidR="001F2A5C">
        <w:rPr>
          <w:color w:val="000000" w:themeColor="text1"/>
        </w:rPr>
        <w:t>environment</w:t>
      </w:r>
      <w:r w:rsidR="001F23D5">
        <w:rPr>
          <w:color w:val="000000" w:themeColor="text1"/>
        </w:rPr>
        <w:t>al</w:t>
      </w:r>
      <w:r w:rsidR="001F2A5C">
        <w:rPr>
          <w:color w:val="000000" w:themeColor="text1"/>
        </w:rPr>
        <w:t xml:space="preserve"> reservoirs we limit </w:t>
      </w:r>
      <w:r w:rsidR="00C5248C">
        <w:rPr>
          <w:color w:val="000000" w:themeColor="text1"/>
        </w:rPr>
        <w:t>ourselve</w:t>
      </w:r>
      <w:r w:rsidR="008D2C17">
        <w:rPr>
          <w:color w:val="000000" w:themeColor="text1"/>
        </w:rPr>
        <w:t>s</w:t>
      </w:r>
      <w:r w:rsidR="00C5248C">
        <w:rPr>
          <w:color w:val="000000" w:themeColor="text1"/>
        </w:rPr>
        <w:t xml:space="preserve"> to </w:t>
      </w:r>
      <w:r w:rsidR="00693729">
        <w:rPr>
          <w:color w:val="000000" w:themeColor="text1"/>
        </w:rPr>
        <w:t>patient movement data available.</w:t>
      </w:r>
      <w:r w:rsidR="00D62CFB">
        <w:rPr>
          <w:color w:val="000000" w:themeColor="text1"/>
        </w:rPr>
        <w:t xml:space="preserve"> I</w:t>
      </w:r>
      <w:r w:rsidR="00DD5B48">
        <w:rPr>
          <w:color w:val="000000" w:themeColor="text1"/>
        </w:rPr>
        <w:t xml:space="preserve">n the section </w:t>
      </w:r>
      <w:r w:rsidR="00DD5B48" w:rsidRPr="00DD5B48">
        <w:rPr>
          <w:i/>
          <w:iCs/>
          <w:color w:val="A6A6A6" w:themeColor="background1" w:themeShade="A6"/>
        </w:rPr>
        <w:t>Understanding nosocomial transmission</w:t>
      </w:r>
      <w:r w:rsidR="004664D2" w:rsidRPr="004664D2">
        <w:rPr>
          <w:i/>
          <w:iCs/>
          <w:color w:val="000000" w:themeColor="text1"/>
        </w:rPr>
        <w:t>,</w:t>
      </w:r>
      <w:r w:rsidR="00DD5B48" w:rsidRPr="004664D2">
        <w:rPr>
          <w:i/>
          <w:iCs/>
          <w:color w:val="000000" w:themeColor="text1"/>
        </w:rPr>
        <w:t xml:space="preserve"> </w:t>
      </w:r>
      <w:r w:rsidR="00D62CFB" w:rsidRPr="004664D2">
        <w:rPr>
          <w:color w:val="000000" w:themeColor="text1"/>
        </w:rPr>
        <w:t>w</w:t>
      </w:r>
      <w:r w:rsidR="00D5769B">
        <w:rPr>
          <w:color w:val="000000" w:themeColor="text1"/>
        </w:rPr>
        <w:t>e</w:t>
      </w:r>
      <w:r w:rsidR="00CE760C">
        <w:rPr>
          <w:color w:val="000000" w:themeColor="text1"/>
        </w:rPr>
        <w:t xml:space="preserve"> discuss these limitation</w:t>
      </w:r>
      <w:r w:rsidR="00541E12">
        <w:rPr>
          <w:color w:val="000000" w:themeColor="text1"/>
        </w:rPr>
        <w:t>s</w:t>
      </w:r>
      <w:r w:rsidR="00CE760C">
        <w:rPr>
          <w:color w:val="000000" w:themeColor="text1"/>
        </w:rPr>
        <w:t xml:space="preserve"> and suggest that future models explicit</w:t>
      </w:r>
      <w:r w:rsidR="00541E12">
        <w:rPr>
          <w:color w:val="000000" w:themeColor="text1"/>
        </w:rPr>
        <w:t>ly</w:t>
      </w:r>
      <w:r w:rsidR="00CE760C">
        <w:rPr>
          <w:color w:val="000000" w:themeColor="text1"/>
        </w:rPr>
        <w:t xml:space="preserve"> </w:t>
      </w:r>
      <w:r w:rsidR="00233DD1">
        <w:rPr>
          <w:color w:val="000000" w:themeColor="text1"/>
        </w:rPr>
        <w:t xml:space="preserve">and separately represent </w:t>
      </w:r>
      <w:r w:rsidR="00CE760C">
        <w:rPr>
          <w:color w:val="000000" w:themeColor="text1"/>
        </w:rPr>
        <w:t>those modes o</w:t>
      </w:r>
      <w:r w:rsidR="00541E12">
        <w:rPr>
          <w:color w:val="000000" w:themeColor="text1"/>
        </w:rPr>
        <w:t>f</w:t>
      </w:r>
      <w:r w:rsidR="00CE760C">
        <w:rPr>
          <w:color w:val="000000" w:themeColor="text1"/>
        </w:rPr>
        <w:t xml:space="preserve"> transmission.</w:t>
      </w:r>
    </w:p>
    <w:p w14:paraId="04026CBD" w14:textId="0A8BEEBE" w:rsidR="00DF4627" w:rsidRDefault="004664D2" w:rsidP="00F422B3">
      <w:pPr>
        <w:rPr>
          <w:color w:val="000000" w:themeColor="text1"/>
        </w:rPr>
      </w:pPr>
      <w:r>
        <w:rPr>
          <w:color w:val="000000" w:themeColor="text1"/>
        </w:rPr>
        <w:t>To further discuss the consequences</w:t>
      </w:r>
      <w:r w:rsidR="00233DD1">
        <w:rPr>
          <w:color w:val="000000" w:themeColor="text1"/>
        </w:rPr>
        <w:t xml:space="preserve"> of our assumption</w:t>
      </w:r>
      <w:r>
        <w:rPr>
          <w:color w:val="000000" w:themeColor="text1"/>
        </w:rPr>
        <w:t xml:space="preserve"> we </w:t>
      </w:r>
      <w:r w:rsidR="00233DD1">
        <w:rPr>
          <w:color w:val="000000" w:themeColor="text1"/>
        </w:rPr>
        <w:t>have elaborated on this issue</w:t>
      </w:r>
      <w:r>
        <w:rPr>
          <w:color w:val="000000" w:themeColor="text1"/>
        </w:rPr>
        <w:t xml:space="preserve"> in the discussion</w:t>
      </w:r>
      <w:r w:rsidR="0054041B">
        <w:rPr>
          <w:color w:val="000000" w:themeColor="text1"/>
        </w:rPr>
        <w:t xml:space="preserve">: </w:t>
      </w:r>
      <w:r w:rsidR="00233DD1">
        <w:rPr>
          <w:color w:val="000000" w:themeColor="text1"/>
        </w:rPr>
        <w:t>‘</w:t>
      </w:r>
      <w:r w:rsidR="0054041B">
        <w:rPr>
          <w:color w:val="000000" w:themeColor="text1"/>
        </w:rPr>
        <w:t xml:space="preserve">Fomite transmission could contribute to the nosocomial </w:t>
      </w:r>
      <w:r w:rsidR="00233DD1">
        <w:rPr>
          <w:color w:val="000000" w:themeColor="text1"/>
        </w:rPr>
        <w:t>acquisition through</w:t>
      </w:r>
      <w:r w:rsidR="0054041B">
        <w:rPr>
          <w:color w:val="000000" w:themeColor="text1"/>
        </w:rPr>
        <w:t xml:space="preserve"> both </w:t>
      </w:r>
      <w:r w:rsidR="00233DD1">
        <w:rPr>
          <w:color w:val="000000" w:themeColor="text1"/>
        </w:rPr>
        <w:t xml:space="preserve">patient </w:t>
      </w:r>
      <w:r w:rsidR="0054041B">
        <w:rPr>
          <w:color w:val="000000" w:themeColor="text1"/>
        </w:rPr>
        <w:t>contact</w:t>
      </w:r>
      <w:r w:rsidR="00233DD1">
        <w:rPr>
          <w:color w:val="000000" w:themeColor="text1"/>
        </w:rPr>
        <w:t>,</w:t>
      </w:r>
      <w:r w:rsidR="0054041B">
        <w:rPr>
          <w:color w:val="000000" w:themeColor="text1"/>
        </w:rPr>
        <w:t xml:space="preserve"> for example</w:t>
      </w:r>
      <w:r w:rsidR="00233DD1">
        <w:rPr>
          <w:color w:val="000000" w:themeColor="text1"/>
        </w:rPr>
        <w:t>,</w:t>
      </w:r>
      <w:r w:rsidR="0054041B">
        <w:rPr>
          <w:color w:val="000000" w:themeColor="text1"/>
        </w:rPr>
        <w:t xml:space="preserve"> </w:t>
      </w:r>
      <w:r w:rsidR="00233DD1">
        <w:rPr>
          <w:color w:val="000000" w:themeColor="text1"/>
        </w:rPr>
        <w:t xml:space="preserve">via the handling </w:t>
      </w:r>
      <w:r w:rsidR="0054041B">
        <w:rPr>
          <w:color w:val="000000" w:themeColor="text1"/>
        </w:rPr>
        <w:t xml:space="preserve">of uncleaned devices, or by </w:t>
      </w:r>
      <w:r w:rsidR="00233DD1">
        <w:rPr>
          <w:color w:val="000000" w:themeColor="text1"/>
        </w:rPr>
        <w:t>supporting</w:t>
      </w:r>
      <w:r w:rsidR="0054041B">
        <w:rPr>
          <w:color w:val="000000" w:themeColor="text1"/>
        </w:rPr>
        <w:t xml:space="preserve"> vectorial tran</w:t>
      </w:r>
      <w:r w:rsidR="009C2168">
        <w:rPr>
          <w:color w:val="000000" w:themeColor="text1"/>
        </w:rPr>
        <w:t>s</w:t>
      </w:r>
      <w:r w:rsidR="0054041B">
        <w:rPr>
          <w:color w:val="000000" w:themeColor="text1"/>
        </w:rPr>
        <w:t xml:space="preserve">mission by HCWs. </w:t>
      </w:r>
      <w:r w:rsidR="009C2168">
        <w:rPr>
          <w:color w:val="000000" w:themeColor="text1"/>
        </w:rPr>
        <w:t xml:space="preserve">If those modes of transmission </w:t>
      </w:r>
      <w:r w:rsidR="0054041B">
        <w:rPr>
          <w:color w:val="000000" w:themeColor="text1"/>
        </w:rPr>
        <w:t>contribute linearly to the estimated nosocomial transmission rate</w:t>
      </w:r>
      <w:r w:rsidR="009C2168">
        <w:rPr>
          <w:color w:val="000000" w:themeColor="text1"/>
        </w:rPr>
        <w:t>, then</w:t>
      </w:r>
      <w:r w:rsidR="0054041B">
        <w:rPr>
          <w:color w:val="000000" w:themeColor="text1"/>
        </w:rPr>
        <w:t xml:space="preserve"> </w:t>
      </w:r>
      <w:r w:rsidR="009C2168">
        <w:rPr>
          <w:color w:val="000000" w:themeColor="text1"/>
        </w:rPr>
        <w:t xml:space="preserve">a fraction </w:t>
      </w:r>
      <w:r w:rsidR="0054041B">
        <w:rPr>
          <w:color w:val="000000" w:themeColor="text1"/>
        </w:rPr>
        <w:t>of our estimate</w:t>
      </w:r>
      <w:r w:rsidR="009C2168">
        <w:rPr>
          <w:color w:val="000000" w:themeColor="text1"/>
        </w:rPr>
        <w:t xml:space="preserve"> would be attribut</w:t>
      </w:r>
      <w:r w:rsidR="00233DD1">
        <w:rPr>
          <w:color w:val="000000" w:themeColor="text1"/>
        </w:rPr>
        <w:t>able</w:t>
      </w:r>
      <w:r w:rsidR="009C2168">
        <w:rPr>
          <w:color w:val="000000" w:themeColor="text1"/>
        </w:rPr>
        <w:t xml:space="preserve"> to that specific mode. If the contribution is non-linear, then it would be neces</w:t>
      </w:r>
      <w:r w:rsidR="005C70D4">
        <w:rPr>
          <w:color w:val="000000" w:themeColor="text1"/>
        </w:rPr>
        <w:t>s</w:t>
      </w:r>
      <w:r w:rsidR="009C2168">
        <w:rPr>
          <w:color w:val="000000" w:themeColor="text1"/>
        </w:rPr>
        <w:t xml:space="preserve">ary to investigate </w:t>
      </w:r>
      <w:r w:rsidR="00233DD1">
        <w:rPr>
          <w:color w:val="000000" w:themeColor="text1"/>
        </w:rPr>
        <w:t>the</w:t>
      </w:r>
      <w:r w:rsidR="009C2168">
        <w:rPr>
          <w:color w:val="000000" w:themeColor="text1"/>
        </w:rPr>
        <w:t xml:space="preserve"> frequency</w:t>
      </w:r>
      <w:r w:rsidR="00233DD1">
        <w:rPr>
          <w:color w:val="000000" w:themeColor="text1"/>
        </w:rPr>
        <w:t xml:space="preserve"> of interaction</w:t>
      </w:r>
      <w:r w:rsidR="009C2168">
        <w:rPr>
          <w:color w:val="000000" w:themeColor="text1"/>
        </w:rPr>
        <w:t xml:space="preserve"> </w:t>
      </w:r>
      <w:r w:rsidR="005C70D4">
        <w:rPr>
          <w:color w:val="000000" w:themeColor="text1"/>
        </w:rPr>
        <w:t xml:space="preserve">and </w:t>
      </w:r>
      <w:r w:rsidR="009C2168">
        <w:rPr>
          <w:color w:val="000000" w:themeColor="text1"/>
        </w:rPr>
        <w:t xml:space="preserve">the fraction of HCWs colonized </w:t>
      </w:r>
      <w:r w:rsidR="000A62D4">
        <w:rPr>
          <w:color w:val="000000" w:themeColor="text1"/>
        </w:rPr>
        <w:t>on a ward at</w:t>
      </w:r>
      <w:r w:rsidR="005C70D4">
        <w:rPr>
          <w:color w:val="000000" w:themeColor="text1"/>
        </w:rPr>
        <w:t xml:space="preserve"> a given time</w:t>
      </w:r>
      <w:r w:rsidR="000A62D4">
        <w:rPr>
          <w:color w:val="000000" w:themeColor="text1"/>
        </w:rPr>
        <w:t>.</w:t>
      </w:r>
      <w:r w:rsidR="005C70D4">
        <w:rPr>
          <w:color w:val="000000" w:themeColor="text1"/>
        </w:rPr>
        <w:t xml:space="preserve"> </w:t>
      </w:r>
      <w:r w:rsidR="00DF4627">
        <w:rPr>
          <w:color w:val="000000" w:themeColor="text1"/>
        </w:rPr>
        <w:t xml:space="preserve">The </w:t>
      </w:r>
      <w:r w:rsidR="00233DD1">
        <w:rPr>
          <w:color w:val="000000" w:themeColor="text1"/>
        </w:rPr>
        <w:t xml:space="preserve">effects </w:t>
      </w:r>
      <w:r w:rsidR="00DF4627">
        <w:rPr>
          <w:color w:val="000000" w:themeColor="text1"/>
        </w:rPr>
        <w:t xml:space="preserve">of such interactions </w:t>
      </w:r>
      <w:r w:rsidR="00233DD1">
        <w:rPr>
          <w:color w:val="000000" w:themeColor="text1"/>
        </w:rPr>
        <w:t>o</w:t>
      </w:r>
      <w:r w:rsidR="00DF4627">
        <w:rPr>
          <w:color w:val="000000" w:themeColor="text1"/>
        </w:rPr>
        <w:t xml:space="preserve">n nosocomial transmission would be </w:t>
      </w:r>
      <w:r w:rsidR="00233DD1">
        <w:rPr>
          <w:color w:val="000000" w:themeColor="text1"/>
        </w:rPr>
        <w:t xml:space="preserve">difficult </w:t>
      </w:r>
      <w:r w:rsidR="00DF4627">
        <w:rPr>
          <w:color w:val="000000" w:themeColor="text1"/>
        </w:rPr>
        <w:t>to resolve</w:t>
      </w:r>
      <w:r w:rsidR="00747BFF">
        <w:rPr>
          <w:color w:val="000000" w:themeColor="text1"/>
        </w:rPr>
        <w:t xml:space="preserve"> without </w:t>
      </w:r>
      <w:r w:rsidR="00233DD1">
        <w:rPr>
          <w:color w:val="000000" w:themeColor="text1"/>
        </w:rPr>
        <w:t xml:space="preserve">data, specifically </w:t>
      </w:r>
      <w:r w:rsidR="00747BFF">
        <w:rPr>
          <w:color w:val="000000" w:themeColor="text1"/>
        </w:rPr>
        <w:t>measurements of environmental and HCW colonization.</w:t>
      </w:r>
      <w:r w:rsidR="00DF4627">
        <w:rPr>
          <w:color w:val="000000" w:themeColor="text1"/>
        </w:rPr>
        <w:t xml:space="preserve"> </w:t>
      </w:r>
    </w:p>
    <w:p w14:paraId="112A254A" w14:textId="77777777" w:rsidR="00DF4627" w:rsidRDefault="00DF4627" w:rsidP="00F422B3">
      <w:pPr>
        <w:rPr>
          <w:color w:val="000000" w:themeColor="text1"/>
        </w:rPr>
      </w:pPr>
    </w:p>
    <w:p w14:paraId="67476F9B" w14:textId="6C12328C" w:rsidR="00CF4564" w:rsidRPr="00DF4627" w:rsidRDefault="00F422B3" w:rsidP="00F422B3">
      <w:pPr>
        <w:rPr>
          <w:color w:val="000000" w:themeColor="text1"/>
        </w:rPr>
      </w:pPr>
      <w:r w:rsidRPr="00F422B3">
        <w:rPr>
          <w:b/>
          <w:bCs/>
        </w:rPr>
        <w:t>E</w:t>
      </w:r>
      <w:r w:rsidR="00CF4564" w:rsidRPr="00CF4564">
        <w:rPr>
          <w:b/>
          <w:bCs/>
        </w:rPr>
        <w:t xml:space="preserve">ditor </w:t>
      </w:r>
      <w:r w:rsidRPr="00F422B3">
        <w:rPr>
          <w:b/>
          <w:bCs/>
        </w:rPr>
        <w:t>2</w:t>
      </w:r>
    </w:p>
    <w:p w14:paraId="703C631B" w14:textId="099B6DDB" w:rsidR="00F422B3" w:rsidRDefault="00F422B3" w:rsidP="00F422B3">
      <w:r w:rsidRPr="00F422B3">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t>
      </w:r>
      <w:r w:rsidRPr="00F422B3">
        <w:lastRenderedPageBreak/>
        <w:t>would be good to show whether the ABM is really of importance, or if it is just a choice for simulation.</w:t>
      </w:r>
    </w:p>
    <w:p w14:paraId="56558231" w14:textId="3CA42C05" w:rsidR="00C45244" w:rsidRPr="00905EFD" w:rsidRDefault="00C4499A" w:rsidP="00F422B3">
      <w:pPr>
        <w:rPr>
          <w:color w:val="000000" w:themeColor="text1"/>
        </w:rPr>
      </w:pPr>
      <w:r>
        <w:rPr>
          <w:color w:val="FF0000"/>
        </w:rPr>
        <w:t xml:space="preserve">Answer. </w:t>
      </w:r>
      <w:r w:rsidR="00653DFD">
        <w:rPr>
          <w:color w:val="000000" w:themeColor="text1"/>
        </w:rPr>
        <w:t>Thanks for the comment as it allow</w:t>
      </w:r>
      <w:r w:rsidR="00AF79BF">
        <w:rPr>
          <w:color w:val="000000" w:themeColor="text1"/>
        </w:rPr>
        <w:t>s</w:t>
      </w:r>
      <w:r w:rsidR="00653DFD">
        <w:rPr>
          <w:color w:val="000000" w:themeColor="text1"/>
        </w:rPr>
        <w:t xml:space="preserve"> us to further describe our model</w:t>
      </w:r>
      <w:r w:rsidR="00233DD1">
        <w:rPr>
          <w:color w:val="000000" w:themeColor="text1"/>
        </w:rPr>
        <w:t>-</w:t>
      </w:r>
      <w:r w:rsidR="00653DFD">
        <w:rPr>
          <w:color w:val="000000" w:themeColor="text1"/>
        </w:rPr>
        <w:t xml:space="preserve">inference approach. </w:t>
      </w:r>
      <w:r w:rsidR="00454691">
        <w:rPr>
          <w:color w:val="000000" w:themeColor="text1"/>
        </w:rPr>
        <w:t xml:space="preserve">The preference </w:t>
      </w:r>
      <w:r w:rsidR="004C6978">
        <w:rPr>
          <w:color w:val="000000" w:themeColor="text1"/>
        </w:rPr>
        <w:t xml:space="preserve">for </w:t>
      </w:r>
      <w:r w:rsidR="00454691">
        <w:rPr>
          <w:color w:val="000000" w:themeColor="text1"/>
        </w:rPr>
        <w:t>an ABM versus a compartmental stochastic model</w:t>
      </w:r>
      <w:r w:rsidR="00CD0224">
        <w:rPr>
          <w:color w:val="000000" w:themeColor="text1"/>
        </w:rPr>
        <w:t xml:space="preserve">, </w:t>
      </w:r>
      <w:r w:rsidR="0049545C">
        <w:rPr>
          <w:color w:val="000000" w:themeColor="text1"/>
        </w:rPr>
        <w:t>which</w:t>
      </w:r>
      <w:r w:rsidR="00CD0224">
        <w:rPr>
          <w:color w:val="000000" w:themeColor="text1"/>
        </w:rPr>
        <w:t xml:space="preserve"> is in part choice,</w:t>
      </w:r>
      <w:r w:rsidR="00454691">
        <w:rPr>
          <w:color w:val="000000" w:themeColor="text1"/>
        </w:rPr>
        <w:t xml:space="preserve"> is</w:t>
      </w:r>
      <w:r w:rsidR="00C45244">
        <w:rPr>
          <w:color w:val="000000" w:themeColor="text1"/>
        </w:rPr>
        <w:t xml:space="preserve"> described below.</w:t>
      </w:r>
      <w:r w:rsidR="00454691">
        <w:rPr>
          <w:color w:val="000000" w:themeColor="text1"/>
        </w:rPr>
        <w:t xml:space="preserve"> </w:t>
      </w:r>
    </w:p>
    <w:p w14:paraId="5C979D27" w14:textId="47F22A2D" w:rsidR="00125486" w:rsidRPr="00125486" w:rsidRDefault="00125486" w:rsidP="00952D80">
      <w:pPr>
        <w:pStyle w:val="ListParagraph"/>
        <w:numPr>
          <w:ilvl w:val="0"/>
          <w:numId w:val="1"/>
        </w:numPr>
        <w:rPr>
          <w:color w:val="000000" w:themeColor="text1"/>
        </w:rPr>
      </w:pPr>
      <w:r>
        <w:rPr>
          <w:color w:val="000000" w:themeColor="text1"/>
        </w:rPr>
        <w:t>Both the observational model</w:t>
      </w:r>
      <w:r w:rsidR="00952D80">
        <w:rPr>
          <w:color w:val="000000" w:themeColor="text1"/>
        </w:rPr>
        <w:t>, as well as the process model,</w:t>
      </w:r>
      <w:r>
        <w:rPr>
          <w:color w:val="000000" w:themeColor="text1"/>
        </w:rPr>
        <w:t xml:space="preserve"> use indivi</w:t>
      </w:r>
      <w:r w:rsidR="00952D80">
        <w:rPr>
          <w:color w:val="000000" w:themeColor="text1"/>
        </w:rPr>
        <w:t>du</w:t>
      </w:r>
      <w:r>
        <w:rPr>
          <w:color w:val="000000" w:themeColor="text1"/>
        </w:rPr>
        <w:t>al</w:t>
      </w:r>
      <w:r w:rsidR="00952D80">
        <w:rPr>
          <w:color w:val="000000" w:themeColor="text1"/>
        </w:rPr>
        <w:t>-</w:t>
      </w:r>
      <w:r>
        <w:rPr>
          <w:color w:val="000000" w:themeColor="text1"/>
        </w:rPr>
        <w:t>level test and movement data</w:t>
      </w:r>
      <w:r w:rsidR="007B2EAF">
        <w:rPr>
          <w:color w:val="000000" w:themeColor="text1"/>
        </w:rPr>
        <w:t>.</w:t>
      </w:r>
      <w:r w:rsidR="00505283" w:rsidRPr="00125486">
        <w:rPr>
          <w:color w:val="000000" w:themeColor="text1"/>
        </w:rPr>
        <w:t xml:space="preserve"> </w:t>
      </w:r>
      <w:r w:rsidR="00CD0224">
        <w:rPr>
          <w:color w:val="000000" w:themeColor="text1"/>
        </w:rPr>
        <w:t>T</w:t>
      </w:r>
      <w:r w:rsidR="0049545C">
        <w:rPr>
          <w:color w:val="000000" w:themeColor="text1"/>
        </w:rPr>
        <w:t>ogether, t</w:t>
      </w:r>
      <w:r w:rsidR="00CD0224">
        <w:rPr>
          <w:color w:val="000000" w:themeColor="text1"/>
        </w:rPr>
        <w:t>he</w:t>
      </w:r>
      <w:r w:rsidR="0049545C">
        <w:rPr>
          <w:color w:val="000000" w:themeColor="text1"/>
        </w:rPr>
        <w:t>se</w:t>
      </w:r>
      <w:r w:rsidR="00CD0224">
        <w:rPr>
          <w:color w:val="000000" w:themeColor="text1"/>
        </w:rPr>
        <w:t xml:space="preserve"> </w:t>
      </w:r>
      <w:r w:rsidR="00E82166" w:rsidRPr="00125486">
        <w:rPr>
          <w:color w:val="000000" w:themeColor="text1"/>
        </w:rPr>
        <w:t xml:space="preserve">data </w:t>
      </w:r>
      <w:r w:rsidR="00CD0224">
        <w:rPr>
          <w:color w:val="000000" w:themeColor="text1"/>
        </w:rPr>
        <w:t>resolve the specific</w:t>
      </w:r>
      <w:r w:rsidR="00E82166" w:rsidRPr="00125486">
        <w:rPr>
          <w:color w:val="000000" w:themeColor="text1"/>
        </w:rPr>
        <w:t xml:space="preserve"> agents </w:t>
      </w:r>
      <w:r w:rsidR="00CD0224">
        <w:rPr>
          <w:color w:val="000000" w:themeColor="text1"/>
        </w:rPr>
        <w:t>who have been tested—and where they are at that time. The ABM form</w:t>
      </w:r>
      <w:r w:rsidR="00CD0224" w:rsidRPr="00125486">
        <w:rPr>
          <w:color w:val="000000" w:themeColor="text1"/>
        </w:rPr>
        <w:t xml:space="preserve"> </w:t>
      </w:r>
      <w:r w:rsidR="00CD0224">
        <w:rPr>
          <w:color w:val="000000" w:themeColor="text1"/>
        </w:rPr>
        <w:t>thus enables use of</w:t>
      </w:r>
      <w:r w:rsidR="008C539A" w:rsidRPr="00125486">
        <w:rPr>
          <w:color w:val="000000" w:themeColor="text1"/>
        </w:rPr>
        <w:t xml:space="preserve"> a dynamical observational model as well as parametrize</w:t>
      </w:r>
      <w:r w:rsidR="00B60106" w:rsidRPr="00125486">
        <w:rPr>
          <w:color w:val="000000" w:themeColor="text1"/>
        </w:rPr>
        <w:t>s</w:t>
      </w:r>
      <w:r w:rsidR="008C539A" w:rsidRPr="00125486">
        <w:rPr>
          <w:color w:val="000000" w:themeColor="text1"/>
        </w:rPr>
        <w:t xml:space="preserve"> </w:t>
      </w:r>
      <w:r w:rsidR="00CD0224">
        <w:rPr>
          <w:color w:val="000000" w:themeColor="text1"/>
        </w:rPr>
        <w:t>with</w:t>
      </w:r>
      <w:r w:rsidR="00CD0224" w:rsidRPr="00125486">
        <w:rPr>
          <w:color w:val="000000" w:themeColor="text1"/>
        </w:rPr>
        <w:t xml:space="preserve"> </w:t>
      </w:r>
      <w:r w:rsidR="008C539A" w:rsidRPr="00125486">
        <w:rPr>
          <w:color w:val="000000" w:themeColor="text1"/>
        </w:rPr>
        <w:t>individual</w:t>
      </w:r>
      <w:r w:rsidR="00B60106" w:rsidRPr="00125486">
        <w:rPr>
          <w:color w:val="000000" w:themeColor="text1"/>
        </w:rPr>
        <w:t>-</w:t>
      </w:r>
      <w:r w:rsidR="008C539A" w:rsidRPr="00125486">
        <w:rPr>
          <w:color w:val="000000" w:themeColor="text1"/>
        </w:rPr>
        <w:t>level testing sensitivity</w:t>
      </w:r>
      <w:r w:rsidR="00E316FE" w:rsidRPr="00125486">
        <w:rPr>
          <w:color w:val="000000" w:themeColor="text1"/>
        </w:rPr>
        <w:t xml:space="preserve">. </w:t>
      </w:r>
    </w:p>
    <w:p w14:paraId="28BA374E" w14:textId="5F0AE125" w:rsidR="005B25E7" w:rsidRPr="007B55AB" w:rsidRDefault="00905EFD" w:rsidP="007B55AB">
      <w:pPr>
        <w:pStyle w:val="ListParagraph"/>
        <w:numPr>
          <w:ilvl w:val="0"/>
          <w:numId w:val="1"/>
        </w:numPr>
        <w:rPr>
          <w:color w:val="000000" w:themeColor="text1"/>
        </w:rPr>
      </w:pPr>
      <w:r>
        <w:rPr>
          <w:color w:val="000000" w:themeColor="text1"/>
        </w:rPr>
        <w:t xml:space="preserve">During </w:t>
      </w:r>
      <w:r w:rsidR="00F80948" w:rsidRPr="00125486">
        <w:rPr>
          <w:color w:val="000000" w:themeColor="text1"/>
        </w:rPr>
        <w:t>the study period</w:t>
      </w:r>
      <w:r w:rsidR="00E909CA" w:rsidRPr="00125486">
        <w:rPr>
          <w:color w:val="000000" w:themeColor="text1"/>
        </w:rPr>
        <w:t>,</w:t>
      </w:r>
      <w:r w:rsidR="00F80948" w:rsidRPr="00125486">
        <w:rPr>
          <w:color w:val="000000" w:themeColor="text1"/>
        </w:rPr>
        <w:t xml:space="preserve"> </w:t>
      </w:r>
      <w:r w:rsidR="006F64F8" w:rsidRPr="00125486">
        <w:rPr>
          <w:color w:val="000000" w:themeColor="text1"/>
        </w:rPr>
        <w:t xml:space="preserve">few wards are </w:t>
      </w:r>
      <w:r w:rsidR="00F80948" w:rsidRPr="00125486">
        <w:rPr>
          <w:color w:val="000000" w:themeColor="text1"/>
        </w:rPr>
        <w:t>consistently populated</w:t>
      </w:r>
      <w:r w:rsidR="00E909CA" w:rsidRPr="00125486">
        <w:rPr>
          <w:color w:val="000000" w:themeColor="text1"/>
        </w:rPr>
        <w:t>,</w:t>
      </w:r>
      <w:r w:rsidR="00F80948" w:rsidRPr="00125486">
        <w:rPr>
          <w:color w:val="000000" w:themeColor="text1"/>
        </w:rPr>
        <w:t xml:space="preserve"> and thus using</w:t>
      </w:r>
      <w:r w:rsidR="00464651">
        <w:rPr>
          <w:color w:val="000000" w:themeColor="text1"/>
        </w:rPr>
        <w:t>,</w:t>
      </w:r>
      <w:r w:rsidR="00F80948" w:rsidRPr="00125486">
        <w:rPr>
          <w:color w:val="000000" w:themeColor="text1"/>
        </w:rPr>
        <w:t xml:space="preserve"> for example</w:t>
      </w:r>
      <w:r w:rsidR="0049545C">
        <w:rPr>
          <w:color w:val="000000" w:themeColor="text1"/>
        </w:rPr>
        <w:t>,</w:t>
      </w:r>
      <w:r w:rsidR="00F80948" w:rsidRPr="00125486">
        <w:rPr>
          <w:color w:val="000000" w:themeColor="text1"/>
        </w:rPr>
        <w:t xml:space="preserve"> a stochastic compar</w:t>
      </w:r>
      <w:r w:rsidR="00AF4453" w:rsidRPr="00125486">
        <w:rPr>
          <w:color w:val="000000" w:themeColor="text1"/>
        </w:rPr>
        <w:t>t</w:t>
      </w:r>
      <w:r w:rsidR="00F80948" w:rsidRPr="00125486">
        <w:rPr>
          <w:color w:val="000000" w:themeColor="text1"/>
        </w:rPr>
        <w:t>mental model require</w:t>
      </w:r>
      <w:r w:rsidR="00E909CA" w:rsidRPr="00125486">
        <w:rPr>
          <w:color w:val="000000" w:themeColor="text1"/>
        </w:rPr>
        <w:t>s</w:t>
      </w:r>
      <w:r w:rsidR="00F80948" w:rsidRPr="00125486">
        <w:rPr>
          <w:color w:val="000000" w:themeColor="text1"/>
        </w:rPr>
        <w:t xml:space="preserve"> aggregation of the wards to a </w:t>
      </w:r>
      <w:r w:rsidR="00AF4453" w:rsidRPr="00125486">
        <w:rPr>
          <w:color w:val="000000" w:themeColor="text1"/>
        </w:rPr>
        <w:t>coarse</w:t>
      </w:r>
      <w:r w:rsidR="00E909CA" w:rsidRPr="00125486">
        <w:rPr>
          <w:color w:val="000000" w:themeColor="text1"/>
        </w:rPr>
        <w:t>r</w:t>
      </w:r>
      <w:r w:rsidR="00AF4453" w:rsidRPr="00125486">
        <w:rPr>
          <w:color w:val="000000" w:themeColor="text1"/>
        </w:rPr>
        <w:t xml:space="preserve"> spatial scale</w:t>
      </w:r>
      <w:commentRangeStart w:id="0"/>
      <w:commentRangeStart w:id="1"/>
      <w:r w:rsidR="00F1038D" w:rsidRPr="00125486">
        <w:rPr>
          <w:color w:val="000000" w:themeColor="text1"/>
        </w:rPr>
        <w:t>.</w:t>
      </w:r>
      <w:commentRangeEnd w:id="0"/>
      <w:r w:rsidR="00324AB7">
        <w:rPr>
          <w:rStyle w:val="CommentReference"/>
        </w:rPr>
        <w:commentReference w:id="0"/>
      </w:r>
      <w:commentRangeEnd w:id="1"/>
      <w:r w:rsidR="00571F23">
        <w:rPr>
          <w:rStyle w:val="CommentReference"/>
        </w:rPr>
        <w:commentReference w:id="1"/>
      </w:r>
      <w:r w:rsidR="00F1038D" w:rsidRPr="00125486">
        <w:rPr>
          <w:color w:val="000000" w:themeColor="text1"/>
        </w:rPr>
        <w:t xml:space="preserve"> This</w:t>
      </w:r>
      <w:r w:rsidR="00757ED4" w:rsidRPr="00125486">
        <w:rPr>
          <w:color w:val="000000" w:themeColor="text1"/>
        </w:rPr>
        <w:t xml:space="preserve"> also requires a different parametrization of the observational model</w:t>
      </w:r>
      <w:r w:rsidR="00C52E77">
        <w:rPr>
          <w:color w:val="000000" w:themeColor="text1"/>
        </w:rPr>
        <w:t xml:space="preserve">, for example by assuming </w:t>
      </w:r>
      <w:r w:rsidR="00E63089">
        <w:rPr>
          <w:color w:val="000000" w:themeColor="text1"/>
        </w:rPr>
        <w:t>a Binomial observational model with the number of trials equal to the number of test</w:t>
      </w:r>
      <w:r w:rsidR="009F27FA">
        <w:rPr>
          <w:color w:val="000000" w:themeColor="text1"/>
        </w:rPr>
        <w:t>s</w:t>
      </w:r>
      <w:r w:rsidR="00E63089">
        <w:rPr>
          <w:color w:val="000000" w:themeColor="text1"/>
        </w:rPr>
        <w:t xml:space="preserve"> and </w:t>
      </w:r>
      <w:r w:rsidR="009F27FA">
        <w:rPr>
          <w:color w:val="000000" w:themeColor="text1"/>
        </w:rPr>
        <w:t xml:space="preserve">the </w:t>
      </w:r>
      <w:r w:rsidR="00E63089">
        <w:rPr>
          <w:color w:val="000000" w:themeColor="text1"/>
        </w:rPr>
        <w:t xml:space="preserve">probability of </w:t>
      </w:r>
      <w:r w:rsidR="0049545C">
        <w:rPr>
          <w:color w:val="000000" w:themeColor="text1"/>
        </w:rPr>
        <w:t xml:space="preserve">testing positive </w:t>
      </w:r>
      <w:r w:rsidR="009F27FA">
        <w:rPr>
          <w:color w:val="000000" w:themeColor="text1"/>
        </w:rPr>
        <w:t>proportional to the fraction of carriers inside a spatial unit.</w:t>
      </w:r>
    </w:p>
    <w:p w14:paraId="4CAF2BE6" w14:textId="2B14B65D" w:rsidR="00905EFD" w:rsidRPr="007B55AB" w:rsidRDefault="007B55AB" w:rsidP="007B55AB">
      <w:pPr>
        <w:pStyle w:val="ListParagraph"/>
        <w:numPr>
          <w:ilvl w:val="0"/>
          <w:numId w:val="1"/>
        </w:numPr>
        <w:rPr>
          <w:color w:val="000000" w:themeColor="text1"/>
        </w:rPr>
      </w:pPr>
      <w:r>
        <w:rPr>
          <w:color w:val="000000" w:themeColor="text1"/>
        </w:rPr>
        <w:t>]T</w:t>
      </w:r>
      <w:r w:rsidR="005E5674" w:rsidRPr="007B55AB">
        <w:rPr>
          <w:color w:val="000000" w:themeColor="text1"/>
        </w:rPr>
        <w:t>he movement of patients in the ABM is as defined by the individual</w:t>
      </w:r>
      <w:r w:rsidR="00CC5E3B" w:rsidRPr="007B55AB">
        <w:rPr>
          <w:color w:val="000000" w:themeColor="text1"/>
        </w:rPr>
        <w:t>-</w:t>
      </w:r>
      <w:r w:rsidR="005E5674" w:rsidRPr="007B55AB">
        <w:rPr>
          <w:color w:val="000000" w:themeColor="text1"/>
        </w:rPr>
        <w:t xml:space="preserve">level data replaying what happened and was reported in the hospital. </w:t>
      </w:r>
      <w:r w:rsidR="0049545C" w:rsidRPr="007B55AB">
        <w:rPr>
          <w:color w:val="000000" w:themeColor="text1"/>
        </w:rPr>
        <w:t xml:space="preserve">The movement data are thus suited to be represented by an ABM framework, or some system with explicit spatial simulation, e.g. a metapopulation model.  However, </w:t>
      </w:r>
      <w:r w:rsidR="00531984">
        <w:rPr>
          <w:color w:val="000000" w:themeColor="text1"/>
        </w:rPr>
        <w:t xml:space="preserve">the </w:t>
      </w:r>
      <w:r w:rsidR="0049545C" w:rsidRPr="007B55AB">
        <w:rPr>
          <w:color w:val="000000" w:themeColor="text1"/>
        </w:rPr>
        <w:t>use of</w:t>
      </w:r>
      <w:r w:rsidR="006A6494" w:rsidRPr="007B55AB">
        <w:rPr>
          <w:color w:val="000000" w:themeColor="text1"/>
        </w:rPr>
        <w:t xml:space="preserve"> a coarser aggregation </w:t>
      </w:r>
      <w:r w:rsidR="0049545C" w:rsidRPr="007B55AB">
        <w:rPr>
          <w:color w:val="000000" w:themeColor="text1"/>
        </w:rPr>
        <w:t>form</w:t>
      </w:r>
      <w:r w:rsidR="006A6494" w:rsidRPr="007B55AB">
        <w:rPr>
          <w:color w:val="000000" w:themeColor="text1"/>
        </w:rPr>
        <w:t xml:space="preserve"> would require to design </w:t>
      </w:r>
      <w:r w:rsidR="00531984">
        <w:rPr>
          <w:color w:val="000000" w:themeColor="text1"/>
        </w:rPr>
        <w:t xml:space="preserve">of </w:t>
      </w:r>
      <w:r w:rsidR="006A6494" w:rsidRPr="007B55AB">
        <w:rPr>
          <w:color w:val="000000" w:themeColor="text1"/>
        </w:rPr>
        <w:t>a</w:t>
      </w:r>
      <w:r w:rsidR="005D357A" w:rsidRPr="007B55AB">
        <w:rPr>
          <w:color w:val="000000" w:themeColor="text1"/>
        </w:rPr>
        <w:t>n</w:t>
      </w:r>
      <w:r w:rsidR="006A6494" w:rsidRPr="007B55AB">
        <w:rPr>
          <w:color w:val="000000" w:themeColor="text1"/>
        </w:rPr>
        <w:t xml:space="preserve"> additional movement model. </w:t>
      </w:r>
    </w:p>
    <w:p w14:paraId="5AF3FD70" w14:textId="77777777" w:rsidR="00531984" w:rsidRDefault="00873B24" w:rsidP="00F422B3">
      <w:pPr>
        <w:rPr>
          <w:color w:val="000000" w:themeColor="text1"/>
        </w:rPr>
      </w:pPr>
      <w:r>
        <w:rPr>
          <w:color w:val="000000" w:themeColor="text1"/>
        </w:rPr>
        <w:t xml:space="preserve">Finally, even when another movement model of patients on a coarse spatial scale is considered it is likely that that parametrization ignores the heterogeneity in admissions and discharge rates that </w:t>
      </w:r>
      <w:r w:rsidR="00571F23">
        <w:rPr>
          <w:color w:val="000000" w:themeColor="text1"/>
        </w:rPr>
        <w:t>are</w:t>
      </w:r>
      <w:r w:rsidR="00571F23">
        <w:rPr>
          <w:color w:val="000000" w:themeColor="text1"/>
        </w:rPr>
        <w:t xml:space="preserve"> </w:t>
      </w:r>
      <w:r>
        <w:rPr>
          <w:color w:val="000000" w:themeColor="text1"/>
        </w:rPr>
        <w:t>time-varying. Additionally</w:t>
      </w:r>
      <w:r w:rsidR="00571F23">
        <w:rPr>
          <w:color w:val="000000" w:themeColor="text1"/>
        </w:rPr>
        <w:t>,</w:t>
      </w:r>
      <w:r>
        <w:rPr>
          <w:color w:val="000000" w:themeColor="text1"/>
        </w:rPr>
        <w:t xml:space="preserve"> </w:t>
      </w:r>
      <w:r w:rsidR="00571F23">
        <w:rPr>
          <w:color w:val="000000" w:themeColor="text1"/>
        </w:rPr>
        <w:t>patient length of stay was also heterogeneous across the hospital network (supplementary material Figure  S6</w:t>
      </w:r>
      <w:r w:rsidR="00FF2246">
        <w:rPr>
          <w:color w:val="000000" w:themeColor="text1"/>
        </w:rPr>
        <w:t>), and aggregations at any spatial scale are unlikely to represent this heterogeneity.</w:t>
      </w:r>
    </w:p>
    <w:p w14:paraId="463F404D" w14:textId="2991D70E" w:rsidR="00125DA1" w:rsidRPr="00125DA1" w:rsidRDefault="00F422B3" w:rsidP="00F422B3">
      <w:pPr>
        <w:rPr>
          <w:b/>
          <w:bCs/>
        </w:rPr>
      </w:pPr>
      <w:r w:rsidRPr="00F422B3">
        <w:rPr>
          <w:rFonts w:asciiTheme="majorHAnsi" w:hAnsiTheme="majorHAnsi"/>
          <w:b/>
          <w:bCs/>
          <w:sz w:val="28"/>
          <w:szCs w:val="28"/>
        </w:rPr>
        <w:t>Reviewers' comments</w:t>
      </w:r>
      <w:r w:rsidRPr="00F422B3">
        <w:br/>
      </w:r>
      <w:r w:rsidRPr="00F422B3">
        <w:rPr>
          <w:rFonts w:asciiTheme="majorHAnsi" w:hAnsiTheme="majorHAnsi"/>
          <w:b/>
          <w:bCs/>
        </w:rPr>
        <w:t>Reviewer #1</w:t>
      </w:r>
      <w:r w:rsidRPr="00F422B3">
        <w:rPr>
          <w:rFonts w:asciiTheme="majorHAnsi" w:hAnsiTheme="majorHAnsi"/>
        </w:rPr>
        <w:br/>
      </w:r>
      <w:r w:rsidRPr="00F422B3">
        <w:br/>
      </w:r>
      <w:r w:rsidR="00D370C2" w:rsidRPr="00125DA1">
        <w:rPr>
          <w:b/>
          <w:bCs/>
        </w:rPr>
        <w:t>Comment 1.</w:t>
      </w:r>
      <w:r w:rsidRPr="00F422B3">
        <w:t xml:space="preserve"> A justification is missing in the methods section or supplementary material for the assumption of a Gaussian observation process.</w:t>
      </w:r>
      <w:r w:rsidRPr="00F422B3">
        <w:br/>
      </w:r>
      <w:r w:rsidR="00125DA1">
        <w:rPr>
          <w:color w:val="FF0000"/>
        </w:rPr>
        <w:t xml:space="preserve">Answer. </w:t>
      </w:r>
      <w:r w:rsidR="00125DA1">
        <w:rPr>
          <w:color w:val="000000" w:themeColor="text1"/>
        </w:rPr>
        <w:t xml:space="preserve">Thanks </w:t>
      </w:r>
      <w:r w:rsidR="00E70987">
        <w:rPr>
          <w:color w:val="000000" w:themeColor="text1"/>
        </w:rPr>
        <w:t xml:space="preserve">for this comment. </w:t>
      </w:r>
      <w:commentRangeStart w:id="2"/>
      <w:r w:rsidR="004A4572">
        <w:rPr>
          <w:color w:val="000000" w:themeColor="text1"/>
        </w:rPr>
        <w:t>We don't assume a Gaussian observational process.</w:t>
      </w:r>
      <w:commentRangeEnd w:id="2"/>
      <w:r w:rsidR="00CC19E4">
        <w:rPr>
          <w:rStyle w:val="CommentReference"/>
        </w:rPr>
        <w:commentReference w:id="2"/>
      </w:r>
      <w:r w:rsidR="004A4572">
        <w:rPr>
          <w:color w:val="000000" w:themeColor="text1"/>
        </w:rPr>
        <w:t xml:space="preserve"> </w:t>
      </w:r>
      <w:r w:rsidR="00A017D7">
        <w:rPr>
          <w:color w:val="000000" w:themeColor="text1"/>
        </w:rPr>
        <w:t>T</w:t>
      </w:r>
      <w:r w:rsidR="004A4572">
        <w:rPr>
          <w:color w:val="000000" w:themeColor="text1"/>
        </w:rPr>
        <w:t>he method used for data assimilation, the ensemble adjustment Kalman filter (EAKF)</w:t>
      </w:r>
      <w:r w:rsidR="001C17B5">
        <w:rPr>
          <w:color w:val="000000" w:themeColor="text1"/>
        </w:rPr>
        <w:t>,</w:t>
      </w:r>
      <w:r w:rsidR="004A4572">
        <w:rPr>
          <w:color w:val="000000" w:themeColor="text1"/>
        </w:rPr>
        <w:t xml:space="preserve"> model</w:t>
      </w:r>
      <w:r w:rsidR="00724ECD">
        <w:rPr>
          <w:color w:val="000000" w:themeColor="text1"/>
        </w:rPr>
        <w:t>s</w:t>
      </w:r>
      <w:r w:rsidR="004A4572">
        <w:rPr>
          <w:color w:val="000000" w:themeColor="text1"/>
        </w:rPr>
        <w:t xml:space="preserve"> both the likelihood </w:t>
      </w:r>
      <w:r w:rsidR="001C17B5">
        <w:rPr>
          <w:color w:val="000000" w:themeColor="text1"/>
        </w:rPr>
        <w:t xml:space="preserve">and prior </w:t>
      </w:r>
      <w:r w:rsidR="006E4DB7">
        <w:rPr>
          <w:color w:val="000000" w:themeColor="text1"/>
        </w:rPr>
        <w:t>as Gaussian</w:t>
      </w:r>
      <w:r w:rsidR="001C17B5">
        <w:rPr>
          <w:color w:val="000000" w:themeColor="text1"/>
        </w:rPr>
        <w:t>,</w:t>
      </w:r>
      <w:r w:rsidR="004A4572">
        <w:rPr>
          <w:color w:val="000000" w:themeColor="text1"/>
        </w:rPr>
        <w:t xml:space="preserve"> </w:t>
      </w:r>
      <w:r w:rsidR="002275F9">
        <w:rPr>
          <w:color w:val="000000" w:themeColor="text1"/>
        </w:rPr>
        <w:t>so the posterior is also</w:t>
      </w:r>
      <w:r w:rsidR="006E4DB7">
        <w:rPr>
          <w:color w:val="000000" w:themeColor="text1"/>
        </w:rPr>
        <w:t xml:space="preserve"> Gaussian. </w:t>
      </w:r>
      <w:r w:rsidR="00724ECD">
        <w:rPr>
          <w:color w:val="000000" w:themeColor="text1"/>
        </w:rPr>
        <w:t>However, our observational process directly observe</w:t>
      </w:r>
      <w:r w:rsidR="00425D00">
        <w:rPr>
          <w:color w:val="000000" w:themeColor="text1"/>
        </w:rPr>
        <w:t>s</w:t>
      </w:r>
      <w:r w:rsidR="00724ECD">
        <w:rPr>
          <w:color w:val="000000" w:themeColor="text1"/>
        </w:rPr>
        <w:t xml:space="preserve"> the patient status in each ward</w:t>
      </w:r>
      <w:r w:rsidR="001C17B5">
        <w:rPr>
          <w:color w:val="000000" w:themeColor="text1"/>
        </w:rPr>
        <w:t>, and</w:t>
      </w:r>
      <w:r w:rsidR="00724ECD">
        <w:rPr>
          <w:color w:val="000000" w:themeColor="text1"/>
        </w:rPr>
        <w:t xml:space="preserve"> it is not assum</w:t>
      </w:r>
      <w:r w:rsidR="00425D00">
        <w:rPr>
          <w:color w:val="000000" w:themeColor="text1"/>
        </w:rPr>
        <w:t>ed</w:t>
      </w:r>
      <w:r w:rsidR="00724ECD">
        <w:rPr>
          <w:color w:val="000000" w:themeColor="text1"/>
        </w:rPr>
        <w:t xml:space="preserve"> that the number of detected carriers </w:t>
      </w:r>
      <w:r w:rsidR="00425D00">
        <w:rPr>
          <w:color w:val="000000" w:themeColor="text1"/>
        </w:rPr>
        <w:t>is</w:t>
      </w:r>
      <w:r w:rsidR="00724ECD">
        <w:rPr>
          <w:color w:val="000000" w:themeColor="text1"/>
        </w:rPr>
        <w:t xml:space="preserve"> </w:t>
      </w:r>
      <w:r w:rsidR="00425D00">
        <w:rPr>
          <w:color w:val="000000" w:themeColor="text1"/>
        </w:rPr>
        <w:t>drawn</w:t>
      </w:r>
      <w:r w:rsidR="00724ECD">
        <w:rPr>
          <w:color w:val="000000" w:themeColor="text1"/>
        </w:rPr>
        <w:t xml:space="preserve"> from a normal distribution.</w:t>
      </w:r>
      <w:r w:rsidR="00425D00">
        <w:rPr>
          <w:color w:val="000000" w:themeColor="text1"/>
        </w:rPr>
        <w:t xml:space="preserve"> </w:t>
      </w:r>
    </w:p>
    <w:p w14:paraId="6EEB35F4" w14:textId="77777777" w:rsidR="00425D00" w:rsidRDefault="00F422B3" w:rsidP="00F422B3">
      <w:r w:rsidRPr="00F422B3">
        <w:lastRenderedPageBreak/>
        <w:br/>
      </w:r>
      <w:r w:rsidR="00D370C2" w:rsidRPr="00125DA1">
        <w:rPr>
          <w:b/>
          <w:bCs/>
        </w:rPr>
        <w:t>Comment 2.</w:t>
      </w:r>
      <w:r w:rsidR="00D370C2" w:rsidRPr="00F422B3">
        <w:t xml:space="preserve"> </w:t>
      </w:r>
      <w:r w:rsidRPr="00F422B3">
        <w:t>The observed data is assumed to be normally distributed, should this not be a lognormal distribution? I assume you are constraining to positive values.</w:t>
      </w:r>
    </w:p>
    <w:p w14:paraId="341D6938" w14:textId="32BA5E77" w:rsidR="004F29C1" w:rsidRDefault="00425D00" w:rsidP="00F422B3">
      <w:r>
        <w:rPr>
          <w:color w:val="FF0000"/>
        </w:rPr>
        <w:t xml:space="preserve">Answer. </w:t>
      </w:r>
      <w:r w:rsidR="00B55085">
        <w:rPr>
          <w:color w:val="000000" w:themeColor="text1"/>
        </w:rPr>
        <w:t>Thanks</w:t>
      </w:r>
      <w:r w:rsidR="00A65187">
        <w:rPr>
          <w:color w:val="000000" w:themeColor="text1"/>
        </w:rPr>
        <w:t xml:space="preserve"> for the comment. The EAKF </w:t>
      </w:r>
      <w:r w:rsidR="005D357A">
        <w:rPr>
          <w:color w:val="000000" w:themeColor="text1"/>
        </w:rPr>
        <w:t>assumes</w:t>
      </w:r>
      <w:r w:rsidR="00A65187">
        <w:rPr>
          <w:color w:val="000000" w:themeColor="text1"/>
        </w:rPr>
        <w:t xml:space="preserve"> the observed</w:t>
      </w:r>
      <w:r w:rsidR="00E8077A">
        <w:rPr>
          <w:color w:val="000000" w:themeColor="text1"/>
        </w:rPr>
        <w:t>/</w:t>
      </w:r>
      <w:r w:rsidR="00A65187">
        <w:rPr>
          <w:color w:val="000000" w:themeColor="text1"/>
        </w:rPr>
        <w:t xml:space="preserve">assimilated data </w:t>
      </w:r>
      <w:r w:rsidR="00E8077A">
        <w:rPr>
          <w:color w:val="000000" w:themeColor="text1"/>
        </w:rPr>
        <w:t>is</w:t>
      </w:r>
      <w:r w:rsidR="00A65187">
        <w:rPr>
          <w:color w:val="000000" w:themeColor="text1"/>
        </w:rPr>
        <w:t xml:space="preserve"> normally distributed so the posterior can be updated with a deterministic mathematical formula. This way we only parametrize the </w:t>
      </w:r>
      <w:r w:rsidR="0086166C">
        <w:rPr>
          <w:color w:val="000000" w:themeColor="text1"/>
        </w:rPr>
        <w:t xml:space="preserve">observed data using </w:t>
      </w:r>
      <w:r w:rsidR="00D64296">
        <w:rPr>
          <w:color w:val="000000" w:themeColor="text1"/>
        </w:rPr>
        <w:t>a</w:t>
      </w:r>
      <w:r w:rsidR="004F29C1">
        <w:rPr>
          <w:color w:val="000000" w:themeColor="text1"/>
        </w:rPr>
        <w:t>n</w:t>
      </w:r>
      <w:r w:rsidR="00D64296">
        <w:rPr>
          <w:color w:val="000000" w:themeColor="text1"/>
        </w:rPr>
        <w:t xml:space="preserve"> observational error variance</w:t>
      </w:r>
      <w:r w:rsidR="00891D9F">
        <w:rPr>
          <w:color w:val="000000" w:themeColor="text1"/>
        </w:rPr>
        <w:t xml:space="preserve"> (OEV,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oMath>
      <w:r w:rsidR="00891D9F">
        <w:rPr>
          <w:rFonts w:eastAsiaTheme="minorEastAsia"/>
          <w:color w:val="000000" w:themeColor="text1"/>
        </w:rPr>
        <w:t xml:space="preserve"> as indicated in the Supplementary Information</w:t>
      </w:r>
      <w:r w:rsidR="006B2438">
        <w:rPr>
          <w:rFonts w:eastAsiaTheme="minorEastAsia"/>
          <w:color w:val="000000" w:themeColor="text1"/>
        </w:rPr>
        <w:t xml:space="preserve"> section </w:t>
      </w:r>
      <w:r w:rsidR="006B2438">
        <w:rPr>
          <w:rFonts w:eastAsiaTheme="minorEastAsia"/>
          <w:b/>
          <w:bCs/>
          <w:color w:val="000000" w:themeColor="text1"/>
        </w:rPr>
        <w:t>Simulation-b</w:t>
      </w:r>
      <w:r w:rsidR="00A5754F">
        <w:rPr>
          <w:rFonts w:eastAsiaTheme="minorEastAsia"/>
          <w:b/>
          <w:bCs/>
          <w:color w:val="000000" w:themeColor="text1"/>
        </w:rPr>
        <w:t>a</w:t>
      </w:r>
      <w:r w:rsidR="006B2438">
        <w:rPr>
          <w:rFonts w:eastAsiaTheme="minorEastAsia"/>
          <w:b/>
          <w:bCs/>
          <w:color w:val="000000" w:themeColor="text1"/>
        </w:rPr>
        <w:t>sed inference framework</w:t>
      </w:r>
      <w:r w:rsidR="00891D9F">
        <w:rPr>
          <w:color w:val="000000" w:themeColor="text1"/>
        </w:rPr>
        <w:t xml:space="preserve">) </w:t>
      </w:r>
      <w:r w:rsidR="00D64296">
        <w:rPr>
          <w:color w:val="000000" w:themeColor="text1"/>
        </w:rPr>
        <w:t>that we model proportional to the data, that is to the number of positive cultures.</w:t>
      </w:r>
      <w:r w:rsidR="00891D9F">
        <w:rPr>
          <w:color w:val="000000" w:themeColor="text1"/>
        </w:rPr>
        <w:t xml:space="preserve"> There's no need to constrain it to positive values as the OEV enters the update dete</w:t>
      </w:r>
      <w:r w:rsidR="00647E2D">
        <w:rPr>
          <w:color w:val="000000" w:themeColor="text1"/>
        </w:rPr>
        <w:t>rminis</w:t>
      </w:r>
      <w:r w:rsidR="00891D9F">
        <w:rPr>
          <w:color w:val="000000" w:themeColor="text1"/>
        </w:rPr>
        <w:t>tically. It is possible</w:t>
      </w:r>
      <w:r w:rsidR="00647E2D">
        <w:rPr>
          <w:color w:val="000000" w:themeColor="text1"/>
        </w:rPr>
        <w:t>,</w:t>
      </w:r>
      <w:r w:rsidR="00891D9F">
        <w:rPr>
          <w:color w:val="000000" w:themeColor="text1"/>
        </w:rPr>
        <w:t xml:space="preserve"> however, that the posterior of both the parameters and the observations is </w:t>
      </w:r>
      <w:r w:rsidR="00DE5FFB">
        <w:rPr>
          <w:color w:val="000000" w:themeColor="text1"/>
        </w:rPr>
        <w:t xml:space="preserve">outside the prior range or </w:t>
      </w:r>
      <w:r w:rsidR="00891D9F">
        <w:rPr>
          <w:color w:val="000000" w:themeColor="text1"/>
        </w:rPr>
        <w:t>negative. In the</w:t>
      </w:r>
      <w:r w:rsidR="002711D2">
        <w:rPr>
          <w:color w:val="000000" w:themeColor="text1"/>
        </w:rPr>
        <w:t xml:space="preserve"> process model</w:t>
      </w:r>
      <w:r w:rsidR="00891D9F">
        <w:rPr>
          <w:color w:val="000000" w:themeColor="text1"/>
        </w:rPr>
        <w:t xml:space="preserve"> update</w:t>
      </w:r>
      <w:r w:rsidR="002711D2">
        <w:rPr>
          <w:color w:val="000000" w:themeColor="text1"/>
        </w:rPr>
        <w:t>s</w:t>
      </w:r>
      <w:r w:rsidR="005E0203">
        <w:rPr>
          <w:color w:val="000000" w:themeColor="text1"/>
        </w:rPr>
        <w:t>,</w:t>
      </w:r>
      <w:r w:rsidR="00891D9F">
        <w:rPr>
          <w:color w:val="000000" w:themeColor="text1"/>
        </w:rPr>
        <w:t xml:space="preserve"> we </w:t>
      </w:r>
      <w:r w:rsidR="00647E2D">
        <w:rPr>
          <w:color w:val="000000" w:themeColor="text1"/>
        </w:rPr>
        <w:t>constrain the parameters inside the specified prior range and the observations to be positive.</w:t>
      </w:r>
      <w:r w:rsidR="00F422B3" w:rsidRPr="00F422B3">
        <w:br/>
      </w:r>
      <w:r w:rsidR="00F422B3" w:rsidRPr="00F422B3">
        <w:br/>
      </w:r>
      <w:r w:rsidR="00D370C2" w:rsidRPr="00125DA1">
        <w:rPr>
          <w:b/>
          <w:bCs/>
        </w:rPr>
        <w:t>Comment 3.</w:t>
      </w:r>
      <w:r w:rsidR="00F422B3" w:rsidRPr="00F422B3">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Default="004F29C1" w:rsidP="00F422B3">
      <w:r w:rsidRPr="00571F23">
        <w:rPr>
          <w:color w:val="FF0000"/>
          <w:highlight w:val="yellow"/>
        </w:rPr>
        <w:t xml:space="preserve">Answer. </w:t>
      </w:r>
      <w:r w:rsidRPr="00571F23">
        <w:rPr>
          <w:color w:val="000000" w:themeColor="text1"/>
          <w:highlight w:val="yellow"/>
        </w:rPr>
        <w:t>Thank</w:t>
      </w:r>
      <w:r w:rsidR="005B6E6B" w:rsidRPr="00571F23">
        <w:rPr>
          <w:color w:val="000000" w:themeColor="text1"/>
          <w:highlight w:val="yellow"/>
        </w:rPr>
        <w:t>s</w:t>
      </w:r>
      <w:r w:rsidR="00C329AF" w:rsidRPr="00571F23">
        <w:rPr>
          <w:color w:val="000000" w:themeColor="text1"/>
          <w:highlight w:val="yellow"/>
        </w:rPr>
        <w:t xml:space="preserve"> for this. We forg</w:t>
      </w:r>
      <w:r w:rsidR="001C6264" w:rsidRPr="00571F23">
        <w:rPr>
          <w:color w:val="000000" w:themeColor="text1"/>
          <w:highlight w:val="yellow"/>
        </w:rPr>
        <w:t>o</w:t>
      </w:r>
      <w:r w:rsidR="00C329AF" w:rsidRPr="00571F23">
        <w:rPr>
          <w:color w:val="000000" w:themeColor="text1"/>
          <w:highlight w:val="yellow"/>
        </w:rPr>
        <w:t>t to add the labels in the last update of the manuscript. In the current submission</w:t>
      </w:r>
      <w:r w:rsidR="00A6513A" w:rsidRPr="00571F23">
        <w:rPr>
          <w:color w:val="000000" w:themeColor="text1"/>
          <w:highlight w:val="yellow"/>
        </w:rPr>
        <w:t>,</w:t>
      </w:r>
      <w:r w:rsidR="00C329AF" w:rsidRPr="00571F23">
        <w:rPr>
          <w:color w:val="000000" w:themeColor="text1"/>
          <w:highlight w:val="yellow"/>
        </w:rPr>
        <w:t xml:space="preserve"> we </w:t>
      </w:r>
      <w:r w:rsidR="001C6264" w:rsidRPr="00571F23">
        <w:rPr>
          <w:color w:val="000000" w:themeColor="text1"/>
          <w:highlight w:val="yellow"/>
        </w:rPr>
        <w:t xml:space="preserve">have </w:t>
      </w:r>
      <w:r w:rsidR="00C329AF" w:rsidRPr="00571F23">
        <w:rPr>
          <w:color w:val="000000" w:themeColor="text1"/>
          <w:highlight w:val="yellow"/>
        </w:rPr>
        <w:t>included th</w:t>
      </w:r>
      <w:r w:rsidR="00A6513A" w:rsidRPr="00571F23">
        <w:rPr>
          <w:color w:val="000000" w:themeColor="text1"/>
          <w:highlight w:val="yellow"/>
        </w:rPr>
        <w:t>em.</w:t>
      </w:r>
      <w:r w:rsidR="00F422B3" w:rsidRPr="00F422B3">
        <w:rPr>
          <w:color w:val="00B0F0"/>
        </w:rPr>
        <w:br/>
      </w:r>
      <w:r w:rsidR="00F422B3" w:rsidRPr="00F422B3">
        <w:br/>
      </w:r>
      <w:r w:rsidR="00D370C2" w:rsidRPr="00125DA1">
        <w:rPr>
          <w:b/>
          <w:bCs/>
        </w:rPr>
        <w:t>Comment 4.</w:t>
      </w:r>
      <w:r w:rsidR="00F422B3" w:rsidRPr="00F422B3">
        <w:t xml:space="preserve"> Figure 4 caption refers to a legend which isn’t present. Please add and check other figures.</w:t>
      </w:r>
    </w:p>
    <w:p w14:paraId="3FC3E774" w14:textId="2017B3A7" w:rsidR="00904E3D" w:rsidRDefault="005E0203" w:rsidP="00F422B3">
      <w:r w:rsidRPr="00571F23">
        <w:rPr>
          <w:color w:val="FF0000"/>
          <w:highlight w:val="yellow"/>
        </w:rPr>
        <w:t xml:space="preserve">Answer. </w:t>
      </w:r>
      <w:r w:rsidRPr="00571F23">
        <w:rPr>
          <w:color w:val="000000" w:themeColor="text1"/>
          <w:highlight w:val="yellow"/>
        </w:rPr>
        <w:t>Thanks</w:t>
      </w:r>
      <w:r w:rsidR="00F42826" w:rsidRPr="00571F23">
        <w:rPr>
          <w:color w:val="000000" w:themeColor="text1"/>
          <w:highlight w:val="yellow"/>
        </w:rPr>
        <w:t xml:space="preserve">, in the </w:t>
      </w:r>
      <w:r w:rsidR="00080A90" w:rsidRPr="00571F23">
        <w:rPr>
          <w:color w:val="000000" w:themeColor="text1"/>
          <w:highlight w:val="yellow"/>
        </w:rPr>
        <w:t>revision</w:t>
      </w:r>
      <w:r w:rsidR="00F42826" w:rsidRPr="00571F23">
        <w:rPr>
          <w:color w:val="000000" w:themeColor="text1"/>
          <w:highlight w:val="yellow"/>
        </w:rPr>
        <w:t xml:space="preserve"> we </w:t>
      </w:r>
      <w:r w:rsidR="00080A90" w:rsidRPr="00571F23">
        <w:rPr>
          <w:color w:val="000000" w:themeColor="text1"/>
          <w:highlight w:val="yellow"/>
        </w:rPr>
        <w:t xml:space="preserve">have </w:t>
      </w:r>
      <w:r w:rsidR="00F42826" w:rsidRPr="00571F23">
        <w:rPr>
          <w:color w:val="000000" w:themeColor="text1"/>
          <w:highlight w:val="yellow"/>
        </w:rPr>
        <w:t>included the caption.</w:t>
      </w:r>
      <w:r w:rsidR="00F42826">
        <w:rPr>
          <w:color w:val="000000" w:themeColor="text1"/>
        </w:rPr>
        <w:t xml:space="preserve"> </w:t>
      </w:r>
      <w:r w:rsidR="00F422B3" w:rsidRPr="00F422B3">
        <w:br/>
      </w:r>
      <w:r w:rsidR="00F422B3" w:rsidRPr="00F422B3">
        <w:br/>
      </w:r>
      <w:r w:rsidR="00D370C2" w:rsidRPr="00125DA1">
        <w:rPr>
          <w:b/>
          <w:bCs/>
        </w:rPr>
        <w:t>Comment 5.</w:t>
      </w:r>
      <w:r w:rsidR="00D370C2" w:rsidRPr="00F422B3">
        <w:t xml:space="preserve"> </w:t>
      </w:r>
      <w:r w:rsidR="00F422B3" w:rsidRPr="00F422B3">
        <w:t>Figure S12 refers to ‘institutions’, this terminology is not used anywhere else in the manuscript. The distinction between institution and hospital is not clear to me, please clarify.</w:t>
      </w:r>
    </w:p>
    <w:p w14:paraId="6EFBF4DC" w14:textId="62C60ECE" w:rsidR="00023D5A" w:rsidRPr="00904E3D" w:rsidRDefault="00023D5A" w:rsidP="00F422B3">
      <w:r w:rsidRPr="004E3AF2">
        <w:rPr>
          <w:color w:val="FF0000"/>
          <w:highlight w:val="yellow"/>
        </w:rPr>
        <w:t xml:space="preserve">Answer. </w:t>
      </w:r>
      <w:r w:rsidRPr="004E3AF2">
        <w:rPr>
          <w:color w:val="000000" w:themeColor="text1"/>
          <w:highlight w:val="yellow"/>
        </w:rPr>
        <w:t>Thank</w:t>
      </w:r>
      <w:r w:rsidR="006C64F4" w:rsidRPr="004E3AF2">
        <w:rPr>
          <w:color w:val="000000" w:themeColor="text1"/>
          <w:highlight w:val="yellow"/>
        </w:rPr>
        <w:t xml:space="preserve"> for making </w:t>
      </w:r>
      <w:r w:rsidR="00080A90" w:rsidRPr="004E3AF2">
        <w:rPr>
          <w:color w:val="000000" w:themeColor="text1"/>
          <w:highlight w:val="yellow"/>
        </w:rPr>
        <w:t>noting this oversight</w:t>
      </w:r>
      <w:r w:rsidR="006C64F4" w:rsidRPr="004E3AF2">
        <w:rPr>
          <w:color w:val="000000" w:themeColor="text1"/>
          <w:highlight w:val="yellow"/>
        </w:rPr>
        <w:t>.</w:t>
      </w:r>
      <w:r w:rsidR="00911FF0" w:rsidRPr="004E3AF2">
        <w:rPr>
          <w:color w:val="000000" w:themeColor="text1"/>
          <w:highlight w:val="yellow"/>
        </w:rPr>
        <w:t xml:space="preserve"> </w:t>
      </w:r>
      <w:r w:rsidR="006C64F4" w:rsidRPr="004E3AF2">
        <w:rPr>
          <w:color w:val="000000" w:themeColor="text1"/>
          <w:highlight w:val="yellow"/>
        </w:rPr>
        <w:t>W</w:t>
      </w:r>
      <w:r w:rsidR="00911FF0" w:rsidRPr="004E3AF2">
        <w:rPr>
          <w:color w:val="000000" w:themeColor="text1"/>
          <w:highlight w:val="yellow"/>
        </w:rPr>
        <w:t xml:space="preserve">e </w:t>
      </w:r>
      <w:r w:rsidR="00080A90" w:rsidRPr="004E3AF2">
        <w:rPr>
          <w:color w:val="000000" w:themeColor="text1"/>
          <w:highlight w:val="yellow"/>
        </w:rPr>
        <w:t xml:space="preserve">have </w:t>
      </w:r>
      <w:r w:rsidR="00911FF0" w:rsidRPr="004E3AF2">
        <w:rPr>
          <w:color w:val="000000" w:themeColor="text1"/>
          <w:highlight w:val="yellow"/>
        </w:rPr>
        <w:t>changed it to 'hospital'.</w:t>
      </w:r>
    </w:p>
    <w:p w14:paraId="5244416B" w14:textId="77777777" w:rsidR="00904E3D" w:rsidRDefault="00F422B3" w:rsidP="00F422B3">
      <w:r w:rsidRPr="00F422B3">
        <w:br/>
      </w:r>
      <w:r w:rsidR="00D370C2" w:rsidRPr="00125DA1">
        <w:rPr>
          <w:b/>
          <w:bCs/>
        </w:rPr>
        <w:t>Comment 6.</w:t>
      </w:r>
      <w:r w:rsidRPr="00F422B3">
        <w:t xml:space="preserve"> The abstract would benefit from stating that an ensemble adjustment Kalman filter is used.</w:t>
      </w:r>
    </w:p>
    <w:p w14:paraId="53E25F30" w14:textId="26B1B042" w:rsidR="00023D5A" w:rsidRDefault="00023D5A" w:rsidP="00F422B3">
      <w:pPr>
        <w:rPr>
          <w:color w:val="000000" w:themeColor="text1"/>
        </w:rPr>
      </w:pPr>
      <w:r>
        <w:rPr>
          <w:color w:val="FF0000"/>
        </w:rPr>
        <w:t xml:space="preserve">Answer. </w:t>
      </w:r>
      <w:r w:rsidR="00291F94">
        <w:rPr>
          <w:color w:val="000000" w:themeColor="text1"/>
        </w:rPr>
        <w:t xml:space="preserve">We </w:t>
      </w:r>
      <w:r w:rsidR="00080A90">
        <w:rPr>
          <w:color w:val="000000" w:themeColor="text1"/>
        </w:rPr>
        <w:t>now include this</w:t>
      </w:r>
      <w:r w:rsidR="00291F94">
        <w:rPr>
          <w:color w:val="000000" w:themeColor="text1"/>
        </w:rPr>
        <w:t xml:space="preserve"> information in the abstract.</w:t>
      </w:r>
    </w:p>
    <w:p w14:paraId="78AF71F4" w14:textId="77777777" w:rsidR="00904E3D" w:rsidRDefault="00F422B3" w:rsidP="00F422B3">
      <w:r w:rsidRPr="00F422B3">
        <w:br/>
      </w:r>
      <w:r w:rsidR="00D370C2" w:rsidRPr="00125DA1">
        <w:rPr>
          <w:b/>
          <w:bCs/>
        </w:rPr>
        <w:t>Comment 7.</w:t>
      </w:r>
      <w:r w:rsidRPr="00F422B3">
        <w:t xml:space="preserve"> </w:t>
      </w:r>
      <w:commentRangeStart w:id="3"/>
      <w:commentRangeStart w:id="4"/>
      <w:r w:rsidRPr="00F422B3">
        <w:t>A rationale is needed for using the ensemble adjustment Kalman filter method over a method more often used for inference of transmission rate parameters, such as ABC/SMC/MCMC.</w:t>
      </w:r>
      <w:commentRangeEnd w:id="3"/>
      <w:r w:rsidR="00080A90">
        <w:rPr>
          <w:rStyle w:val="CommentReference"/>
        </w:rPr>
        <w:commentReference w:id="3"/>
      </w:r>
      <w:commentRangeEnd w:id="4"/>
      <w:r w:rsidR="00980261">
        <w:rPr>
          <w:rStyle w:val="CommentReference"/>
        </w:rPr>
        <w:commentReference w:id="4"/>
      </w:r>
    </w:p>
    <w:p w14:paraId="231239BE" w14:textId="3AA10018" w:rsidR="005E0203" w:rsidRDefault="005E0203" w:rsidP="00F422B3">
      <w:pPr>
        <w:rPr>
          <w:color w:val="000000" w:themeColor="text1"/>
        </w:rPr>
      </w:pPr>
      <w:r>
        <w:rPr>
          <w:color w:val="FF0000"/>
        </w:rPr>
        <w:lastRenderedPageBreak/>
        <w:t xml:space="preserve">Answer. </w:t>
      </w:r>
      <w:r w:rsidR="00531984">
        <w:rPr>
          <w:color w:val="FF0000"/>
        </w:rPr>
        <w:t>The inference algorithm is a choice. Both SMC and EAKF have been widely in simulation-based inference of epidemiological dynamics.</w:t>
      </w:r>
      <w:r w:rsidR="004F3DE7">
        <w:rPr>
          <w:color w:val="FF0000"/>
        </w:rPr>
        <w:t xml:space="preserve"> Indeed, some comparisons between those are available </w:t>
      </w:r>
      <w:r w:rsidR="0021590D">
        <w:rPr>
          <w:color w:val="FF0000"/>
        </w:rPr>
        <w:t>(cite). Due to the high dimensional state space of the problem we present that correspond</w:t>
      </w:r>
      <w:r w:rsidR="00A056F5">
        <w:rPr>
          <w:color w:val="FF0000"/>
        </w:rPr>
        <w:t>s</w:t>
      </w:r>
      <w:r w:rsidR="0021590D">
        <w:rPr>
          <w:color w:val="FF0000"/>
        </w:rPr>
        <w:t xml:space="preserve"> to the number of patients during the study period the EAKF is </w:t>
      </w:r>
      <w:r w:rsidR="000E4C7C">
        <w:rPr>
          <w:color w:val="FF0000"/>
        </w:rPr>
        <w:t>preferred</w:t>
      </w:r>
      <w:r w:rsidR="0021590D">
        <w:rPr>
          <w:color w:val="FF0000"/>
        </w:rPr>
        <w:t xml:space="preserve"> as it </w:t>
      </w:r>
      <w:r w:rsidR="00D61B54">
        <w:rPr>
          <w:color w:val="FF0000"/>
        </w:rPr>
        <w:t xml:space="preserve">allows a deterministic update </w:t>
      </w:r>
      <w:r w:rsidR="00A056F5">
        <w:rPr>
          <w:color w:val="FF0000"/>
        </w:rPr>
        <w:t>of the prior distribution. As a consequence, fewer Monte Carlo samples are needed when compared to the other Bayesian approaches mentioned by the reviewer.</w:t>
      </w:r>
    </w:p>
    <w:p w14:paraId="43445BCA" w14:textId="77777777" w:rsidR="00904E3D" w:rsidRDefault="00F422B3" w:rsidP="00F422B3">
      <w:r w:rsidRPr="00F422B3">
        <w:br/>
      </w:r>
      <w:r w:rsidR="00F34065" w:rsidRPr="00125DA1">
        <w:rPr>
          <w:b/>
          <w:bCs/>
        </w:rPr>
        <w:t>Comment 8.</w:t>
      </w:r>
      <w:r w:rsidRPr="00F422B3">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0524C16E" w:rsidR="00904E3D" w:rsidRPr="00904E3D" w:rsidRDefault="00904E3D" w:rsidP="00F422B3">
      <w:pPr>
        <w:rPr>
          <w:color w:val="000000" w:themeColor="text1"/>
        </w:rPr>
      </w:pPr>
      <w:r>
        <w:rPr>
          <w:color w:val="FF0000"/>
        </w:rPr>
        <w:t>Answer.</w:t>
      </w:r>
      <w:r w:rsidR="0043384D">
        <w:rPr>
          <w:color w:val="FF0000"/>
        </w:rPr>
        <w:t xml:space="preserve"> </w:t>
      </w:r>
      <w:commentRangeStart w:id="5"/>
      <w:commentRangeStart w:id="6"/>
      <w:r w:rsidR="0043384D">
        <w:rPr>
          <w:color w:val="00B0F0"/>
        </w:rPr>
        <w:t>Finish</w:t>
      </w:r>
      <w:commentRangeEnd w:id="5"/>
      <w:r w:rsidR="00080A90">
        <w:rPr>
          <w:rStyle w:val="CommentReference"/>
        </w:rPr>
        <w:commentReference w:id="5"/>
      </w:r>
      <w:commentRangeEnd w:id="6"/>
      <w:r w:rsidR="00980261">
        <w:rPr>
          <w:rStyle w:val="CommentReference"/>
        </w:rPr>
        <w:commentReference w:id="6"/>
      </w:r>
      <w:r w:rsidR="00F422B3" w:rsidRPr="00F422B3">
        <w:br/>
      </w:r>
      <w:r w:rsidR="00F422B3" w:rsidRPr="00F422B3">
        <w:br/>
      </w:r>
      <w:r w:rsidR="00F34065" w:rsidRPr="00125DA1">
        <w:rPr>
          <w:b/>
          <w:bCs/>
        </w:rPr>
        <w:t>Comment 9.</w:t>
      </w:r>
      <w:r w:rsidR="00F34065" w:rsidRPr="00F422B3">
        <w:t xml:space="preserve"> </w:t>
      </w:r>
      <w:r w:rsidR="00F422B3" w:rsidRPr="00F422B3">
        <w:t>A more detailed discussion is needed on the types of infectious pressure that the ABM model is not capturing, particularly the lack of hospital staff in the model. These are briefly mentioned in Understanding nosocomial transmission. 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2E53FD" w:rsidRDefault="00904E3D" w:rsidP="00F422B3">
      <w:pPr>
        <w:rPr>
          <w:color w:val="000000" w:themeColor="text1"/>
        </w:rPr>
      </w:pPr>
      <w:r>
        <w:rPr>
          <w:color w:val="FF0000"/>
        </w:rPr>
        <w:t xml:space="preserve">Answer. </w:t>
      </w:r>
      <w:r>
        <w:rPr>
          <w:color w:val="000000" w:themeColor="text1"/>
        </w:rPr>
        <w:t>Thank</w:t>
      </w:r>
      <w:r w:rsidR="00A72B2B">
        <w:rPr>
          <w:color w:val="000000" w:themeColor="text1"/>
        </w:rPr>
        <w:t xml:space="preserve"> you</w:t>
      </w:r>
      <w:r w:rsidR="00C24D86">
        <w:rPr>
          <w:color w:val="000000" w:themeColor="text1"/>
        </w:rPr>
        <w:t xml:space="preserve"> for th</w:t>
      </w:r>
      <w:r w:rsidR="00A72B2B">
        <w:rPr>
          <w:color w:val="000000" w:themeColor="text1"/>
        </w:rPr>
        <w:t>ese</w:t>
      </w:r>
      <w:r w:rsidR="00C24D86">
        <w:rPr>
          <w:color w:val="000000" w:themeColor="text1"/>
        </w:rPr>
        <w:t xml:space="preserve"> comment</w:t>
      </w:r>
      <w:r w:rsidR="00A72B2B">
        <w:rPr>
          <w:color w:val="000000" w:themeColor="text1"/>
        </w:rPr>
        <w:t>s</w:t>
      </w:r>
      <w:r w:rsidR="00C24D86">
        <w:rPr>
          <w:color w:val="000000" w:themeColor="text1"/>
        </w:rPr>
        <w:t xml:space="preserve"> as </w:t>
      </w:r>
      <w:r w:rsidR="00A72B2B">
        <w:rPr>
          <w:color w:val="000000" w:themeColor="text1"/>
        </w:rPr>
        <w:t xml:space="preserve">they </w:t>
      </w:r>
      <w:r w:rsidR="00C24D86">
        <w:rPr>
          <w:color w:val="000000" w:themeColor="text1"/>
        </w:rPr>
        <w:t>allow</w:t>
      </w:r>
      <w:r w:rsidR="00B2446A">
        <w:rPr>
          <w:color w:val="000000" w:themeColor="text1"/>
        </w:rPr>
        <w:t xml:space="preserve">s </w:t>
      </w:r>
      <w:r w:rsidR="00C24D86">
        <w:rPr>
          <w:color w:val="000000" w:themeColor="text1"/>
        </w:rPr>
        <w:t>us to further strength</w:t>
      </w:r>
      <w:r w:rsidR="00B2446A">
        <w:rPr>
          <w:color w:val="000000" w:themeColor="text1"/>
        </w:rPr>
        <w:t>en</w:t>
      </w:r>
      <w:r w:rsidR="00C24D86">
        <w:rPr>
          <w:color w:val="000000" w:themeColor="text1"/>
        </w:rPr>
        <w:t xml:space="preserve"> our discussion around the estimated parameter</w:t>
      </w:r>
      <w:r w:rsidR="00A72B2B">
        <w:rPr>
          <w:color w:val="000000" w:themeColor="text1"/>
        </w:rPr>
        <w:t>s</w:t>
      </w:r>
      <w:r w:rsidR="00C24D86">
        <w:rPr>
          <w:color w:val="000000" w:themeColor="text1"/>
        </w:rPr>
        <w:t xml:space="preserve">. As the reviewer </w:t>
      </w:r>
      <w:r w:rsidR="00A72B2B">
        <w:rPr>
          <w:color w:val="000000" w:themeColor="text1"/>
        </w:rPr>
        <w:t>intuits</w:t>
      </w:r>
      <w:r w:rsidR="002A4987">
        <w:rPr>
          <w:color w:val="000000" w:themeColor="text1"/>
        </w:rPr>
        <w:t>,</w:t>
      </w:r>
      <w:r w:rsidR="00A72B2B">
        <w:rPr>
          <w:color w:val="000000" w:themeColor="text1"/>
        </w:rPr>
        <w:t xml:space="preserve"> HCW data were </w:t>
      </w:r>
      <w:r w:rsidR="002A4987">
        <w:rPr>
          <w:color w:val="000000" w:themeColor="text1"/>
        </w:rPr>
        <w:t xml:space="preserve">not </w:t>
      </w:r>
      <w:r w:rsidR="00A72B2B">
        <w:rPr>
          <w:color w:val="000000" w:themeColor="text1"/>
        </w:rPr>
        <w:t>available</w:t>
      </w:r>
      <w:r w:rsidR="002A4987">
        <w:rPr>
          <w:color w:val="000000" w:themeColor="text1"/>
        </w:rPr>
        <w:t xml:space="preserve"> for this study</w:t>
      </w:r>
      <w:r w:rsidR="00A72B2B">
        <w:rPr>
          <w:color w:val="000000" w:themeColor="text1"/>
        </w:rPr>
        <w:t>; we implicit</w:t>
      </w:r>
      <w:r w:rsidR="002A4987">
        <w:rPr>
          <w:color w:val="000000" w:themeColor="text1"/>
        </w:rPr>
        <w:t>ly represent transmission via HCWs as part of the nosocomial transmission rate parameter.</w:t>
      </w:r>
      <w:r w:rsidR="00B2446A">
        <w:rPr>
          <w:color w:val="000000" w:themeColor="text1"/>
        </w:rPr>
        <w:t xml:space="preserve"> This comment is similar to the comment of </w:t>
      </w:r>
      <w:r w:rsidR="00B2446A">
        <w:rPr>
          <w:b/>
          <w:bCs/>
          <w:color w:val="000000" w:themeColor="text1"/>
        </w:rPr>
        <w:t>Editor 1</w:t>
      </w:r>
      <w:r w:rsidR="002A4987">
        <w:rPr>
          <w:b/>
          <w:bCs/>
          <w:color w:val="000000" w:themeColor="text1"/>
        </w:rPr>
        <w:t>,</w:t>
      </w:r>
      <w:r w:rsidR="00B2446A">
        <w:rPr>
          <w:color w:val="000000" w:themeColor="text1"/>
        </w:rPr>
        <w:t xml:space="preserve"> which the reviewer can see at the beginning of the document. We </w:t>
      </w:r>
      <w:r w:rsidR="002A4987">
        <w:rPr>
          <w:color w:val="000000" w:themeColor="text1"/>
        </w:rPr>
        <w:t xml:space="preserve">have </w:t>
      </w:r>
      <w:r w:rsidR="00B2446A">
        <w:rPr>
          <w:color w:val="000000" w:themeColor="text1"/>
        </w:rPr>
        <w:t xml:space="preserve">extended our discussion in the section </w:t>
      </w:r>
      <w:r w:rsidR="003B0B99" w:rsidRPr="00C15FD4">
        <w:rPr>
          <w:i/>
          <w:iCs/>
          <w:color w:val="ADADAD" w:themeColor="background2" w:themeShade="BF"/>
        </w:rPr>
        <w:t xml:space="preserve">Understanding nosocomial transmission </w:t>
      </w:r>
      <w:r w:rsidR="00C15FD4">
        <w:rPr>
          <w:color w:val="000000" w:themeColor="text1"/>
        </w:rPr>
        <w:t xml:space="preserve">to </w:t>
      </w:r>
      <w:r w:rsidR="00916D33">
        <w:rPr>
          <w:color w:val="000000" w:themeColor="text1"/>
        </w:rPr>
        <w:t xml:space="preserve">further clarify how our nosocomial transmission rate embeds both, person-to-person, </w:t>
      </w:r>
      <w:r w:rsidR="00B94F6E">
        <w:rPr>
          <w:color w:val="000000" w:themeColor="text1"/>
        </w:rPr>
        <w:t xml:space="preserve">and </w:t>
      </w:r>
      <w:r w:rsidR="00916D33">
        <w:rPr>
          <w:color w:val="000000" w:themeColor="text1"/>
        </w:rPr>
        <w:t>vectore</w:t>
      </w:r>
      <w:r w:rsidR="00D33879">
        <w:rPr>
          <w:color w:val="000000" w:themeColor="text1"/>
        </w:rPr>
        <w:t>d</w:t>
      </w:r>
      <w:r w:rsidR="00916D33">
        <w:rPr>
          <w:color w:val="000000" w:themeColor="text1"/>
        </w:rPr>
        <w:t xml:space="preserve"> tran</w:t>
      </w:r>
      <w:r w:rsidR="00D33879">
        <w:rPr>
          <w:color w:val="000000" w:themeColor="text1"/>
        </w:rPr>
        <w:t>s</w:t>
      </w:r>
      <w:r w:rsidR="00916D33">
        <w:rPr>
          <w:color w:val="000000" w:themeColor="text1"/>
        </w:rPr>
        <w:t xml:space="preserve">mission via HCWs and </w:t>
      </w:r>
      <w:r w:rsidR="00DD2C9F">
        <w:rPr>
          <w:color w:val="000000" w:themeColor="text1"/>
        </w:rPr>
        <w:t>possible tran</w:t>
      </w:r>
      <w:r w:rsidR="00B94F6E">
        <w:rPr>
          <w:color w:val="000000" w:themeColor="text1"/>
        </w:rPr>
        <w:t>s</w:t>
      </w:r>
      <w:r w:rsidR="00DD2C9F">
        <w:rPr>
          <w:color w:val="000000" w:themeColor="text1"/>
        </w:rPr>
        <w:t>mission by contact via environmental reservoirs.</w:t>
      </w:r>
      <w:r w:rsidR="00B94F6E">
        <w:rPr>
          <w:color w:val="000000" w:themeColor="text1"/>
        </w:rPr>
        <w:t xml:space="preserve"> We also </w:t>
      </w:r>
      <w:r w:rsidR="002A4987">
        <w:rPr>
          <w:color w:val="000000" w:themeColor="text1"/>
        </w:rPr>
        <w:t>discuss</w:t>
      </w:r>
      <w:r w:rsidR="00B94F6E">
        <w:rPr>
          <w:color w:val="000000" w:themeColor="text1"/>
        </w:rPr>
        <w:t xml:space="preserve"> the possible contributions of </w:t>
      </w:r>
      <w:r w:rsidR="002A4987">
        <w:rPr>
          <w:color w:val="000000" w:themeColor="text1"/>
        </w:rPr>
        <w:t xml:space="preserve">these various </w:t>
      </w:r>
      <w:r w:rsidR="00B94F6E">
        <w:rPr>
          <w:color w:val="000000" w:themeColor="text1"/>
        </w:rPr>
        <w:t xml:space="preserve">modes </w:t>
      </w:r>
      <w:r w:rsidR="00E75B2D">
        <w:rPr>
          <w:color w:val="000000" w:themeColor="text1"/>
        </w:rPr>
        <w:t>to</w:t>
      </w:r>
      <w:r w:rsidR="00B94F6E">
        <w:rPr>
          <w:color w:val="000000" w:themeColor="text1"/>
        </w:rPr>
        <w:t xml:space="preserve"> </w:t>
      </w:r>
      <w:r w:rsidR="002A4987">
        <w:rPr>
          <w:color w:val="000000" w:themeColor="text1"/>
        </w:rPr>
        <w:t xml:space="preserve">the </w:t>
      </w:r>
      <w:r w:rsidR="00B94F6E">
        <w:rPr>
          <w:color w:val="000000" w:themeColor="text1"/>
        </w:rPr>
        <w:t>nosocomial transmission rate</w:t>
      </w:r>
      <w:r w:rsidR="00E75B2D">
        <w:rPr>
          <w:color w:val="000000" w:themeColor="text1"/>
        </w:rPr>
        <w:t>.</w:t>
      </w:r>
      <w:r w:rsidR="00F422B3" w:rsidRPr="00F422B3">
        <w:br/>
      </w:r>
      <w:r w:rsidR="00F422B3" w:rsidRPr="00F422B3">
        <w:br/>
      </w:r>
      <w:r w:rsidR="00241EFE" w:rsidRPr="00125DA1">
        <w:rPr>
          <w:b/>
          <w:bCs/>
        </w:rPr>
        <w:t>Comment 10.</w:t>
      </w:r>
      <w:r w:rsidR="00241EFE" w:rsidRPr="00F422B3">
        <w:t xml:space="preserve"> </w:t>
      </w:r>
      <w:r w:rsidR="00F422B3" w:rsidRPr="00F422B3">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3C2F7EB" w:rsidR="00904E3D" w:rsidRPr="002E53FD" w:rsidRDefault="00904E3D" w:rsidP="00F422B3">
      <w:pPr>
        <w:rPr>
          <w:color w:val="000000" w:themeColor="text1"/>
        </w:rPr>
      </w:pPr>
      <w:r>
        <w:rPr>
          <w:color w:val="FF0000"/>
        </w:rPr>
        <w:lastRenderedPageBreak/>
        <w:t xml:space="preserve">Answer. </w:t>
      </w:r>
      <w:r w:rsidR="00F3080C">
        <w:rPr>
          <w:color w:val="000000" w:themeColor="text1"/>
        </w:rPr>
        <w:t>Thanks for this comment</w:t>
      </w:r>
      <w:r w:rsidR="002A4987">
        <w:rPr>
          <w:color w:val="000000" w:themeColor="text1"/>
        </w:rPr>
        <w:t xml:space="preserve">. A </w:t>
      </w:r>
      <w:r w:rsidR="00F3080C">
        <w:rPr>
          <w:color w:val="000000" w:themeColor="text1"/>
        </w:rPr>
        <w:t xml:space="preserve">background transmission </w:t>
      </w:r>
      <w:r w:rsidR="002A4987">
        <w:rPr>
          <w:color w:val="000000" w:themeColor="text1"/>
        </w:rPr>
        <w:t>rate</w:t>
      </w:r>
      <w:r w:rsidR="00980261">
        <w:rPr>
          <w:rFonts w:eastAsiaTheme="minorHAnsi" w:hint="eastAsia"/>
          <w:color w:val="000000" w:themeColor="text1"/>
          <w:lang w:eastAsia="zh-CN"/>
        </w:rPr>
        <w:t xml:space="preserve"> </w:t>
      </w:r>
      <w:r w:rsidR="00F3080C">
        <w:rPr>
          <w:color w:val="000000" w:themeColor="text1"/>
        </w:rPr>
        <w:t xml:space="preserve">might </w:t>
      </w:r>
      <w:r w:rsidR="00D72704">
        <w:rPr>
          <w:color w:val="000000" w:themeColor="text1"/>
        </w:rPr>
        <w:t>model</w:t>
      </w:r>
      <w:r w:rsidR="002A4987">
        <w:rPr>
          <w:color w:val="000000" w:themeColor="text1"/>
        </w:rPr>
        <w:t xml:space="preserve">, </w:t>
      </w:r>
      <w:r w:rsidR="00F3080C">
        <w:rPr>
          <w:color w:val="000000" w:themeColor="text1"/>
        </w:rPr>
        <w:t>for example</w:t>
      </w:r>
      <w:r w:rsidR="002A4987">
        <w:rPr>
          <w:color w:val="000000" w:themeColor="text1"/>
        </w:rPr>
        <w:t>,</w:t>
      </w:r>
      <w:r w:rsidR="00F3080C">
        <w:rPr>
          <w:color w:val="000000" w:themeColor="text1"/>
        </w:rPr>
        <w:t xml:space="preserve"> fomite transmission</w:t>
      </w:r>
      <w:r w:rsidR="002A4987">
        <w:rPr>
          <w:color w:val="000000" w:themeColor="text1"/>
        </w:rPr>
        <w:t xml:space="preserve">, which could be </w:t>
      </w:r>
      <w:r w:rsidR="00C17BF4">
        <w:rPr>
          <w:color w:val="000000" w:themeColor="text1"/>
        </w:rPr>
        <w:t>represented as proportional to prevalence in the hospital</w:t>
      </w:r>
      <w:r w:rsidR="00F3080C">
        <w:rPr>
          <w:color w:val="000000" w:themeColor="text1"/>
        </w:rPr>
        <w:t xml:space="preserve">. </w:t>
      </w:r>
      <w:r w:rsidR="002A4987">
        <w:rPr>
          <w:color w:val="000000" w:themeColor="text1"/>
        </w:rPr>
        <w:t>We initially</w:t>
      </w:r>
      <w:r w:rsidR="00340565">
        <w:rPr>
          <w:color w:val="000000" w:themeColor="text1"/>
        </w:rPr>
        <w:t xml:space="preserve"> </w:t>
      </w:r>
      <w:r w:rsidR="005C38C3">
        <w:rPr>
          <w:color w:val="000000" w:themeColor="text1"/>
        </w:rPr>
        <w:t xml:space="preserve">attempted to </w:t>
      </w:r>
      <w:r w:rsidR="0058709C">
        <w:rPr>
          <w:color w:val="000000" w:themeColor="text1"/>
        </w:rPr>
        <w:t>estimate</w:t>
      </w:r>
      <w:r w:rsidR="00AE2198">
        <w:rPr>
          <w:color w:val="000000" w:themeColor="text1"/>
        </w:rPr>
        <w:t xml:space="preserve"> two transmission rates</w:t>
      </w:r>
      <w:r w:rsidR="002A4987">
        <w:rPr>
          <w:color w:val="000000" w:themeColor="text1"/>
        </w:rPr>
        <w:t xml:space="preserve">: the </w:t>
      </w:r>
      <w:r w:rsidR="00992F1C">
        <w:rPr>
          <w:color w:val="000000" w:themeColor="text1"/>
        </w:rPr>
        <w:t>a person-to-person</w:t>
      </w:r>
      <w:r w:rsidR="002A4987">
        <w:rPr>
          <w:color w:val="000000" w:themeColor="text1"/>
        </w:rPr>
        <w:t xml:space="preserve"> transmission rate and a second</w:t>
      </w:r>
      <w:r w:rsidR="00AE2198">
        <w:rPr>
          <w:color w:val="000000" w:themeColor="text1"/>
        </w:rPr>
        <w:t xml:space="preserve"> </w:t>
      </w:r>
      <w:r w:rsidR="007E0147">
        <w:rPr>
          <w:color w:val="000000" w:themeColor="text1"/>
        </w:rPr>
        <w:t xml:space="preserve">additional </w:t>
      </w:r>
      <w:r w:rsidR="003D5B02">
        <w:rPr>
          <w:color w:val="000000" w:themeColor="text1"/>
        </w:rPr>
        <w:t>environmental tran</w:t>
      </w:r>
      <w:r w:rsidR="007309FA">
        <w:rPr>
          <w:color w:val="000000" w:themeColor="text1"/>
        </w:rPr>
        <w:t>s</w:t>
      </w:r>
      <w:r w:rsidR="003D5B02">
        <w:rPr>
          <w:color w:val="000000" w:themeColor="text1"/>
        </w:rPr>
        <w:t>mission rate</w:t>
      </w:r>
      <w:r w:rsidR="00EE1ECC">
        <w:rPr>
          <w:color w:val="000000" w:themeColor="text1"/>
        </w:rPr>
        <w:t xml:space="preserve"> </w:t>
      </w:r>
      <w:r w:rsidR="007E0147">
        <w:rPr>
          <w:color w:val="000000" w:themeColor="text1"/>
        </w:rPr>
        <w:t>parameter</w:t>
      </w:r>
      <w:r w:rsidR="00EE1ECC">
        <w:rPr>
          <w:color w:val="000000" w:themeColor="text1"/>
        </w:rPr>
        <w:t xml:space="preserve">. We were unable to </w:t>
      </w:r>
      <w:r w:rsidR="007309FA">
        <w:rPr>
          <w:color w:val="000000" w:themeColor="text1"/>
        </w:rPr>
        <w:t>accurate</w:t>
      </w:r>
      <w:r w:rsidR="00386A47">
        <w:rPr>
          <w:color w:val="000000" w:themeColor="text1"/>
        </w:rPr>
        <w:t>ly</w:t>
      </w:r>
      <w:r w:rsidR="007309FA">
        <w:rPr>
          <w:color w:val="000000" w:themeColor="text1"/>
        </w:rPr>
        <w:t xml:space="preserve"> identify both parameters using </w:t>
      </w:r>
      <w:r w:rsidR="002A4987">
        <w:rPr>
          <w:color w:val="000000" w:themeColor="text1"/>
        </w:rPr>
        <w:t>available</w:t>
      </w:r>
      <w:r w:rsidR="007309FA">
        <w:rPr>
          <w:color w:val="000000" w:themeColor="text1"/>
        </w:rPr>
        <w:t xml:space="preserve"> data. As </w:t>
      </w:r>
      <w:r w:rsidR="00721953">
        <w:rPr>
          <w:color w:val="000000" w:themeColor="text1"/>
        </w:rPr>
        <w:t xml:space="preserve">a </w:t>
      </w:r>
      <w:r w:rsidR="007309FA">
        <w:rPr>
          <w:color w:val="000000" w:themeColor="text1"/>
        </w:rPr>
        <w:t>consequence, we decided t</w:t>
      </w:r>
      <w:r w:rsidR="00386A47">
        <w:rPr>
          <w:color w:val="000000" w:themeColor="text1"/>
        </w:rPr>
        <w:t xml:space="preserve">o </w:t>
      </w:r>
      <w:r w:rsidR="00992F1C">
        <w:rPr>
          <w:color w:val="000000" w:themeColor="text1"/>
        </w:rPr>
        <w:t>combine</w:t>
      </w:r>
      <w:r w:rsidR="00386A47">
        <w:rPr>
          <w:color w:val="000000" w:themeColor="text1"/>
        </w:rPr>
        <w:t xml:space="preserve"> transmission </w:t>
      </w:r>
      <w:r w:rsidR="00992F1C">
        <w:rPr>
          <w:color w:val="000000" w:themeColor="text1"/>
        </w:rPr>
        <w:t>into a single parameter</w:t>
      </w:r>
      <w:r w:rsidR="00D73931">
        <w:rPr>
          <w:color w:val="000000" w:themeColor="text1"/>
        </w:rPr>
        <w:t xml:space="preserve">. </w:t>
      </w:r>
      <w:r w:rsidR="00721953">
        <w:rPr>
          <w:color w:val="000000" w:themeColor="text1"/>
        </w:rPr>
        <w:t xml:space="preserve">The data used to inform the inference </w:t>
      </w:r>
      <w:r w:rsidR="00992F1C">
        <w:rPr>
          <w:color w:val="000000" w:themeColor="text1"/>
        </w:rPr>
        <w:t xml:space="preserve">are </w:t>
      </w:r>
      <w:r w:rsidR="00721953">
        <w:rPr>
          <w:color w:val="000000" w:themeColor="text1"/>
        </w:rPr>
        <w:t xml:space="preserve">sparse and represent </w:t>
      </w:r>
      <w:r w:rsidR="00992F1C">
        <w:rPr>
          <w:color w:val="000000" w:themeColor="text1"/>
        </w:rPr>
        <w:t xml:space="preserve">only </w:t>
      </w:r>
      <w:r w:rsidR="00721953">
        <w:rPr>
          <w:color w:val="000000" w:themeColor="text1"/>
        </w:rPr>
        <w:t xml:space="preserve">a small </w:t>
      </w:r>
      <w:r w:rsidR="002C512E">
        <w:rPr>
          <w:color w:val="000000" w:themeColor="text1"/>
        </w:rPr>
        <w:t>fraction</w:t>
      </w:r>
      <w:r w:rsidR="00721953">
        <w:rPr>
          <w:color w:val="000000" w:themeColor="text1"/>
        </w:rPr>
        <w:t xml:space="preserve"> of </w:t>
      </w:r>
      <w:r w:rsidR="002C512E">
        <w:rPr>
          <w:color w:val="000000" w:themeColor="text1"/>
        </w:rPr>
        <w:t>the prevalence</w:t>
      </w:r>
      <w:r w:rsidR="00992F1C">
        <w:rPr>
          <w:color w:val="000000" w:themeColor="text1"/>
        </w:rPr>
        <w:t xml:space="preserve"> and do not support inference of multiple modes of transmission.</w:t>
      </w:r>
      <w:r w:rsidR="00F6565C">
        <w:rPr>
          <w:color w:val="000000" w:themeColor="text1"/>
        </w:rPr>
        <w:t xml:space="preserve"> This </w:t>
      </w:r>
      <w:r w:rsidR="003E0FEA">
        <w:rPr>
          <w:color w:val="000000" w:themeColor="text1"/>
        </w:rPr>
        <w:t>challenge magnif</w:t>
      </w:r>
      <w:r w:rsidR="00840EAD">
        <w:rPr>
          <w:color w:val="000000" w:themeColor="text1"/>
        </w:rPr>
        <w:t>ies</w:t>
      </w:r>
      <w:r w:rsidR="003E0FEA">
        <w:rPr>
          <w:color w:val="000000" w:themeColor="text1"/>
        </w:rPr>
        <w:t xml:space="preserve"> </w:t>
      </w:r>
      <w:r w:rsidR="00840EAD">
        <w:rPr>
          <w:color w:val="000000" w:themeColor="text1"/>
        </w:rPr>
        <w:t>as we are considering</w:t>
      </w:r>
      <w:r w:rsidR="00F6565C">
        <w:rPr>
          <w:color w:val="000000" w:themeColor="text1"/>
        </w:rPr>
        <w:t xml:space="preserve"> </w:t>
      </w:r>
      <w:r w:rsidR="00840EAD">
        <w:rPr>
          <w:color w:val="000000" w:themeColor="text1"/>
        </w:rPr>
        <w:t xml:space="preserve">a </w:t>
      </w:r>
      <w:r w:rsidR="00F6565C">
        <w:rPr>
          <w:color w:val="000000" w:themeColor="text1"/>
        </w:rPr>
        <w:t xml:space="preserve">range of pathogenic bacteria </w:t>
      </w:r>
      <w:r w:rsidR="00840EAD">
        <w:rPr>
          <w:color w:val="000000" w:themeColor="text1"/>
        </w:rPr>
        <w:t>whose natural history is poorly understood</w:t>
      </w:r>
      <w:commentRangeStart w:id="7"/>
      <w:r w:rsidR="00840EAD">
        <w:rPr>
          <w:color w:val="000000" w:themeColor="text1"/>
        </w:rPr>
        <w:t>.</w:t>
      </w:r>
      <w:commentRangeEnd w:id="7"/>
      <w:r w:rsidR="00980261">
        <w:rPr>
          <w:rStyle w:val="CommentReference"/>
        </w:rPr>
        <w:commentReference w:id="7"/>
      </w:r>
      <w:r w:rsidR="00F422B3" w:rsidRPr="00F422B3">
        <w:br/>
      </w:r>
      <w:r w:rsidR="00F422B3" w:rsidRPr="00F422B3">
        <w:br/>
      </w:r>
      <w:r w:rsidR="00941B64" w:rsidRPr="00125DA1">
        <w:rPr>
          <w:b/>
          <w:bCs/>
        </w:rPr>
        <w:t>Comment 11.</w:t>
      </w:r>
      <w:r w:rsidR="00941B64" w:rsidRPr="00F422B3">
        <w:t xml:space="preserve"> </w:t>
      </w:r>
      <w:r w:rsidR="00F422B3" w:rsidRPr="00F422B3">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4CEFEB3B" w:rsidR="007C4719" w:rsidRDefault="00904E3D" w:rsidP="00F422B3">
      <w:pPr>
        <w:rPr>
          <w:color w:val="000000" w:themeColor="text1"/>
        </w:rPr>
      </w:pPr>
      <w:r>
        <w:rPr>
          <w:color w:val="FF0000"/>
        </w:rPr>
        <w:t xml:space="preserve">Answer. </w:t>
      </w:r>
      <w:r w:rsidR="002E7E1F">
        <w:rPr>
          <w:color w:val="000000" w:themeColor="text1"/>
        </w:rPr>
        <w:t xml:space="preserve">We decided to </w:t>
      </w:r>
      <w:r w:rsidR="00DA5D24">
        <w:rPr>
          <w:color w:val="000000" w:themeColor="text1"/>
        </w:rPr>
        <w:t xml:space="preserve">use </w:t>
      </w:r>
      <w:r w:rsidR="00EB2150">
        <w:rPr>
          <w:color w:val="000000" w:themeColor="text1"/>
        </w:rPr>
        <w:t xml:space="preserve">a </w:t>
      </w:r>
      <w:r w:rsidR="00CB030D">
        <w:rPr>
          <w:color w:val="000000" w:themeColor="text1"/>
        </w:rPr>
        <w:t xml:space="preserve">daily </w:t>
      </w:r>
      <w:r w:rsidR="00EB2150">
        <w:rPr>
          <w:color w:val="000000" w:themeColor="text1"/>
        </w:rPr>
        <w:t xml:space="preserve">time step, both for simplicity and computational benefit.  </w:t>
      </w:r>
    </w:p>
    <w:p w14:paraId="7258F398" w14:textId="70B2039D" w:rsidR="00904E3D" w:rsidRPr="002E53FD" w:rsidRDefault="00F422B3" w:rsidP="00F422B3">
      <w:pPr>
        <w:rPr>
          <w:color w:val="000000" w:themeColor="text1"/>
        </w:rPr>
      </w:pPr>
      <w:r w:rsidRPr="00F422B3">
        <w:br/>
      </w:r>
      <w:r w:rsidR="00941B64" w:rsidRPr="00125DA1">
        <w:rPr>
          <w:b/>
          <w:bCs/>
        </w:rPr>
        <w:t>Comment 12.</w:t>
      </w:r>
      <w:r w:rsidR="00941B64" w:rsidRPr="00F422B3">
        <w:t xml:space="preserve"> </w:t>
      </w:r>
      <w:r w:rsidRPr="00F422B3">
        <w:t>The final three sentences of the introduction seem unnecessary and should be covered in the abstract/results and discussion.</w:t>
      </w:r>
    </w:p>
    <w:p w14:paraId="1128D67E" w14:textId="38FE0A1D" w:rsidR="00170133" w:rsidRPr="002E53FD" w:rsidRDefault="00904E3D" w:rsidP="00F422B3">
      <w:pPr>
        <w:rPr>
          <w:color w:val="000000" w:themeColor="text1"/>
        </w:rPr>
      </w:pPr>
      <w:r>
        <w:rPr>
          <w:color w:val="FF0000"/>
        </w:rPr>
        <w:t>Answer.</w:t>
      </w:r>
      <w:r w:rsidR="00795269">
        <w:rPr>
          <w:color w:val="000000" w:themeColor="text1"/>
        </w:rPr>
        <w:t xml:space="preserve"> </w:t>
      </w:r>
      <w:commentRangeStart w:id="8"/>
      <w:r w:rsidR="007111BF">
        <w:rPr>
          <w:color w:val="000000" w:themeColor="text1"/>
        </w:rPr>
        <w:t xml:space="preserve">We have deleted these sentences.  </w:t>
      </w:r>
      <w:commentRangeEnd w:id="8"/>
      <w:r w:rsidR="00DE5008">
        <w:rPr>
          <w:rStyle w:val="CommentReference"/>
        </w:rPr>
        <w:commentReference w:id="8"/>
      </w:r>
      <w:r w:rsidR="00DE5008" w:rsidDel="00DE5008">
        <w:rPr>
          <w:color w:val="00B0F0"/>
        </w:rPr>
        <w:t xml:space="preserve"> </w:t>
      </w:r>
      <w:r w:rsidR="00F422B3" w:rsidRPr="00F422B3">
        <w:br/>
      </w:r>
      <w:r w:rsidR="00F422B3" w:rsidRPr="00F422B3">
        <w:br/>
      </w:r>
      <w:r w:rsidR="00170133" w:rsidRPr="00F422B3">
        <w:rPr>
          <w:rFonts w:asciiTheme="majorHAnsi" w:hAnsiTheme="majorHAnsi"/>
          <w:b/>
          <w:bCs/>
        </w:rPr>
        <w:t>Reviewer #</w:t>
      </w:r>
      <w:r w:rsidR="00170133">
        <w:rPr>
          <w:rFonts w:asciiTheme="majorHAnsi" w:hAnsiTheme="majorHAnsi"/>
          <w:b/>
          <w:bCs/>
        </w:rPr>
        <w:t>2</w:t>
      </w:r>
    </w:p>
    <w:p w14:paraId="3AA7BAD2" w14:textId="625A97EA" w:rsidR="003425EE" w:rsidRDefault="00F422B3" w:rsidP="00F422B3">
      <w:r w:rsidRPr="00F422B3">
        <w:t xml:space="preserve"> This is an interesting paper and the methods are well explained. However</w:t>
      </w:r>
      <w:r w:rsidR="004B3544">
        <w:t>,</w:t>
      </w:r>
      <w:r w:rsidRPr="00F422B3">
        <w:t xml:space="preserve"> by focussing on carriage, particularly in the case of </w:t>
      </w:r>
      <w:r w:rsidRPr="00F422B3">
        <w:rPr>
          <w:i/>
          <w:iCs/>
        </w:rPr>
        <w:t>E</w:t>
      </w:r>
      <w:r w:rsidR="004B3544" w:rsidRPr="004B3544">
        <w:rPr>
          <w:i/>
          <w:iCs/>
        </w:rPr>
        <w:t>.</w:t>
      </w:r>
      <w:r w:rsidRPr="00F422B3">
        <w:rPr>
          <w:i/>
          <w:iCs/>
        </w:rPr>
        <w:t xml:space="preserve"> coli</w:t>
      </w:r>
      <w:r w:rsidRPr="00F422B3">
        <w:t xml:space="preserve">, I worry that the conclusions are not helpful or informative and this needs to be addressed and discussed in more detail. The model does not distinguish between commensal bacteria and pathogenic or resistant bacteria and the message that </w:t>
      </w:r>
      <w:r w:rsidRPr="00F422B3">
        <w:rPr>
          <w:i/>
          <w:iCs/>
        </w:rPr>
        <w:t>E</w:t>
      </w:r>
      <w:r w:rsidR="008551D4">
        <w:rPr>
          <w:i/>
          <w:iCs/>
        </w:rPr>
        <w:t>.</w:t>
      </w:r>
      <w:r w:rsidRPr="00F422B3">
        <w:rPr>
          <w:i/>
          <w:iCs/>
        </w:rPr>
        <w:t xml:space="preserve"> coli</w:t>
      </w:r>
      <w:r w:rsidRPr="00F422B3">
        <w:t xml:space="preserve"> is not commonly transmitted in hospital settings is likely not true, and is in fact an artefact of the model structure that only allows for a single coloni</w:t>
      </w:r>
      <w:r w:rsidR="004B3544">
        <w:t>z</w:t>
      </w:r>
      <w:r w:rsidRPr="00F422B3">
        <w:t xml:space="preserve">ation event with </w:t>
      </w:r>
      <w:r w:rsidRPr="00F422B3">
        <w:rPr>
          <w:i/>
          <w:iCs/>
        </w:rPr>
        <w:t>E</w:t>
      </w:r>
      <w:r w:rsidR="004B3544" w:rsidRPr="004B3544">
        <w:rPr>
          <w:i/>
          <w:iCs/>
        </w:rPr>
        <w:t>.</w:t>
      </w:r>
      <w:r w:rsidRPr="00F422B3">
        <w:rPr>
          <w:i/>
          <w:iCs/>
        </w:rPr>
        <w:t xml:space="preserve"> coli</w:t>
      </w:r>
      <w:r w:rsidRPr="00F422B3">
        <w:t>. While all models are abstractions, this issue cannot be ignored.</w:t>
      </w:r>
      <w:r w:rsidRPr="00F422B3">
        <w:br/>
      </w:r>
      <w:r w:rsidRPr="00F422B3">
        <w:br/>
      </w:r>
      <w:commentRangeStart w:id="9"/>
      <w:r w:rsidRPr="00F422B3">
        <w:t>Here is a list of comments, please also see annotations in the PDF document attached (if you can't get the attached file, inquire with the journal).</w:t>
      </w:r>
      <w:commentRangeEnd w:id="9"/>
      <w:r w:rsidR="00DE5008">
        <w:rPr>
          <w:rStyle w:val="CommentReference"/>
        </w:rPr>
        <w:commentReference w:id="9"/>
      </w:r>
      <w:r w:rsidRPr="00F422B3">
        <w:br/>
      </w:r>
    </w:p>
    <w:p w14:paraId="7A9790B7" w14:textId="24D69F30" w:rsidR="0027708A" w:rsidRDefault="003425EE" w:rsidP="00F422B3">
      <w:pPr>
        <w:rPr>
          <w:color w:val="000000" w:themeColor="text1"/>
        </w:rPr>
      </w:pPr>
      <w:r w:rsidRPr="00125DA1">
        <w:rPr>
          <w:b/>
          <w:bCs/>
        </w:rPr>
        <w:t>Comment 1.</w:t>
      </w:r>
      <w:r w:rsidRPr="00F422B3">
        <w:t xml:space="preserve"> </w:t>
      </w:r>
      <w:r w:rsidR="00F422B3" w:rsidRPr="00F422B3">
        <w:t xml:space="preserve">There is no definition of what is classed as a nosocomial case in the underlying data. Many cases that are considered community acquired based on days in </w:t>
      </w:r>
      <w:r w:rsidR="00F422B3" w:rsidRPr="00F422B3">
        <w:lastRenderedPageBreak/>
        <w:t>hospital before infection is detected are in fact potentially related to a previous hospital event. Is this included in the definition of nosocomial used here?</w:t>
      </w:r>
      <w:r w:rsidR="00F422B3" w:rsidRPr="00F422B3">
        <w:br/>
      </w:r>
      <w:r w:rsidR="00EF6ED9">
        <w:rPr>
          <w:color w:val="FF0000"/>
        </w:rPr>
        <w:t xml:space="preserve">Answer. </w:t>
      </w:r>
      <w:r w:rsidR="00EF6ED9">
        <w:rPr>
          <w:color w:val="000000" w:themeColor="text1"/>
        </w:rPr>
        <w:t>Thanks for th</w:t>
      </w:r>
      <w:r w:rsidR="000B45B5">
        <w:rPr>
          <w:color w:val="000000" w:themeColor="text1"/>
        </w:rPr>
        <w:t>ese</w:t>
      </w:r>
      <w:r w:rsidR="00EF6ED9">
        <w:rPr>
          <w:color w:val="000000" w:themeColor="text1"/>
        </w:rPr>
        <w:t xml:space="preserve"> comments</w:t>
      </w:r>
      <w:r w:rsidR="00DE5008">
        <w:rPr>
          <w:color w:val="000000" w:themeColor="text1"/>
        </w:rPr>
        <w:t xml:space="preserve">.  </w:t>
      </w:r>
      <w:r w:rsidR="00AB7BBC">
        <w:rPr>
          <w:color w:val="000000" w:themeColor="text1"/>
        </w:rPr>
        <w:t>In the first paragraph of the discussion</w:t>
      </w:r>
      <w:r w:rsidR="00D16ACE">
        <w:rPr>
          <w:color w:val="000000" w:themeColor="text1"/>
        </w:rPr>
        <w:t>,</w:t>
      </w:r>
      <w:r w:rsidR="00AB7BBC">
        <w:rPr>
          <w:color w:val="000000" w:themeColor="text1"/>
        </w:rPr>
        <w:t xml:space="preserve"> we wrote</w:t>
      </w:r>
      <w:r w:rsidR="00D16ACE">
        <w:rPr>
          <w:color w:val="000000" w:themeColor="text1"/>
        </w:rPr>
        <w:t xml:space="preserve"> </w:t>
      </w:r>
      <w:r w:rsidR="00D16ACE">
        <w:rPr>
          <w:i/>
          <w:iCs/>
          <w:color w:val="000000" w:themeColor="text1"/>
        </w:rPr>
        <w:t>"T</w:t>
      </w:r>
      <w:r w:rsidR="00D16ACE" w:rsidRPr="00D16ACE">
        <w:rPr>
          <w:i/>
          <w:iCs/>
          <w:color w:val="000000" w:themeColor="text1"/>
        </w:rPr>
        <w:t>he patient-level clinical culture data mostly represent infection. Clinical culture samples were targeted at one body site and were typically obtained on patients presenting symptoms, suggestive of infection at a specific site and a prepondera</w:t>
      </w:r>
      <w:r w:rsidR="00DE5008">
        <w:rPr>
          <w:i/>
          <w:iCs/>
          <w:color w:val="000000" w:themeColor="text1"/>
        </w:rPr>
        <w:t>te use</w:t>
      </w:r>
      <w:r w:rsidR="00D16ACE" w:rsidRPr="00D16ACE">
        <w:rPr>
          <w:i/>
          <w:iCs/>
          <w:color w:val="000000" w:themeColor="text1"/>
        </w:rPr>
        <w:t xml:space="preserve"> of clinical cultures for diagnosis rather than surveillance</w:t>
      </w:r>
      <w:r w:rsidR="00D16ACE">
        <w:rPr>
          <w:i/>
          <w:iCs/>
          <w:color w:val="000000" w:themeColor="text1"/>
        </w:rPr>
        <w:t xml:space="preserve">."  </w:t>
      </w:r>
      <w:r w:rsidR="002A69AB">
        <w:rPr>
          <w:color w:val="000000" w:themeColor="text1"/>
        </w:rPr>
        <w:t>In addition</w:t>
      </w:r>
      <w:r w:rsidR="006C3419">
        <w:rPr>
          <w:color w:val="000000" w:themeColor="text1"/>
        </w:rPr>
        <w:t xml:space="preserve">, in the section </w:t>
      </w:r>
      <w:r w:rsidR="006C3419" w:rsidRPr="002A69AB">
        <w:rPr>
          <w:i/>
          <w:iCs/>
          <w:color w:val="ADADAD" w:themeColor="background2" w:themeShade="BF"/>
        </w:rPr>
        <w:t xml:space="preserve">Understanding effective sensitivity </w:t>
      </w:r>
      <w:r w:rsidR="002A69AB" w:rsidRPr="002A69AB">
        <w:rPr>
          <w:color w:val="000000" w:themeColor="text1"/>
        </w:rPr>
        <w:t>we</w:t>
      </w:r>
      <w:r w:rsidR="002A69AB">
        <w:rPr>
          <w:color w:val="000000" w:themeColor="text1"/>
        </w:rPr>
        <w:t xml:space="preserve"> mention that surveillance </w:t>
      </w:r>
      <w:r w:rsidR="0027708A">
        <w:rPr>
          <w:color w:val="000000" w:themeColor="text1"/>
        </w:rPr>
        <w:t>is mostly targeted to infected patients: "</w:t>
      </w:r>
      <w:r w:rsidR="0027708A" w:rsidRPr="0027708A">
        <w:rPr>
          <w:i/>
          <w:iCs/>
          <w:color w:val="000000" w:themeColor="text1"/>
        </w:rPr>
        <w:t>Surveillance of micro-organism infection and colonization in patients is primarily the product of clinician-directed collection of cultures for infection-compatible clinical symptoms (i.e. fever, dysuria, or cough).</w:t>
      </w:r>
      <w:r w:rsidR="0027708A" w:rsidRPr="0027708A">
        <w:rPr>
          <w:color w:val="000000" w:themeColor="text1"/>
        </w:rPr>
        <w:t>"</w:t>
      </w:r>
      <w:r w:rsidR="0027708A">
        <w:rPr>
          <w:color w:val="000000" w:themeColor="text1"/>
        </w:rPr>
        <w:t xml:space="preserve"> </w:t>
      </w:r>
    </w:p>
    <w:p w14:paraId="4D1F1E19" w14:textId="1A474F25" w:rsidR="00D37785" w:rsidRDefault="00DE5008" w:rsidP="00F422B3">
      <w:pPr>
        <w:rPr>
          <w:color w:val="000000" w:themeColor="text1"/>
        </w:rPr>
      </w:pPr>
      <w:r>
        <w:rPr>
          <w:color w:val="000000" w:themeColor="text1"/>
        </w:rPr>
        <w:t>The study hospital system is</w:t>
      </w:r>
      <w:r w:rsidR="00D16ACE">
        <w:rPr>
          <w:color w:val="000000" w:themeColor="text1"/>
        </w:rPr>
        <w:t xml:space="preserve"> a clinical setting</w:t>
      </w:r>
      <w:r w:rsidR="00C039AC">
        <w:rPr>
          <w:color w:val="000000" w:themeColor="text1"/>
        </w:rPr>
        <w:t xml:space="preserve"> in</w:t>
      </w:r>
      <w:r w:rsidR="00D16ACE">
        <w:rPr>
          <w:color w:val="000000" w:themeColor="text1"/>
        </w:rPr>
        <w:t xml:space="preserve"> wh</w:t>
      </w:r>
      <w:r w:rsidR="009A432A">
        <w:rPr>
          <w:color w:val="000000" w:themeColor="text1"/>
        </w:rPr>
        <w:t>ich</w:t>
      </w:r>
      <w:r w:rsidR="00D16ACE">
        <w:rPr>
          <w:color w:val="000000" w:themeColor="text1"/>
        </w:rPr>
        <w:t xml:space="preserve"> most carriage is detected </w:t>
      </w:r>
      <w:r w:rsidR="00AC7F09">
        <w:rPr>
          <w:color w:val="000000" w:themeColor="text1"/>
        </w:rPr>
        <w:t>by</w:t>
      </w:r>
      <w:r w:rsidR="00D16ACE">
        <w:rPr>
          <w:color w:val="000000" w:themeColor="text1"/>
        </w:rPr>
        <w:t xml:space="preserve"> diagnos</w:t>
      </w:r>
      <w:r w:rsidR="00AC7F09">
        <w:rPr>
          <w:color w:val="000000" w:themeColor="text1"/>
        </w:rPr>
        <w:t xml:space="preserve">is </w:t>
      </w:r>
      <w:r w:rsidR="00D16ACE">
        <w:rPr>
          <w:color w:val="000000" w:themeColor="text1"/>
        </w:rPr>
        <w:t xml:space="preserve">and not </w:t>
      </w:r>
      <w:r w:rsidR="006B465A">
        <w:rPr>
          <w:color w:val="000000" w:themeColor="text1"/>
        </w:rPr>
        <w:t>by screening</w:t>
      </w:r>
      <w:r w:rsidR="00D16ACE">
        <w:rPr>
          <w:color w:val="000000" w:themeColor="text1"/>
        </w:rPr>
        <w:t xml:space="preserve">. </w:t>
      </w:r>
      <w:r w:rsidR="009A432A">
        <w:rPr>
          <w:color w:val="000000" w:themeColor="text1"/>
        </w:rPr>
        <w:t xml:space="preserve">To </w:t>
      </w:r>
      <w:r>
        <w:rPr>
          <w:color w:val="000000" w:themeColor="text1"/>
        </w:rPr>
        <w:t>clarify this further, we now</w:t>
      </w:r>
      <w:r w:rsidR="009A432A">
        <w:rPr>
          <w:color w:val="000000" w:themeColor="text1"/>
        </w:rPr>
        <w:t xml:space="preserve"> include a sentence in the Methods section </w:t>
      </w:r>
      <w:r w:rsidR="009A432A">
        <w:rPr>
          <w:i/>
          <w:iCs/>
          <w:color w:val="000000" w:themeColor="text1"/>
        </w:rPr>
        <w:t>Data: Clinical cultures</w:t>
      </w:r>
      <w:r w:rsidR="009A432A">
        <w:rPr>
          <w:color w:val="000000" w:themeColor="text1"/>
        </w:rPr>
        <w:t xml:space="preserve">: </w:t>
      </w:r>
      <w:r w:rsidR="00D912B2">
        <w:rPr>
          <w:color w:val="000000" w:themeColor="text1"/>
        </w:rPr>
        <w:t>"</w:t>
      </w:r>
      <w:r>
        <w:rPr>
          <w:color w:val="000000" w:themeColor="text1"/>
        </w:rPr>
        <w:t>C</w:t>
      </w:r>
      <w:r w:rsidR="00D912B2">
        <w:rPr>
          <w:color w:val="000000" w:themeColor="text1"/>
        </w:rPr>
        <w:t xml:space="preserve">ultures </w:t>
      </w:r>
      <w:r>
        <w:rPr>
          <w:color w:val="000000" w:themeColor="text1"/>
        </w:rPr>
        <w:t xml:space="preserve">were collected </w:t>
      </w:r>
      <w:r w:rsidR="00D912B2">
        <w:rPr>
          <w:color w:val="000000" w:themeColor="text1"/>
        </w:rPr>
        <w:t>mostly</w:t>
      </w:r>
      <w:r w:rsidR="00AD216C">
        <w:rPr>
          <w:color w:val="000000" w:themeColor="text1"/>
        </w:rPr>
        <w:t xml:space="preserve"> at </w:t>
      </w:r>
      <w:r>
        <w:rPr>
          <w:color w:val="000000" w:themeColor="text1"/>
        </w:rPr>
        <w:t xml:space="preserve">the </w:t>
      </w:r>
      <w:r w:rsidR="00AD216C">
        <w:rPr>
          <w:color w:val="000000" w:themeColor="text1"/>
        </w:rPr>
        <w:t>discretion of clinicians</w:t>
      </w:r>
      <w:r w:rsidR="00D912B2">
        <w:rPr>
          <w:color w:val="000000" w:themeColor="text1"/>
        </w:rPr>
        <w:t xml:space="preserve"> </w:t>
      </w:r>
      <w:r>
        <w:rPr>
          <w:color w:val="000000" w:themeColor="text1"/>
        </w:rPr>
        <w:t xml:space="preserve">as part of diagnosis in order </w:t>
      </w:r>
      <w:r w:rsidR="00D912B2">
        <w:rPr>
          <w:color w:val="000000" w:themeColor="text1"/>
        </w:rPr>
        <w:t>to confirm infection</w:t>
      </w:r>
      <w:r w:rsidDel="00DE5008">
        <w:rPr>
          <w:color w:val="000000" w:themeColor="text1"/>
        </w:rPr>
        <w:t xml:space="preserve"> </w:t>
      </w:r>
      <w:r w:rsidR="00AA47D1">
        <w:rPr>
          <w:color w:val="000000" w:themeColor="text1"/>
        </w:rPr>
        <w:t>"</w:t>
      </w:r>
      <w:commentRangeStart w:id="10"/>
      <w:r w:rsidR="00D37785">
        <w:rPr>
          <w:color w:val="000000" w:themeColor="text1"/>
        </w:rPr>
        <w:t>.</w:t>
      </w:r>
      <w:commentRangeEnd w:id="10"/>
      <w:r w:rsidR="0030244C">
        <w:rPr>
          <w:rStyle w:val="CommentReference"/>
        </w:rPr>
        <w:commentReference w:id="10"/>
      </w:r>
    </w:p>
    <w:p w14:paraId="7A375308" w14:textId="4EB1EADD" w:rsidR="00F21D14" w:rsidRPr="00D37785" w:rsidRDefault="00F422B3" w:rsidP="00F422B3">
      <w:pPr>
        <w:rPr>
          <w:color w:val="000000" w:themeColor="text1"/>
        </w:rPr>
      </w:pPr>
      <w:r w:rsidRPr="00F422B3">
        <w:br/>
      </w:r>
      <w:r w:rsidR="003425EE" w:rsidRPr="00125DA1">
        <w:rPr>
          <w:b/>
          <w:bCs/>
        </w:rPr>
        <w:t>Comment 2.</w:t>
      </w:r>
      <w:r w:rsidR="003425EE" w:rsidRPr="00F422B3">
        <w:t xml:space="preserve"> </w:t>
      </w:r>
      <w:r w:rsidRPr="00F422B3">
        <w:t xml:space="preserve">Are some </w:t>
      </w:r>
      <w:commentRangeStart w:id="11"/>
      <w:commentRangeStart w:id="12"/>
      <w:r w:rsidRPr="00F422B3">
        <w:t xml:space="preserve">sites </w:t>
      </w:r>
      <w:commentRangeEnd w:id="11"/>
      <w:r w:rsidR="007600A3">
        <w:rPr>
          <w:rStyle w:val="CommentReference"/>
        </w:rPr>
        <w:commentReference w:id="11"/>
      </w:r>
      <w:commentRangeEnd w:id="12"/>
      <w:r w:rsidR="0030244C">
        <w:rPr>
          <w:rStyle w:val="CommentReference"/>
        </w:rPr>
        <w:commentReference w:id="12"/>
      </w:r>
      <w:r w:rsidRPr="00F422B3">
        <w:t>more likely to be sampled than others, therefore effecting the estimated prevalence in the underlying data?</w:t>
      </w:r>
      <w:r w:rsidRPr="00F422B3">
        <w:br/>
      </w:r>
      <w:r w:rsidR="005A0D29">
        <w:rPr>
          <w:color w:val="FF0000"/>
        </w:rPr>
        <w:t xml:space="preserve">Answer. </w:t>
      </w:r>
      <w:r w:rsidR="003E6BBF">
        <w:rPr>
          <w:color w:val="000000" w:themeColor="text1"/>
        </w:rPr>
        <w:t xml:space="preserve">There are </w:t>
      </w:r>
      <w:r w:rsidR="007600A3">
        <w:rPr>
          <w:color w:val="000000" w:themeColor="text1"/>
        </w:rPr>
        <w:t xml:space="preserve">some </w:t>
      </w:r>
      <w:r w:rsidR="003E6BBF">
        <w:rPr>
          <w:color w:val="000000" w:themeColor="text1"/>
        </w:rPr>
        <w:t>wards in wh</w:t>
      </w:r>
      <w:r w:rsidR="00362E34">
        <w:rPr>
          <w:color w:val="000000" w:themeColor="text1"/>
        </w:rPr>
        <w:t>ich</w:t>
      </w:r>
      <w:r w:rsidR="003E6BBF">
        <w:rPr>
          <w:color w:val="000000" w:themeColor="text1"/>
        </w:rPr>
        <w:t xml:space="preserve"> patients </w:t>
      </w:r>
      <w:r w:rsidR="007600A3">
        <w:rPr>
          <w:color w:val="000000" w:themeColor="text1"/>
        </w:rPr>
        <w:t xml:space="preserve">were </w:t>
      </w:r>
      <w:r w:rsidR="003E6BBF">
        <w:rPr>
          <w:color w:val="000000" w:themeColor="text1"/>
        </w:rPr>
        <w:t>cultured more often, see Figure 1D</w:t>
      </w:r>
      <w:r w:rsidR="006B5938">
        <w:rPr>
          <w:color w:val="000000" w:themeColor="text1"/>
        </w:rPr>
        <w:t xml:space="preserve"> and SI Figure S12</w:t>
      </w:r>
      <w:r w:rsidR="003E6BBF">
        <w:rPr>
          <w:color w:val="000000" w:themeColor="text1"/>
        </w:rPr>
        <w:t>. O</w:t>
      </w:r>
      <w:r w:rsidR="008A5E1B">
        <w:rPr>
          <w:color w:val="000000" w:themeColor="text1"/>
        </w:rPr>
        <w:t xml:space="preserve">ur observational model accounts for </w:t>
      </w:r>
      <w:r w:rsidR="0044372B">
        <w:rPr>
          <w:color w:val="000000" w:themeColor="text1"/>
        </w:rPr>
        <w:t>the effect of different sampling across wards in the hospital network. Indeed, as our observational model use</w:t>
      </w:r>
      <w:r w:rsidR="00DA6B3A">
        <w:rPr>
          <w:color w:val="000000" w:themeColor="text1"/>
        </w:rPr>
        <w:t>s</w:t>
      </w:r>
      <w:r w:rsidR="0044372B">
        <w:rPr>
          <w:color w:val="000000" w:themeColor="text1"/>
        </w:rPr>
        <w:t xml:space="preserve"> the number of clinical cultures at </w:t>
      </w:r>
      <w:r w:rsidR="00DA6B3A">
        <w:rPr>
          <w:color w:val="000000" w:themeColor="text1"/>
        </w:rPr>
        <w:t xml:space="preserve">the </w:t>
      </w:r>
      <w:r w:rsidR="0044372B">
        <w:rPr>
          <w:color w:val="000000" w:themeColor="text1"/>
        </w:rPr>
        <w:t>in</w:t>
      </w:r>
      <w:r w:rsidR="00742AFA">
        <w:rPr>
          <w:color w:val="000000" w:themeColor="text1"/>
        </w:rPr>
        <w:t xml:space="preserve">dividual level </w:t>
      </w:r>
      <w:r w:rsidR="000A62BF">
        <w:rPr>
          <w:color w:val="000000" w:themeColor="text1"/>
        </w:rPr>
        <w:t xml:space="preserve">we are </w:t>
      </w:r>
      <w:r w:rsidR="007600A3">
        <w:rPr>
          <w:color w:val="000000" w:themeColor="text1"/>
        </w:rPr>
        <w:t>accounting for the</w:t>
      </w:r>
      <w:r w:rsidR="00F21D14">
        <w:rPr>
          <w:color w:val="000000" w:themeColor="text1"/>
        </w:rPr>
        <w:t xml:space="preserve"> </w:t>
      </w:r>
      <w:r w:rsidR="007830AA">
        <w:rPr>
          <w:color w:val="000000" w:themeColor="text1"/>
        </w:rPr>
        <w:t>likelihood of diagnos</w:t>
      </w:r>
      <w:r w:rsidR="007600A3">
        <w:rPr>
          <w:color w:val="000000" w:themeColor="text1"/>
        </w:rPr>
        <w:t>is</w:t>
      </w:r>
      <w:r w:rsidR="007830AA">
        <w:rPr>
          <w:color w:val="000000" w:themeColor="text1"/>
        </w:rPr>
        <w:t xml:space="preserve"> given infection</w:t>
      </w:r>
      <w:r w:rsidR="007600A3">
        <w:rPr>
          <w:color w:val="000000" w:themeColor="text1"/>
        </w:rPr>
        <w:t>,</w:t>
      </w:r>
      <w:r w:rsidR="007830AA">
        <w:rPr>
          <w:color w:val="000000" w:themeColor="text1"/>
        </w:rPr>
        <w:t xml:space="preserve"> which is differential across wards.</w:t>
      </w:r>
      <w:r w:rsidR="00313EB0">
        <w:rPr>
          <w:color w:val="000000" w:themeColor="text1"/>
        </w:rPr>
        <w:t xml:space="preserve"> It is possible however that wards have different surveillance settings: i.e. they differ on the amount of screening and diagnostic. Those differences are not modeled and could bias the estimate of the effective sensitivity </w:t>
      </w:r>
      <m:oMath>
        <m:r>
          <w:rPr>
            <w:rFonts w:ascii="Cambria Math" w:hAnsi="Cambria Math"/>
            <w:color w:val="000000" w:themeColor="text1"/>
          </w:rPr>
          <m:t>ρ</m:t>
        </m:r>
      </m:oMath>
      <w:r w:rsidR="00542490">
        <w:rPr>
          <w:rFonts w:eastAsiaTheme="minorEastAsia"/>
          <w:color w:val="000000" w:themeColor="text1"/>
        </w:rPr>
        <w:t>.  However</w:t>
      </w:r>
      <w:r w:rsidR="00346E9A">
        <w:rPr>
          <w:rFonts w:eastAsiaTheme="minorEastAsia"/>
          <w:color w:val="000000" w:themeColor="text1"/>
        </w:rPr>
        <w:t>,</w:t>
      </w:r>
      <w:r w:rsidR="00542490">
        <w:rPr>
          <w:rFonts w:eastAsiaTheme="minorEastAsia"/>
          <w:color w:val="000000" w:themeColor="text1"/>
        </w:rPr>
        <w:t xml:space="preserve"> most of the nosocomial data used </w:t>
      </w:r>
      <w:r w:rsidR="007600A3">
        <w:rPr>
          <w:rFonts w:eastAsiaTheme="minorEastAsia"/>
          <w:color w:val="000000" w:themeColor="text1"/>
        </w:rPr>
        <w:t xml:space="preserve">to </w:t>
      </w:r>
      <w:r w:rsidR="00542490">
        <w:rPr>
          <w:rFonts w:eastAsiaTheme="minorEastAsia"/>
          <w:color w:val="000000" w:themeColor="text1"/>
        </w:rPr>
        <w:t>inform the inference</w:t>
      </w:r>
      <w:r w:rsidR="00346E9A">
        <w:rPr>
          <w:rFonts w:eastAsiaTheme="minorEastAsia"/>
          <w:color w:val="000000" w:themeColor="text1"/>
        </w:rPr>
        <w:t xml:space="preserve"> were typically </w:t>
      </w:r>
      <w:r w:rsidR="007600A3">
        <w:rPr>
          <w:rFonts w:eastAsiaTheme="minorEastAsia"/>
          <w:color w:val="000000" w:themeColor="text1"/>
        </w:rPr>
        <w:t xml:space="preserve">clinician </w:t>
      </w:r>
      <w:r w:rsidR="00346E9A">
        <w:rPr>
          <w:rFonts w:eastAsiaTheme="minorEastAsia"/>
          <w:color w:val="000000" w:themeColor="text1"/>
        </w:rPr>
        <w:t xml:space="preserve">ordered </w:t>
      </w:r>
      <w:r w:rsidR="007600A3">
        <w:rPr>
          <w:rFonts w:eastAsiaTheme="minorEastAsia"/>
          <w:color w:val="000000" w:themeColor="text1"/>
        </w:rPr>
        <w:t xml:space="preserve">for </w:t>
      </w:r>
      <w:r w:rsidR="00346E9A">
        <w:rPr>
          <w:rFonts w:eastAsiaTheme="minorEastAsia"/>
          <w:color w:val="000000" w:themeColor="text1"/>
        </w:rPr>
        <w:t xml:space="preserve">patients </w:t>
      </w:r>
      <w:r w:rsidR="007600A3">
        <w:rPr>
          <w:rFonts w:eastAsiaTheme="minorEastAsia"/>
          <w:color w:val="000000" w:themeColor="text1"/>
        </w:rPr>
        <w:t>suspected to be infected</w:t>
      </w:r>
      <w:r w:rsidR="00346E9A">
        <w:rPr>
          <w:rFonts w:eastAsiaTheme="minorEastAsia"/>
          <w:color w:val="000000" w:themeColor="text1"/>
        </w:rPr>
        <w:t xml:space="preserve">. In the SM we show that under a scenario </w:t>
      </w:r>
      <w:r w:rsidR="007600A3">
        <w:rPr>
          <w:rFonts w:eastAsiaTheme="minorEastAsia"/>
          <w:color w:val="000000" w:themeColor="text1"/>
        </w:rPr>
        <w:t xml:space="preserve">in which </w:t>
      </w:r>
      <w:r w:rsidR="00346E9A">
        <w:rPr>
          <w:rFonts w:eastAsiaTheme="minorEastAsia"/>
          <w:color w:val="000000" w:themeColor="text1"/>
        </w:rPr>
        <w:t>screening is negligible</w:t>
      </w:r>
      <w:r w:rsidR="00B657ED">
        <w:rPr>
          <w:rFonts w:eastAsiaTheme="minorEastAsia"/>
          <w:color w:val="000000" w:themeColor="text1"/>
        </w:rPr>
        <w:t xml:space="preserve"> high</w:t>
      </w:r>
      <w:r w:rsidR="00346E9A">
        <w:rPr>
          <w:rFonts w:eastAsiaTheme="minorEastAsia"/>
          <w:color w:val="000000" w:themeColor="text1"/>
        </w:rPr>
        <w:t xml:space="preserve"> values of </w:t>
      </w:r>
      <m:oMath>
        <m:r>
          <w:rPr>
            <w:rFonts w:ascii="Cambria Math" w:eastAsiaTheme="minorEastAsia" w:hAnsi="Cambria Math"/>
            <w:color w:val="000000" w:themeColor="text1"/>
          </w:rPr>
          <m:t>ρ</m:t>
        </m:r>
      </m:oMath>
      <w:r w:rsidR="00B657ED">
        <w:rPr>
          <w:rFonts w:eastAsiaTheme="minorEastAsia"/>
          <w:color w:val="000000" w:themeColor="text1"/>
        </w:rPr>
        <w:t xml:space="preserve"> could only be obtained with </w:t>
      </w:r>
      <w:r w:rsidR="00656817">
        <w:rPr>
          <w:rFonts w:eastAsiaTheme="minorEastAsia"/>
          <w:color w:val="000000" w:themeColor="text1"/>
        </w:rPr>
        <w:t>high values of the</w:t>
      </w:r>
      <w:r w:rsidR="00B657ED">
        <w:rPr>
          <w:rFonts w:eastAsiaTheme="minorEastAsia"/>
          <w:color w:val="000000" w:themeColor="text1"/>
        </w:rPr>
        <w:t xml:space="preserve"> ratio </w:t>
      </w:r>
      <w:r w:rsidR="00656817">
        <w:rPr>
          <w:rFonts w:eastAsiaTheme="minorEastAsia"/>
          <w:color w:val="000000" w:themeColor="text1"/>
        </w:rPr>
        <w:t xml:space="preserve">between </w:t>
      </w:r>
      <w:r w:rsidR="00B657ED">
        <w:rPr>
          <w:rFonts w:eastAsiaTheme="minorEastAsia"/>
          <w:color w:val="000000" w:themeColor="text1"/>
        </w:rPr>
        <w:t xml:space="preserve">diagnosis given infection </w:t>
      </w:r>
      <w:r w:rsidR="00035D40">
        <w:rPr>
          <w:rFonts w:eastAsiaTheme="minorEastAsia"/>
          <w:color w:val="000000" w:themeColor="text1"/>
        </w:rPr>
        <w:t>and probability of testing</w:t>
      </w:r>
      <w:r w:rsidR="00B657ED">
        <w:rPr>
          <w:rFonts w:eastAsiaTheme="minorEastAsia"/>
          <w:color w:val="000000" w:themeColor="text1"/>
        </w:rPr>
        <w:t xml:space="preserve"> (</w:t>
      </w:r>
      <w:r w:rsidR="007600A3">
        <w:rPr>
          <w:rFonts w:eastAsiaTheme="minorEastAsia"/>
          <w:color w:val="000000" w:themeColor="text1"/>
        </w:rPr>
        <w:t xml:space="preserve">i.e. </w:t>
      </w:r>
      <w:r w:rsidR="00656817">
        <w:rPr>
          <w:rFonts w:eastAsiaTheme="minorEastAsia"/>
          <w:color w:val="000000" w:themeColor="text1"/>
        </w:rPr>
        <w:t xml:space="preserve">high values </w:t>
      </w:r>
      <w:r w:rsidR="007600A3">
        <w:rPr>
          <w:rFonts w:eastAsiaTheme="minorEastAsia"/>
          <w:color w:val="000000" w:themeColor="text1"/>
        </w:rPr>
        <w:t xml:space="preserve">of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I</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T</m:t>
            </m:r>
          </m:sup>
        </m:sSup>
      </m:oMath>
      <w:r w:rsidR="007600A3">
        <w:rPr>
          <w:rFonts w:eastAsiaTheme="minorEastAsia"/>
          <w:color w:val="000000" w:themeColor="text1"/>
        </w:rPr>
        <w:t xml:space="preserve">, see </w:t>
      </w:r>
      <w:r w:rsidR="00656817">
        <w:rPr>
          <w:rFonts w:eastAsiaTheme="minorEastAsia"/>
          <w:color w:val="000000" w:themeColor="text1"/>
        </w:rPr>
        <w:t xml:space="preserve">SM Fig S11) combined with high values of </w:t>
      </w:r>
      <w:r w:rsidR="007600A3">
        <w:rPr>
          <w:rFonts w:eastAsiaTheme="minorEastAsia"/>
          <w:color w:val="000000" w:themeColor="text1"/>
        </w:rPr>
        <w:t xml:space="preserve">the </w:t>
      </w:r>
      <w:r w:rsidR="00656817">
        <w:rPr>
          <w:rFonts w:eastAsiaTheme="minorEastAsia"/>
          <w:color w:val="000000" w:themeColor="text1"/>
        </w:rPr>
        <w:t>infectio</w:t>
      </w:r>
      <w:r w:rsidR="00035D40">
        <w:rPr>
          <w:rFonts w:eastAsiaTheme="minorEastAsia"/>
          <w:color w:val="000000" w:themeColor="text1"/>
        </w:rPr>
        <w:t xml:space="preserve">n to clearance ratio. </w:t>
      </w:r>
      <w:commentRangeStart w:id="13"/>
      <w:r w:rsidR="00035D40">
        <w:rPr>
          <w:rFonts w:eastAsiaTheme="minorEastAsia"/>
          <w:color w:val="000000" w:themeColor="text1"/>
        </w:rPr>
        <w:t xml:space="preserve">This ratio </w:t>
      </w:r>
      <w:commentRangeEnd w:id="13"/>
      <w:r w:rsidR="0019414A">
        <w:rPr>
          <w:rStyle w:val="CommentReference"/>
        </w:rPr>
        <w:commentReference w:id="13"/>
      </w:r>
      <w:r w:rsidR="00035D40">
        <w:rPr>
          <w:rFonts w:eastAsiaTheme="minorEastAsia"/>
          <w:color w:val="000000" w:themeColor="text1"/>
        </w:rPr>
        <w:t>would suggest that infection rat</w:t>
      </w:r>
      <w:r w:rsidR="00363A90">
        <w:rPr>
          <w:rFonts w:eastAsiaTheme="minorEastAsia"/>
          <w:color w:val="000000" w:themeColor="text1"/>
        </w:rPr>
        <w:t>es</w:t>
      </w:r>
      <w:r w:rsidR="00035D40">
        <w:rPr>
          <w:rFonts w:eastAsiaTheme="minorEastAsia"/>
          <w:color w:val="000000" w:themeColor="text1"/>
        </w:rPr>
        <w:t xml:space="preserve"> given carriag</w:t>
      </w:r>
      <w:r w:rsidR="00363A90">
        <w:rPr>
          <w:rFonts w:eastAsiaTheme="minorEastAsia"/>
          <w:color w:val="000000" w:themeColor="text1"/>
        </w:rPr>
        <w:t>e</w:t>
      </w:r>
      <w:r w:rsidR="00035D40">
        <w:rPr>
          <w:rFonts w:eastAsiaTheme="minorEastAsia"/>
          <w:color w:val="000000" w:themeColor="text1"/>
        </w:rPr>
        <w:t xml:space="preserve"> would need to be much faster than </w:t>
      </w:r>
      <w:r w:rsidR="00363A90">
        <w:rPr>
          <w:rFonts w:eastAsiaTheme="minorEastAsia"/>
          <w:color w:val="000000" w:themeColor="text1"/>
        </w:rPr>
        <w:t xml:space="preserve">carriage clearance. This would suggest that even </w:t>
      </w:r>
      <w:r w:rsidR="00CF07AA">
        <w:rPr>
          <w:rFonts w:eastAsiaTheme="minorEastAsia"/>
          <w:color w:val="000000" w:themeColor="text1"/>
        </w:rPr>
        <w:t xml:space="preserve">when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I</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T</m:t>
            </m:r>
          </m:sup>
        </m:sSup>
      </m:oMath>
      <w:r w:rsidR="00CF07AA">
        <w:rPr>
          <w:rFonts w:eastAsiaTheme="minorEastAsia"/>
          <w:color w:val="000000" w:themeColor="text1"/>
        </w:rPr>
        <w:t xml:space="preserve"> and the infection</w:t>
      </w:r>
      <w:r w:rsidR="00F704DD">
        <w:rPr>
          <w:rFonts w:eastAsiaTheme="minorEastAsia"/>
          <w:color w:val="000000" w:themeColor="text1"/>
        </w:rPr>
        <w:t>-to-</w:t>
      </w:r>
      <w:r w:rsidR="00CF07AA">
        <w:rPr>
          <w:rFonts w:eastAsiaTheme="minorEastAsia"/>
          <w:color w:val="000000" w:themeColor="text1"/>
        </w:rPr>
        <w:t>clearance ratio var</w:t>
      </w:r>
      <w:r w:rsidR="00A61EF2">
        <w:rPr>
          <w:rFonts w:eastAsiaTheme="minorEastAsia"/>
          <w:color w:val="000000" w:themeColor="text1"/>
        </w:rPr>
        <w:t>y</w:t>
      </w:r>
      <w:r w:rsidR="00CF07AA">
        <w:rPr>
          <w:rFonts w:eastAsiaTheme="minorEastAsia"/>
          <w:color w:val="000000" w:themeColor="text1"/>
        </w:rPr>
        <w:t xml:space="preserve"> within wards</w:t>
      </w:r>
      <w:r w:rsidR="00A61EF2">
        <w:rPr>
          <w:rFonts w:eastAsiaTheme="minorEastAsia"/>
          <w:color w:val="000000" w:themeColor="text1"/>
        </w:rPr>
        <w:t>, it</w:t>
      </w:r>
      <w:r w:rsidR="00CF07AA">
        <w:rPr>
          <w:rFonts w:eastAsiaTheme="minorEastAsia"/>
          <w:color w:val="000000" w:themeColor="text1"/>
        </w:rPr>
        <w:t xml:space="preserve"> is unlikely that this will result in substantial</w:t>
      </w:r>
      <w:r w:rsidR="00F704DD">
        <w:rPr>
          <w:rFonts w:eastAsiaTheme="minorEastAsia"/>
          <w:color w:val="000000" w:themeColor="text1"/>
        </w:rPr>
        <w:t>ly</w:t>
      </w:r>
      <w:r w:rsidR="00CF07AA">
        <w:rPr>
          <w:rFonts w:eastAsiaTheme="minorEastAsia"/>
          <w:color w:val="000000" w:themeColor="text1"/>
        </w:rPr>
        <w:t xml:space="preserve"> different </w:t>
      </w:r>
      <w:r w:rsidR="00F704DD">
        <w:rPr>
          <w:rFonts w:eastAsiaTheme="minorEastAsia"/>
          <w:color w:val="000000" w:themeColor="text1"/>
        </w:rPr>
        <w:t>effective sensitivity</w:t>
      </w:r>
      <w:r w:rsidR="00A61EF2">
        <w:rPr>
          <w:rFonts w:eastAsiaTheme="minorEastAsia"/>
          <w:color w:val="000000" w:themeColor="text1"/>
        </w:rPr>
        <w:t xml:space="preserve"> values.</w:t>
      </w:r>
    </w:p>
    <w:p w14:paraId="6903E174" w14:textId="77777777" w:rsidR="00565F41" w:rsidRDefault="00F422B3" w:rsidP="004D689A">
      <w:pPr>
        <w:rPr>
          <w:ins w:id="14" w:author="Cascante Vega, Jaime E." w:date="2024-09-03T20:43:00Z" w16du:dateUtc="2024-09-04T00:43:00Z"/>
          <w:color w:val="FF0000"/>
        </w:rPr>
      </w:pPr>
      <w:r w:rsidRPr="00F422B3">
        <w:br/>
      </w:r>
      <w:r w:rsidR="003425EE" w:rsidRPr="00125DA1">
        <w:rPr>
          <w:b/>
          <w:bCs/>
        </w:rPr>
        <w:t xml:space="preserve">Comment </w:t>
      </w:r>
      <w:r w:rsidR="003425EE">
        <w:rPr>
          <w:b/>
          <w:bCs/>
        </w:rPr>
        <w:t>3</w:t>
      </w:r>
      <w:r w:rsidR="003425EE" w:rsidRPr="00125DA1">
        <w:rPr>
          <w:b/>
          <w:bCs/>
        </w:rPr>
        <w:t>.</w:t>
      </w:r>
      <w:r w:rsidR="003425EE" w:rsidRPr="00F422B3">
        <w:t xml:space="preserve"> </w:t>
      </w:r>
      <w:r w:rsidRPr="00F422B3">
        <w:t xml:space="preserve">The parameters underlying the model are drawn from literature outside of the region being simulated. While I appreciate that this is a limitation that cannot be avoided when there are no available data, a full sensitivity analysis should be performed </w:t>
      </w:r>
      <w:r w:rsidRPr="00F422B3">
        <w:lastRenderedPageBreak/>
        <w:t xml:space="preserve">on these parameters to determine the impact that they have. For example some of the </w:t>
      </w:r>
      <w:r w:rsidRPr="00F422B3">
        <w:rPr>
          <w:i/>
          <w:iCs/>
        </w:rPr>
        <w:t>E</w:t>
      </w:r>
      <w:r w:rsidR="0025470C">
        <w:rPr>
          <w:i/>
          <w:iCs/>
        </w:rPr>
        <w:t>.</w:t>
      </w:r>
      <w:r w:rsidRPr="00F422B3">
        <w:rPr>
          <w:i/>
          <w:iCs/>
        </w:rPr>
        <w:t xml:space="preserve"> coli</w:t>
      </w:r>
      <w:r w:rsidRPr="00F422B3">
        <w:t xml:space="preserve"> estimates for community carriage are very high and this reduces the impact of nosocomial transmission in this model framework where patients already carrying </w:t>
      </w:r>
      <w:r w:rsidRPr="00F422B3">
        <w:rPr>
          <w:i/>
          <w:iCs/>
        </w:rPr>
        <w:t>E</w:t>
      </w:r>
      <w:r w:rsidR="005204B0">
        <w:rPr>
          <w:i/>
          <w:iCs/>
        </w:rPr>
        <w:t>.</w:t>
      </w:r>
      <w:r w:rsidRPr="00F422B3">
        <w:rPr>
          <w:i/>
          <w:iCs/>
        </w:rPr>
        <w:t xml:space="preserve"> coli </w:t>
      </w:r>
      <w:r w:rsidRPr="00F422B3">
        <w:t>cannot be infected again. A sensitivity analysis is essential here as it is highly unlikely these results hold true for antibiotic</w:t>
      </w:r>
      <w:r w:rsidR="004D689A">
        <w:t>-</w:t>
      </w:r>
      <w:r w:rsidRPr="00F422B3">
        <w:t xml:space="preserve">resistant </w:t>
      </w:r>
      <w:r w:rsidRPr="00F422B3">
        <w:rPr>
          <w:i/>
          <w:iCs/>
        </w:rPr>
        <w:t>E</w:t>
      </w:r>
      <w:r w:rsidR="0025470C">
        <w:rPr>
          <w:i/>
          <w:iCs/>
        </w:rPr>
        <w:t>.</w:t>
      </w:r>
      <w:r w:rsidRPr="00F422B3">
        <w:rPr>
          <w:i/>
          <w:iCs/>
        </w:rPr>
        <w:t xml:space="preserve"> coli</w:t>
      </w:r>
      <w:r w:rsidRPr="00F422B3">
        <w:t xml:space="preserve"> which likely have a much lower prevalence in the community. I also feel that this point should be drawn out in the discussion. The introduction talks about ABRO, but this is a very different problem to what is being modelled in this paper.</w:t>
      </w:r>
      <w:r w:rsidRPr="00F422B3">
        <w:br/>
      </w:r>
      <w:r w:rsidR="005A0D29">
        <w:rPr>
          <w:color w:val="FF0000"/>
        </w:rPr>
        <w:t xml:space="preserve">Answer. </w:t>
      </w:r>
    </w:p>
    <w:p w14:paraId="2451AD40" w14:textId="3936D235" w:rsidR="00565F41" w:rsidRDefault="00565F41" w:rsidP="004D689A">
      <w:pPr>
        <w:rPr>
          <w:ins w:id="15" w:author="Cascante Vega, Jaime E." w:date="2024-09-03T20:43:00Z" w16du:dateUtc="2024-09-04T00:43:00Z"/>
          <w:color w:val="FF0000"/>
        </w:rPr>
      </w:pPr>
      <w:ins w:id="16" w:author="Cascante Vega, Jaime E." w:date="2024-09-03T20:43:00Z" w16du:dateUtc="2024-09-04T00:43:00Z">
        <w:r>
          <w:rPr>
            <w:noProof/>
            <w:color w:val="FF0000"/>
          </w:rPr>
          <w:drawing>
            <wp:inline distT="0" distB="0" distL="0" distR="0" wp14:anchorId="072AFCD2" wp14:editId="6476C06E">
              <wp:extent cx="5731510" cy="4889500"/>
              <wp:effectExtent l="0" t="0" r="0" b="0"/>
              <wp:docPr id="76404292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42924" name="Picture 8"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ins>
    </w:p>
    <w:p w14:paraId="4A906F0F" w14:textId="2483E475" w:rsidR="00565F41" w:rsidRDefault="00BF2960" w:rsidP="004D689A">
      <w:pPr>
        <w:rPr>
          <w:ins w:id="17" w:author="Cascante Vega, Jaime E." w:date="2024-09-03T20:43:00Z" w16du:dateUtc="2024-09-04T00:43:00Z"/>
          <w:color w:val="00B0F0"/>
        </w:rPr>
      </w:pPr>
      <w:ins w:id="18" w:author="Cascante Vega, Jaime E." w:date="2024-09-03T20:50:00Z" w16du:dateUtc="2024-09-04T00:50:00Z">
        <w:r>
          <w:rPr>
            <w:noProof/>
            <w:color w:val="00B0F0"/>
          </w:rPr>
          <w:lastRenderedPageBreak/>
          <w:drawing>
            <wp:inline distT="0" distB="0" distL="0" distR="0" wp14:anchorId="72E02FF9" wp14:editId="7E28BC06">
              <wp:extent cx="5731510" cy="4592320"/>
              <wp:effectExtent l="0" t="0" r="0" b="0"/>
              <wp:docPr id="2102640738" name="Picture 10" descr="A graph of green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0738" name="Picture 10" descr="A graph of green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inline>
          </w:drawing>
        </w:r>
      </w:ins>
    </w:p>
    <w:p w14:paraId="0DB131C8" w14:textId="3B6FC975" w:rsidR="004D689A" w:rsidRPr="002C619E" w:rsidRDefault="004D689A" w:rsidP="004D689A">
      <w:pPr>
        <w:rPr>
          <w:color w:val="00B0F0"/>
        </w:rPr>
      </w:pPr>
      <w:commentRangeStart w:id="19"/>
      <w:commentRangeStart w:id="20"/>
      <w:r>
        <w:rPr>
          <w:color w:val="00B0F0"/>
        </w:rPr>
        <w:t xml:space="preserve">Jeff, Sen: should I find in the literature references for antibiotic-resistant </w:t>
      </w:r>
      <w:r>
        <w:rPr>
          <w:i/>
          <w:iCs/>
          <w:color w:val="00B0F0"/>
        </w:rPr>
        <w:t>E. coli</w:t>
      </w:r>
      <w:r>
        <w:rPr>
          <w:color w:val="00B0F0"/>
        </w:rPr>
        <w:t xml:space="preserve"> and run some more inferences with those values? My concern is that if we do that for </w:t>
      </w:r>
      <w:r>
        <w:rPr>
          <w:i/>
          <w:iCs/>
          <w:color w:val="00B0F0"/>
        </w:rPr>
        <w:t>E. coli</w:t>
      </w:r>
      <w:r>
        <w:rPr>
          <w:color w:val="00B0F0"/>
        </w:rPr>
        <w:t xml:space="preserve">, why not do that for all the other pathogens? </w:t>
      </w:r>
      <w:r w:rsidR="00BF072C">
        <w:rPr>
          <w:color w:val="00B0F0"/>
        </w:rPr>
        <w:t>E</w:t>
      </w:r>
      <w:r>
        <w:rPr>
          <w:color w:val="00B0F0"/>
        </w:rPr>
        <w:t xml:space="preserve">xcept of course </w:t>
      </w:r>
      <w:r w:rsidR="00362753">
        <w:rPr>
          <w:color w:val="00B0F0"/>
        </w:rPr>
        <w:t xml:space="preserve">MRSA. </w:t>
      </w:r>
      <w:r w:rsidR="00BF072C">
        <w:rPr>
          <w:color w:val="00B0F0"/>
        </w:rPr>
        <w:t xml:space="preserve">Or should I comment here that we </w:t>
      </w:r>
      <w:r w:rsidR="00226116">
        <w:rPr>
          <w:color w:val="00B0F0"/>
        </w:rPr>
        <w:t xml:space="preserve">just going to extend a sentence in our discussion stating that by the way we design the model the nosocomial transmission rate is just capturing transmission from carriers to susceptible individuals. This by definition ignores re-colonization of </w:t>
      </w:r>
      <w:r w:rsidR="002C619E">
        <w:rPr>
          <w:color w:val="00B0F0"/>
        </w:rPr>
        <w:t>other strains, and that apply to all pathogens.</w:t>
      </w:r>
      <w:commentRangeEnd w:id="19"/>
      <w:r w:rsidR="00A61EF2">
        <w:rPr>
          <w:rStyle w:val="CommentReference"/>
        </w:rPr>
        <w:commentReference w:id="19"/>
      </w:r>
      <w:commentRangeEnd w:id="20"/>
      <w:r w:rsidR="0030244C">
        <w:rPr>
          <w:rStyle w:val="CommentReference"/>
        </w:rPr>
        <w:commentReference w:id="20"/>
      </w:r>
    </w:p>
    <w:p w14:paraId="63D88F63" w14:textId="5F107D0C" w:rsidR="005B25E7" w:rsidRDefault="00F422B3" w:rsidP="00F422B3">
      <w:pPr>
        <w:rPr>
          <w:color w:val="000000" w:themeColor="text1"/>
        </w:rPr>
      </w:pPr>
      <w:r w:rsidRPr="00F422B3">
        <w:br/>
      </w:r>
      <w:r w:rsidR="00192FFC" w:rsidRPr="00125DA1">
        <w:rPr>
          <w:b/>
          <w:bCs/>
        </w:rPr>
        <w:t xml:space="preserve">Comment </w:t>
      </w:r>
      <w:r w:rsidR="00192FFC">
        <w:rPr>
          <w:b/>
          <w:bCs/>
        </w:rPr>
        <w:t>4</w:t>
      </w:r>
      <w:r w:rsidR="00192FFC" w:rsidRPr="00125DA1">
        <w:rPr>
          <w:b/>
          <w:bCs/>
        </w:rPr>
        <w:t>.</w:t>
      </w:r>
      <w:r w:rsidR="00192FFC" w:rsidRPr="00F422B3">
        <w:t xml:space="preserve"> </w:t>
      </w:r>
      <w:r w:rsidRPr="00F422B3">
        <w:t>limitations could be addressed by a global sensitivity analysis as suggested.</w:t>
      </w:r>
      <w:r w:rsidRPr="00F422B3">
        <w:br/>
      </w:r>
      <w:r w:rsidR="005A0D29">
        <w:rPr>
          <w:color w:val="FF0000"/>
        </w:rPr>
        <w:t xml:space="preserve">Answer. </w:t>
      </w:r>
      <w:r w:rsidR="005A0D29">
        <w:rPr>
          <w:color w:val="000000" w:themeColor="text1"/>
        </w:rPr>
        <w:t>Thanks</w:t>
      </w:r>
      <w:r w:rsidR="00CE01D8">
        <w:rPr>
          <w:color w:val="000000" w:themeColor="text1"/>
        </w:rPr>
        <w:t xml:space="preserve"> for the comment as it allow</w:t>
      </w:r>
      <w:r w:rsidR="005B25E7">
        <w:rPr>
          <w:color w:val="000000" w:themeColor="text1"/>
        </w:rPr>
        <w:t>s</w:t>
      </w:r>
      <w:r w:rsidR="00CE01D8">
        <w:rPr>
          <w:color w:val="000000" w:themeColor="text1"/>
        </w:rPr>
        <w:t xml:space="preserve"> us to point to the reviewer </w:t>
      </w:r>
      <w:r w:rsidR="00F12350">
        <w:rPr>
          <w:color w:val="000000" w:themeColor="text1"/>
        </w:rPr>
        <w:t>to some of the inferences we have done and some other</w:t>
      </w:r>
      <w:r w:rsidR="005B25E7">
        <w:rPr>
          <w:color w:val="000000" w:themeColor="text1"/>
        </w:rPr>
        <w:t>s</w:t>
      </w:r>
      <w:r w:rsidR="00F12350">
        <w:rPr>
          <w:color w:val="000000" w:themeColor="text1"/>
        </w:rPr>
        <w:t xml:space="preserve"> we present in the current submission</w:t>
      </w:r>
      <w:r w:rsidR="00CE01D8">
        <w:rPr>
          <w:color w:val="000000" w:themeColor="text1"/>
        </w:rPr>
        <w:t>. In the inferences we presented</w:t>
      </w:r>
      <w:r w:rsidR="00915732">
        <w:rPr>
          <w:color w:val="000000" w:themeColor="text1"/>
        </w:rPr>
        <w:t xml:space="preserve"> in the previous submission</w:t>
      </w:r>
      <w:r w:rsidR="00567673">
        <w:rPr>
          <w:color w:val="000000" w:themeColor="text1"/>
        </w:rPr>
        <w:t>,</w:t>
      </w:r>
      <w:r w:rsidR="00915732">
        <w:rPr>
          <w:color w:val="000000" w:themeColor="text1"/>
        </w:rPr>
        <w:t xml:space="preserve"> we first investigated </w:t>
      </w:r>
      <w:r w:rsidR="00567673">
        <w:rPr>
          <w:color w:val="000000" w:themeColor="text1"/>
        </w:rPr>
        <w:t>the effect of readmission. For this</w:t>
      </w:r>
      <w:r w:rsidR="00F57B12">
        <w:rPr>
          <w:color w:val="000000" w:themeColor="text1"/>
        </w:rPr>
        <w:t>,</w:t>
      </w:r>
      <w:r w:rsidR="00567673">
        <w:rPr>
          <w:color w:val="000000" w:themeColor="text1"/>
        </w:rPr>
        <w:t xml:space="preserve"> we tracked the patient</w:t>
      </w:r>
      <w:r w:rsidR="00F57B12">
        <w:rPr>
          <w:color w:val="000000" w:themeColor="text1"/>
        </w:rPr>
        <w:t>'s</w:t>
      </w:r>
      <w:r w:rsidR="00567673">
        <w:rPr>
          <w:color w:val="000000" w:themeColor="text1"/>
        </w:rPr>
        <w:t xml:space="preserve"> </w:t>
      </w:r>
      <w:r w:rsidR="00F57B12">
        <w:rPr>
          <w:color w:val="000000" w:themeColor="text1"/>
        </w:rPr>
        <w:t>state</w:t>
      </w:r>
      <w:r w:rsidR="00567673">
        <w:rPr>
          <w:color w:val="000000" w:themeColor="text1"/>
        </w:rPr>
        <w:t xml:space="preserve"> even when discharged from the hospital </w:t>
      </w:r>
      <w:r w:rsidR="00F57B12">
        <w:rPr>
          <w:color w:val="000000" w:themeColor="text1"/>
        </w:rPr>
        <w:t>and present</w:t>
      </w:r>
      <w:r w:rsidR="002D18D9">
        <w:rPr>
          <w:color w:val="000000" w:themeColor="text1"/>
        </w:rPr>
        <w:t>ed</w:t>
      </w:r>
      <w:r w:rsidR="00F57B12">
        <w:rPr>
          <w:color w:val="000000" w:themeColor="text1"/>
        </w:rPr>
        <w:t xml:space="preserve"> the result of these inference</w:t>
      </w:r>
      <w:r w:rsidR="0099114B">
        <w:rPr>
          <w:color w:val="000000" w:themeColor="text1"/>
        </w:rPr>
        <w:t>s</w:t>
      </w:r>
      <w:r w:rsidR="00F57B12">
        <w:rPr>
          <w:color w:val="000000" w:themeColor="text1"/>
        </w:rPr>
        <w:t xml:space="preserve"> in Supplementary Material Figure S13. The discussion of these results was presented in </w:t>
      </w:r>
      <w:r w:rsidR="00426104">
        <w:rPr>
          <w:color w:val="000000" w:themeColor="text1"/>
        </w:rPr>
        <w:t xml:space="preserve">the paragraph </w:t>
      </w:r>
      <w:r w:rsidR="00426104" w:rsidRPr="004E3AF2">
        <w:rPr>
          <w:i/>
          <w:iCs/>
          <w:color w:val="ADADAD" w:themeColor="background2" w:themeShade="BF"/>
        </w:rPr>
        <w:t>Limitations: heterogeneity in carriage duration and readmission</w:t>
      </w:r>
      <w:r w:rsidR="002D18D9">
        <w:rPr>
          <w:color w:val="000000" w:themeColor="text1"/>
        </w:rPr>
        <w:t>.</w:t>
      </w:r>
    </w:p>
    <w:p w14:paraId="5715AEB2" w14:textId="46F29771" w:rsidR="0099761A" w:rsidRDefault="002D18D9" w:rsidP="00F422B3">
      <w:pPr>
        <w:rPr>
          <w:color w:val="000000" w:themeColor="text1"/>
        </w:rPr>
      </w:pPr>
      <w:r>
        <w:rPr>
          <w:color w:val="000000" w:themeColor="text1"/>
        </w:rPr>
        <w:lastRenderedPageBreak/>
        <w:t>Our synthetic inferences were done one random</w:t>
      </w:r>
      <w:r w:rsidR="008419E1">
        <w:rPr>
          <w:color w:val="000000" w:themeColor="text1"/>
        </w:rPr>
        <w:t xml:space="preserve"> simulated</w:t>
      </w:r>
      <w:r>
        <w:rPr>
          <w:color w:val="000000" w:themeColor="text1"/>
        </w:rPr>
        <w:t xml:space="preserve"> trajector</w:t>
      </w:r>
      <w:r w:rsidR="00EC7EF0">
        <w:rPr>
          <w:color w:val="000000" w:themeColor="text1"/>
        </w:rPr>
        <w:t>ie</w:t>
      </w:r>
      <w:r w:rsidR="008419E1">
        <w:rPr>
          <w:color w:val="000000" w:themeColor="text1"/>
        </w:rPr>
        <w:t>s</w:t>
      </w:r>
      <w:r>
        <w:rPr>
          <w:color w:val="000000" w:themeColor="text1"/>
        </w:rPr>
        <w:t xml:space="preserve"> with two levels of </w:t>
      </w:r>
      <w:r w:rsidR="00DF0E4E">
        <w:rPr>
          <w:color w:val="000000" w:themeColor="text1"/>
        </w:rPr>
        <w:t xml:space="preserve">community prevalence, </w:t>
      </w:r>
      <m:oMath>
        <m:r>
          <w:rPr>
            <w:rFonts w:ascii="Cambria Math" w:hAnsi="Cambria Math"/>
            <w:color w:val="000000" w:themeColor="text1"/>
          </w:rPr>
          <m:t>γ={25, 50}%</m:t>
        </m:r>
      </m:oMath>
      <w:r w:rsidR="008419E1">
        <w:rPr>
          <w:color w:val="000000" w:themeColor="text1"/>
        </w:rPr>
        <w:t xml:space="preserve">. The posterior joint density </w:t>
      </w:r>
      <w:r w:rsidR="00DF3EE8">
        <w:rPr>
          <w:color w:val="000000" w:themeColor="text1"/>
        </w:rPr>
        <w:t>was</w:t>
      </w:r>
      <w:r w:rsidR="008419E1">
        <w:rPr>
          <w:color w:val="000000" w:themeColor="text1"/>
        </w:rPr>
        <w:t xml:space="preserve"> presented in Figure 2. However, some of the </w:t>
      </w:r>
      <w:r w:rsidR="00DF3EE8">
        <w:rPr>
          <w:color w:val="000000" w:themeColor="text1"/>
        </w:rPr>
        <w:t>microbial pathogens</w:t>
      </w:r>
      <w:r w:rsidR="008419E1">
        <w:rPr>
          <w:color w:val="000000" w:themeColor="text1"/>
        </w:rPr>
        <w:t xml:space="preserve"> have community prevalences of </w:t>
      </w:r>
      <w:r w:rsidR="00DF3EE8">
        <w:rPr>
          <w:color w:val="000000" w:themeColor="text1"/>
        </w:rPr>
        <w:t>between 15 and 35% (</w:t>
      </w:r>
      <w:r w:rsidR="00DF3EE8">
        <w:rPr>
          <w:i/>
          <w:iCs/>
          <w:color w:val="000000" w:themeColor="text1"/>
        </w:rPr>
        <w:t>K. pneumoniae</w:t>
      </w:r>
      <w:r w:rsidR="00DF3EE8">
        <w:rPr>
          <w:color w:val="000000" w:themeColor="text1"/>
        </w:rPr>
        <w:t xml:space="preserve">), </w:t>
      </w:r>
      <w:r w:rsidR="00B21455">
        <w:rPr>
          <w:color w:val="000000" w:themeColor="text1"/>
        </w:rPr>
        <w:t xml:space="preserve">or between 5 to 15% (MRSA). These ranges </w:t>
      </w:r>
      <w:r w:rsidR="00C16B5C">
        <w:rPr>
          <w:color w:val="000000" w:themeColor="text1"/>
        </w:rPr>
        <w:t>are considered</w:t>
      </w:r>
      <w:r w:rsidR="00B21455">
        <w:rPr>
          <w:color w:val="000000" w:themeColor="text1"/>
        </w:rPr>
        <w:t xml:space="preserve"> the </w:t>
      </w:r>
      <w:r w:rsidR="00CB0A48">
        <w:rPr>
          <w:color w:val="000000" w:themeColor="text1"/>
        </w:rPr>
        <w:t xml:space="preserve">lowest to highest community prevalences we found worldwide. </w:t>
      </w:r>
      <w:r w:rsidR="0099761A">
        <w:rPr>
          <w:color w:val="000000" w:themeColor="text1"/>
        </w:rPr>
        <w:t xml:space="preserve">To further study the sensitivity of the importation rate parameter we conducted synthetic inference with </w:t>
      </w:r>
      <m:oMath>
        <m:r>
          <w:rPr>
            <w:rFonts w:ascii="Cambria Math" w:hAnsi="Cambria Math"/>
            <w:color w:val="000000" w:themeColor="text1"/>
          </w:rPr>
          <m:t>γ={</m:t>
        </m:r>
        <m:r>
          <w:rPr>
            <w:rFonts w:ascii="Cambria Math" w:hAnsi="Cambria Math"/>
            <w:color w:val="000000" w:themeColor="text1"/>
          </w:rPr>
          <m:t>5,10,1</m:t>
        </m:r>
        <m:r>
          <w:rPr>
            <w:rFonts w:ascii="Cambria Math" w:hAnsi="Cambria Math"/>
            <w:color w:val="000000" w:themeColor="text1"/>
          </w:rPr>
          <m:t>5}%</m:t>
        </m:r>
      </m:oMath>
      <w:r w:rsidR="0099761A">
        <w:rPr>
          <w:color w:val="000000" w:themeColor="text1"/>
        </w:rPr>
        <w:t>.</w:t>
      </w:r>
      <w:r w:rsidR="0099761A">
        <w:rPr>
          <w:color w:val="000000" w:themeColor="text1"/>
        </w:rPr>
        <w:t xml:space="preserve"> We used 3 different levels of detection rates, varying the effective sensitivity </w:t>
      </w:r>
      <m:oMath>
        <m:r>
          <w:rPr>
            <w:rFonts w:ascii="Cambria Math" w:hAnsi="Cambria Math"/>
            <w:color w:val="000000" w:themeColor="text1"/>
          </w:rPr>
          <m:t>ρ</m:t>
        </m:r>
        <m:r>
          <w:rPr>
            <w:rFonts w:ascii="Cambria Math" w:hAnsi="Cambria Math"/>
            <w:color w:val="000000" w:themeColor="text1"/>
          </w:rPr>
          <m:t>={</m:t>
        </m:r>
        <m:r>
          <w:rPr>
            <w:rFonts w:ascii="Cambria Math" w:hAnsi="Cambria Math"/>
            <w:color w:val="000000" w:themeColor="text1"/>
          </w:rPr>
          <m:t>1,</m:t>
        </m:r>
        <m:r>
          <w:rPr>
            <w:rFonts w:ascii="Cambria Math" w:hAnsi="Cambria Math"/>
            <w:color w:val="000000" w:themeColor="text1"/>
          </w:rPr>
          <m:t xml:space="preserve"> </m:t>
        </m:r>
        <m:r>
          <w:rPr>
            <w:rFonts w:ascii="Cambria Math" w:hAnsi="Cambria Math"/>
            <w:color w:val="000000" w:themeColor="text1"/>
          </w:rPr>
          <m:t>5,</m:t>
        </m:r>
        <m:r>
          <w:rPr>
            <w:rFonts w:ascii="Cambria Math" w:hAnsi="Cambria Math"/>
            <w:color w:val="000000" w:themeColor="text1"/>
          </w:rPr>
          <m:t xml:space="preserve"> </m:t>
        </m:r>
        <m:r>
          <w:rPr>
            <w:rFonts w:ascii="Cambria Math" w:hAnsi="Cambria Math"/>
            <w:color w:val="000000" w:themeColor="text1"/>
          </w:rPr>
          <m:t>10}%</m:t>
        </m:r>
      </m:oMath>
      <w:r w:rsidR="009D7C6E">
        <w:rPr>
          <w:color w:val="000000" w:themeColor="text1"/>
        </w:rPr>
        <w:t xml:space="preserve">, and 3 different levels of nosocomial transmission </w:t>
      </w:r>
      <m:oMath>
        <m:r>
          <w:rPr>
            <w:rFonts w:ascii="Cambria Math" w:hAnsi="Cambria Math"/>
            <w:color w:val="000000" w:themeColor="text1"/>
          </w:rPr>
          <m:t>β</m:t>
        </m:r>
        <m:r>
          <w:rPr>
            <w:rFonts w:ascii="Cambria Math" w:hAnsi="Cambria Math"/>
            <w:color w:val="000000" w:themeColor="text1"/>
          </w:rPr>
          <m:t>={</m:t>
        </m:r>
        <m:r>
          <w:rPr>
            <w:rFonts w:ascii="Cambria Math" w:hAnsi="Cambria Math"/>
            <w:color w:val="000000" w:themeColor="text1"/>
          </w:rPr>
          <m:t>0.0</m:t>
        </m:r>
        <m:r>
          <w:rPr>
            <w:rFonts w:ascii="Cambria Math" w:hAnsi="Cambria Math"/>
            <w:color w:val="000000" w:themeColor="text1"/>
          </w:rPr>
          <m:t>1,</m:t>
        </m:r>
        <m:r>
          <w:rPr>
            <w:rFonts w:ascii="Cambria Math" w:hAnsi="Cambria Math"/>
            <w:color w:val="000000" w:themeColor="text1"/>
          </w:rPr>
          <m:t xml:space="preserve"> 0.0</m:t>
        </m:r>
        <m:r>
          <w:rPr>
            <w:rFonts w:ascii="Cambria Math" w:hAnsi="Cambria Math"/>
            <w:color w:val="000000" w:themeColor="text1"/>
          </w:rPr>
          <m:t>5,</m:t>
        </m:r>
        <m:r>
          <w:rPr>
            <w:rFonts w:ascii="Cambria Math" w:hAnsi="Cambria Math"/>
            <w:color w:val="000000" w:themeColor="text1"/>
          </w:rPr>
          <m:t xml:space="preserve"> 0.1</m:t>
        </m:r>
        <m:r>
          <w:rPr>
            <w:rFonts w:ascii="Cambria Math" w:hAnsi="Cambria Math"/>
            <w:color w:val="000000" w:themeColor="text1"/>
          </w:rPr>
          <m:t>}</m:t>
        </m:r>
      </m:oMath>
      <w:r w:rsidR="00B80EF4">
        <w:rPr>
          <w:color w:val="000000" w:themeColor="text1"/>
        </w:rPr>
        <w:t>,</w:t>
      </w:r>
      <w:r w:rsidR="000E71B9">
        <w:rPr>
          <w:color w:val="000000" w:themeColor="text1"/>
        </w:rPr>
        <w:t xml:space="preserve"> Note that the values found for the effective sensitivity span those inferred for the microbial pathogens</w:t>
      </w:r>
      <w:r w:rsidR="00827AF9">
        <w:rPr>
          <w:color w:val="000000" w:themeColor="text1"/>
        </w:rPr>
        <w:t>. T</w:t>
      </w:r>
      <w:r w:rsidR="000E71B9">
        <w:rPr>
          <w:color w:val="000000" w:themeColor="text1"/>
        </w:rPr>
        <w:t>o show that the inference i</w:t>
      </w:r>
      <w:r w:rsidR="00827AF9">
        <w:rPr>
          <w:color w:val="000000" w:themeColor="text1"/>
        </w:rPr>
        <w:t>s</w:t>
      </w:r>
      <w:r w:rsidR="000E71B9">
        <w:rPr>
          <w:color w:val="000000" w:themeColor="text1"/>
        </w:rPr>
        <w:t xml:space="preserve"> robust to low transmission regimes we selected values of </w:t>
      </w:r>
      <m:oMath>
        <m:r>
          <w:rPr>
            <w:rFonts w:ascii="Cambria Math" w:hAnsi="Cambria Math"/>
            <w:color w:val="000000" w:themeColor="text1"/>
          </w:rPr>
          <m:t>β</m:t>
        </m:r>
      </m:oMath>
      <w:r w:rsidR="000E71B9">
        <w:rPr>
          <w:color w:val="000000" w:themeColor="text1"/>
        </w:rPr>
        <w:t xml:space="preserve"> </w:t>
      </w:r>
      <w:r w:rsidR="00827AF9">
        <w:rPr>
          <w:color w:val="000000" w:themeColor="text1"/>
        </w:rPr>
        <w:t>lower than those inferred for the pathogenic bacteria.</w:t>
      </w:r>
      <w:r w:rsidR="005D39B0">
        <w:rPr>
          <w:color w:val="000000" w:themeColor="text1"/>
        </w:rPr>
        <w:t xml:space="preserve"> In the 3 Figures below we present the posterior joint distribution for those </w:t>
      </w:r>
      <w:r w:rsidR="00E85B33">
        <w:rPr>
          <w:color w:val="000000" w:themeColor="text1"/>
        </w:rPr>
        <w:t>each community prevalence.</w:t>
      </w:r>
      <w:r w:rsidR="00B75ABA">
        <w:rPr>
          <w:color w:val="000000" w:themeColor="text1"/>
        </w:rPr>
        <w:t xml:space="preserve"> We find a consistent pattern regardless of the community prevalence: the simulation</w:t>
      </w:r>
      <w:r w:rsidR="00D606FF">
        <w:rPr>
          <w:color w:val="000000" w:themeColor="text1"/>
        </w:rPr>
        <w:t>-</w:t>
      </w:r>
      <w:r w:rsidR="00B75ABA">
        <w:rPr>
          <w:color w:val="000000" w:themeColor="text1"/>
        </w:rPr>
        <w:t>based inference method accurately identif</w:t>
      </w:r>
      <w:r w:rsidR="002A5336">
        <w:rPr>
          <w:color w:val="000000" w:themeColor="text1"/>
        </w:rPr>
        <w:t>ies</w:t>
      </w:r>
      <w:r w:rsidR="00B75ABA">
        <w:rPr>
          <w:color w:val="000000" w:themeColor="text1"/>
        </w:rPr>
        <w:t xml:space="preserve"> the parameters </w:t>
      </w:r>
      <w:r w:rsidR="00D606FF">
        <w:rPr>
          <w:color w:val="000000" w:themeColor="text1"/>
        </w:rPr>
        <w:t xml:space="preserve">when the nosocomial transmission rate and the effective sensitivity is not the lowest. Even when </w:t>
      </w:r>
      <m:oMath>
        <m:r>
          <w:rPr>
            <w:rFonts w:ascii="Cambria Math" w:hAnsi="Cambria Math"/>
            <w:color w:val="000000" w:themeColor="text1"/>
          </w:rPr>
          <m:t>β</m:t>
        </m:r>
      </m:oMath>
      <w:r w:rsidR="00596E69">
        <w:rPr>
          <w:color w:val="000000" w:themeColor="text1"/>
        </w:rPr>
        <w:t xml:space="preserve"> or </w:t>
      </w:r>
      <m:oMath>
        <m:r>
          <w:rPr>
            <w:rFonts w:ascii="Cambria Math" w:hAnsi="Cambria Math"/>
            <w:color w:val="000000" w:themeColor="text1"/>
          </w:rPr>
          <m:t>ρ</m:t>
        </m:r>
      </m:oMath>
      <w:r w:rsidR="00BD51CD">
        <w:rPr>
          <w:color w:val="000000" w:themeColor="text1"/>
        </w:rPr>
        <w:t xml:space="preserve"> are in the lowe</w:t>
      </w:r>
      <w:r w:rsidR="00680B82">
        <w:rPr>
          <w:color w:val="000000" w:themeColor="text1"/>
        </w:rPr>
        <w:t>st value selected</w:t>
      </w:r>
      <w:r w:rsidR="00C416C2">
        <w:rPr>
          <w:color w:val="000000" w:themeColor="text1"/>
        </w:rPr>
        <w:t xml:space="preserve"> </w:t>
      </w:r>
      <w:r w:rsidR="00680B82">
        <w:rPr>
          <w:color w:val="000000" w:themeColor="text1"/>
        </w:rPr>
        <w:t>for the synthetic inferences</w:t>
      </w:r>
      <w:r w:rsidR="00C416C2">
        <w:rPr>
          <w:color w:val="000000" w:themeColor="text1"/>
        </w:rPr>
        <w:t xml:space="preserve">, </w:t>
      </w:r>
      <m:oMath>
        <m:r>
          <w:rPr>
            <w:rFonts w:ascii="Cambria Math" w:hAnsi="Cambria Math"/>
            <w:color w:val="000000" w:themeColor="text1"/>
          </w:rPr>
          <m:t>ρ=1%</m:t>
        </m:r>
      </m:oMath>
      <w:r w:rsidR="00C416C2">
        <w:rPr>
          <w:color w:val="000000" w:themeColor="text1"/>
        </w:rPr>
        <w:t xml:space="preserve"> or </w:t>
      </w:r>
      <m:oMath>
        <m:r>
          <w:rPr>
            <w:rFonts w:ascii="Cambria Math" w:hAnsi="Cambria Math"/>
            <w:color w:val="000000" w:themeColor="text1"/>
          </w:rPr>
          <m:t>β=0.01</m:t>
        </m:r>
      </m:oMath>
      <w:r w:rsidR="00C416C2">
        <w:rPr>
          <w:color w:val="000000" w:themeColor="text1"/>
        </w:rPr>
        <w:t xml:space="preserve">, </w:t>
      </w:r>
      <w:r w:rsidR="00680B82">
        <w:rPr>
          <w:color w:val="000000" w:themeColor="text1"/>
        </w:rPr>
        <w:t xml:space="preserve"> we find the system </w:t>
      </w:r>
      <w:r w:rsidR="00C416C2">
        <w:rPr>
          <w:color w:val="000000" w:themeColor="text1"/>
        </w:rPr>
        <w:t>can</w:t>
      </w:r>
      <w:r w:rsidR="00680B82">
        <w:rPr>
          <w:color w:val="000000" w:themeColor="text1"/>
        </w:rPr>
        <w:t xml:space="preserve"> locate </w:t>
      </w:r>
      <w:r w:rsidR="00C416C2">
        <w:rPr>
          <w:color w:val="000000" w:themeColor="text1"/>
        </w:rPr>
        <w:t xml:space="preserve">the region of the truth value. However the posterior does not capture the truth (yellow crosses). This </w:t>
      </w:r>
      <w:r w:rsidR="006D4985">
        <w:rPr>
          <w:color w:val="000000" w:themeColor="text1"/>
        </w:rPr>
        <w:t xml:space="preserve">result is because if the posterior didn't have information </w:t>
      </w:r>
      <w:r w:rsidR="001859D6">
        <w:rPr>
          <w:color w:val="000000" w:themeColor="text1"/>
        </w:rPr>
        <w:t>of the assimilated data it would result in a</w:t>
      </w:r>
      <w:r w:rsidR="00A50563">
        <w:rPr>
          <w:color w:val="000000" w:themeColor="text1"/>
        </w:rPr>
        <w:t>n</w:t>
      </w:r>
      <w:r w:rsidR="001859D6">
        <w:rPr>
          <w:color w:val="000000" w:themeColor="text1"/>
        </w:rPr>
        <w:t xml:space="preserve"> estimate </w:t>
      </w:r>
      <w:r w:rsidR="00A50563">
        <w:rPr>
          <w:color w:val="000000" w:themeColor="text1"/>
        </w:rPr>
        <w:t>i</w:t>
      </w:r>
      <w:r w:rsidR="001859D6">
        <w:rPr>
          <w:color w:val="000000" w:themeColor="text1"/>
        </w:rPr>
        <w:t>n the middle of the prior range</w:t>
      </w:r>
      <w:r w:rsidR="00A50563">
        <w:rPr>
          <w:color w:val="000000" w:themeColor="text1"/>
        </w:rPr>
        <w:t xml:space="preserve"> </w:t>
      </w:r>
      <m:oMath>
        <m:r>
          <w:rPr>
            <w:rFonts w:ascii="Cambria Math" w:hAnsi="Cambria Math"/>
            <w:color w:val="000000" w:themeColor="text1"/>
          </w:rPr>
          <m:t>ρ=1</m:t>
        </m:r>
        <m:r>
          <w:rPr>
            <w:rFonts w:ascii="Cambria Math" w:hAnsi="Cambria Math"/>
            <w:color w:val="000000" w:themeColor="text1"/>
          </w:rPr>
          <m:t>0</m:t>
        </m:r>
        <m:r>
          <w:rPr>
            <w:rFonts w:ascii="Cambria Math" w:hAnsi="Cambria Math"/>
            <w:color w:val="000000" w:themeColor="text1"/>
          </w:rPr>
          <m:t>%</m:t>
        </m:r>
      </m:oMath>
      <w:r w:rsidR="00A50563">
        <w:rPr>
          <w:color w:val="000000" w:themeColor="text1"/>
        </w:rPr>
        <w:t xml:space="preserve"> or </w:t>
      </w:r>
      <m:oMath>
        <m:r>
          <w:rPr>
            <w:rFonts w:ascii="Cambria Math" w:hAnsi="Cambria Math"/>
            <w:color w:val="000000" w:themeColor="text1"/>
          </w:rPr>
          <m:t>β=0.1</m:t>
        </m:r>
        <m:r>
          <w:rPr>
            <w:rFonts w:ascii="Cambria Math" w:hAnsi="Cambria Math"/>
            <w:color w:val="000000" w:themeColor="text1"/>
          </w:rPr>
          <m:t>0</m:t>
        </m:r>
      </m:oMath>
      <w:r w:rsidR="00A50563">
        <w:rPr>
          <w:color w:val="000000" w:themeColor="text1"/>
        </w:rPr>
        <w:t xml:space="preserve"> with some uncertainty</w:t>
      </w:r>
      <w:r w:rsidR="00464513">
        <w:rPr>
          <w:color w:val="000000" w:themeColor="text1"/>
        </w:rPr>
        <w:t xml:space="preserve"> around it</w:t>
      </w:r>
      <w:r w:rsidR="00A50563">
        <w:rPr>
          <w:color w:val="000000" w:themeColor="text1"/>
        </w:rPr>
        <w:t xml:space="preserve">. </w:t>
      </w:r>
      <w:r w:rsidR="00E44A22">
        <w:rPr>
          <w:color w:val="000000" w:themeColor="text1"/>
        </w:rPr>
        <w:t>To further show this localization around the truth</w:t>
      </w:r>
      <w:r w:rsidR="001D33C5">
        <w:rPr>
          <w:color w:val="000000" w:themeColor="text1"/>
        </w:rPr>
        <w:t xml:space="preserve"> in Figure R4</w:t>
      </w:r>
      <w:r w:rsidR="00E44A22">
        <w:rPr>
          <w:color w:val="000000" w:themeColor="text1"/>
        </w:rPr>
        <w:t xml:space="preserve"> we present the convergence plots of the synthetic inferences with </w:t>
      </w:r>
      <m:oMath>
        <m:r>
          <w:rPr>
            <w:rFonts w:ascii="Cambria Math" w:hAnsi="Cambria Math"/>
            <w:color w:val="000000" w:themeColor="text1"/>
          </w:rPr>
          <m:t>ρ=10%</m:t>
        </m:r>
      </m:oMath>
      <w:r w:rsidR="001D33C5">
        <w:rPr>
          <w:color w:val="000000" w:themeColor="text1"/>
        </w:rPr>
        <w:t xml:space="preserve"> or </w:t>
      </w:r>
      <m:oMath>
        <m:r>
          <w:rPr>
            <w:rFonts w:ascii="Cambria Math" w:hAnsi="Cambria Math"/>
            <w:color w:val="000000" w:themeColor="text1"/>
          </w:rPr>
          <m:t>β=0.10</m:t>
        </m:r>
      </m:oMath>
      <w:r w:rsidR="00E14AF3">
        <w:rPr>
          <w:color w:val="000000" w:themeColor="text1"/>
        </w:rPr>
        <w:t xml:space="preserve">. </w:t>
      </w:r>
      <w:r w:rsidR="0030593C">
        <w:rPr>
          <w:color w:val="000000" w:themeColor="text1"/>
        </w:rPr>
        <w:t xml:space="preserve">We found </w:t>
      </w:r>
      <w:r w:rsidR="00E14AF3">
        <w:rPr>
          <w:color w:val="000000" w:themeColor="text1"/>
        </w:rPr>
        <w:t>that across iterations of the Iterated Filtering</w:t>
      </w:r>
      <w:r w:rsidR="002A5336">
        <w:rPr>
          <w:color w:val="000000" w:themeColor="text1"/>
        </w:rPr>
        <w:t>,</w:t>
      </w:r>
      <w:r w:rsidR="00E14AF3">
        <w:rPr>
          <w:color w:val="000000" w:themeColor="text1"/>
        </w:rPr>
        <w:t xml:space="preserve"> the marginal posterior estimates asymptotically gravitate toward the true parameter</w:t>
      </w:r>
      <w:r w:rsidR="007F3426">
        <w:rPr>
          <w:color w:val="000000" w:themeColor="text1"/>
        </w:rPr>
        <w:t xml:space="preserve"> value</w:t>
      </w:r>
      <w:r w:rsidR="006938E1">
        <w:rPr>
          <w:color w:val="000000" w:themeColor="text1"/>
        </w:rPr>
        <w:t>s</w:t>
      </w:r>
      <w:r w:rsidR="00E14AF3">
        <w:rPr>
          <w:color w:val="000000" w:themeColor="text1"/>
        </w:rPr>
        <w:t>.</w:t>
      </w:r>
      <w:r w:rsidR="0030593C">
        <w:rPr>
          <w:color w:val="000000" w:themeColor="text1"/>
        </w:rPr>
        <w:t xml:space="preserve"> We </w:t>
      </w:r>
      <w:r w:rsidR="008B56D3">
        <w:rPr>
          <w:color w:val="000000" w:themeColor="text1"/>
        </w:rPr>
        <w:t>also find that the effective sensitivity is better estimated than the nosocomial transmission rate in this lower transmission and lower detection regime</w:t>
      </w:r>
      <w:r w:rsidR="00601A20">
        <w:rPr>
          <w:color w:val="000000" w:themeColor="text1"/>
        </w:rPr>
        <w:t>n.</w:t>
      </w:r>
    </w:p>
    <w:p w14:paraId="56B2A79D" w14:textId="724F5388" w:rsidR="00583742" w:rsidRPr="00C210E8" w:rsidRDefault="00583742" w:rsidP="00F422B3">
      <w:pPr>
        <w:rPr>
          <w:color w:val="000000" w:themeColor="text1"/>
        </w:rPr>
      </w:pPr>
      <w:r>
        <w:rPr>
          <w:color w:val="000000" w:themeColor="text1"/>
        </w:rPr>
        <w:t xml:space="preserve">Lastly, we investigate the inference of the parameters </w:t>
      </w:r>
      <w:r w:rsidR="00C210E8">
        <w:rPr>
          <w:color w:val="000000" w:themeColor="text1"/>
        </w:rPr>
        <w:t xml:space="preserve">by using lower values of the importation rate for each microbial pathogen as indicated in the previous comment of the reviewer, </w:t>
      </w:r>
      <w:r w:rsidR="00C210E8">
        <w:rPr>
          <w:b/>
          <w:bCs/>
          <w:i/>
          <w:iCs/>
          <w:color w:val="000000" w:themeColor="text1"/>
        </w:rPr>
        <w:t>comment 3</w:t>
      </w:r>
      <w:r w:rsidR="00C210E8">
        <w:rPr>
          <w:color w:val="000000" w:themeColor="text1"/>
        </w:rPr>
        <w:t>.</w:t>
      </w:r>
    </w:p>
    <w:p w14:paraId="0C81D405" w14:textId="77777777" w:rsidR="0099761A" w:rsidRDefault="0099761A" w:rsidP="00F422B3">
      <w:pPr>
        <w:rPr>
          <w:color w:val="000000" w:themeColor="text1"/>
        </w:rPr>
      </w:pPr>
    </w:p>
    <w:p w14:paraId="4A1A43E1" w14:textId="77777777" w:rsidR="001C7543" w:rsidRDefault="00D57E15" w:rsidP="004E3AF2">
      <w:pPr>
        <w:keepNext/>
      </w:pPr>
      <w:r>
        <w:rPr>
          <w:noProof/>
          <w:color w:val="E8E8E8" w:themeColor="background2"/>
        </w:rPr>
        <w:lastRenderedPageBreak/>
        <w:drawing>
          <wp:inline distT="0" distB="0" distL="0" distR="0" wp14:anchorId="56D419B6" wp14:editId="6AE13103">
            <wp:extent cx="5731510" cy="6982460"/>
            <wp:effectExtent l="0" t="0" r="0" b="0"/>
            <wp:docPr id="2077355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671"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04A97F25" w14:textId="77777777" w:rsidR="004E3AF2" w:rsidRDefault="001C7543" w:rsidP="004E3AF2">
      <w:pPr>
        <w:keepNext/>
      </w:pPr>
      <w:r>
        <w:t>Figure</w:t>
      </w:r>
      <w:r w:rsidR="00755E46">
        <w:t xml:space="preserve"> R1.</w:t>
      </w:r>
      <w:r>
        <w:t xml:space="preserve"> </w:t>
      </w:r>
      <w:r>
        <w:t xml:space="preserve"> </w:t>
      </w:r>
      <w:r>
        <w:rPr>
          <w:b/>
          <w:bCs/>
        </w:rPr>
        <w:t>Identifiability, parameter estimates on simulated data.</w:t>
      </w:r>
      <w:r>
        <w:rPr>
          <w:b/>
          <w:bCs/>
        </w:rPr>
        <w:t xml:space="preserve"> </w:t>
      </w:r>
      <w:r w:rsidRPr="004E3AF2">
        <w:t>Joint posterior estimates for importation rate γ=5</w:t>
      </w:r>
      <w:r>
        <w:t>%</w:t>
      </w:r>
      <w:r w:rsidRPr="004E3AF2">
        <w:t>. The posterior estimate is highlighted with a density plot (darker means more probable</w:t>
      </w:r>
      <w:r w:rsidR="00824BAB">
        <w:t>)</w:t>
      </w:r>
      <w:r w:rsidRPr="004E3AF2">
        <w:t xml:space="preserve">. In each subplot the true value used for simulating the stochastic trajectory to infer is highlighted in the title of each scenario and with a yellow cross at the intersection of the two black dashed lines. The x-axis shows the effective sensitivity ρ (%) and the y-axis the nosocomial transmission rate β. Note that in </w:t>
      </w:r>
      <w:r w:rsidR="00ED430F">
        <w:lastRenderedPageBreak/>
        <w:t>all subplots</w:t>
      </w:r>
      <w:r w:rsidRPr="004E3AF2">
        <w:t xml:space="preserve"> the prior range is the limits of each axis,  ρ increments from left to right and β from upper to lower plots.</w:t>
      </w:r>
    </w:p>
    <w:p w14:paraId="60EC7AEF" w14:textId="68DD1633" w:rsidR="005A70F3" w:rsidRDefault="00D57E15" w:rsidP="004E3AF2">
      <w:pPr>
        <w:keepNext/>
      </w:pPr>
      <w:r>
        <w:rPr>
          <w:noProof/>
          <w:color w:val="000000" w:themeColor="text1"/>
        </w:rPr>
        <w:drawing>
          <wp:inline distT="0" distB="0" distL="0" distR="0" wp14:anchorId="3C8E29CE" wp14:editId="47DC5622">
            <wp:extent cx="5731510" cy="6982460"/>
            <wp:effectExtent l="0" t="0" r="0" b="0"/>
            <wp:docPr id="967389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100"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74E4B431" w14:textId="2B2C9857" w:rsidR="005A70F3" w:rsidRDefault="005A70F3" w:rsidP="004E3AF2">
      <w:pPr>
        <w:keepNext/>
      </w:pPr>
      <w:r>
        <w:t xml:space="preserve">Figure </w:t>
      </w:r>
      <w:r>
        <w:t>R2</w:t>
      </w:r>
      <w:r>
        <w:t xml:space="preserve">. </w:t>
      </w:r>
      <w:r>
        <w:t xml:space="preserve"> </w:t>
      </w:r>
      <w:r>
        <w:rPr>
          <w:b/>
          <w:bCs/>
        </w:rPr>
        <w:t>Identifiability, parameter estimates on simulated data.</w:t>
      </w:r>
      <w:r>
        <w:rPr>
          <w:b/>
          <w:bCs/>
        </w:rPr>
        <w:t xml:space="preserve"> </w:t>
      </w:r>
      <w:r w:rsidRPr="007077B0">
        <w:t>Joint posterior estimates for importation rate γ=5</w:t>
      </w:r>
      <w:r>
        <w:t>%</w:t>
      </w:r>
      <w:r w:rsidRPr="007077B0">
        <w:t>. The posterior estimate is highlighted with a density plot (darker means more probable</w:t>
      </w:r>
      <w:r>
        <w:t>)</w:t>
      </w:r>
      <w:r w:rsidRPr="007077B0">
        <w:t>. In each subplot</w:t>
      </w:r>
      <w:r>
        <w:t>,</w:t>
      </w:r>
      <w:r w:rsidRPr="007077B0">
        <w:t xml:space="preserve"> the true value used for simulating the stochastic trajectory to infer is highlighted in the title of each scenario and with a yellow cross at the intersection of the two black dashed lines. The x-axis shows the </w:t>
      </w:r>
      <w:r w:rsidRPr="007077B0">
        <w:lastRenderedPageBreak/>
        <w:t xml:space="preserve">effective sensitivity ρ (%) and the y-axis the nosocomial transmission rate β. Note that in </w:t>
      </w:r>
      <w:r>
        <w:t>all subplots</w:t>
      </w:r>
      <w:r w:rsidRPr="007077B0">
        <w:t xml:space="preserve"> the prior range is the limits of each axis,  ρ increments from left to right and β from upper to lower plots.</w:t>
      </w:r>
      <w:r w:rsidR="00D57E15">
        <w:rPr>
          <w:noProof/>
          <w:color w:val="00B0F0"/>
        </w:rPr>
        <w:drawing>
          <wp:inline distT="0" distB="0" distL="0" distR="0" wp14:anchorId="28D15DE1" wp14:editId="0B72A2CD">
            <wp:extent cx="5731510" cy="6982460"/>
            <wp:effectExtent l="0" t="0" r="0" b="0"/>
            <wp:docPr id="199530909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9098"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EBA9B7E" w14:textId="77777777" w:rsidR="0048537D" w:rsidRDefault="005A70F3" w:rsidP="00F422B3">
      <w:r>
        <w:t>Figure R</w:t>
      </w:r>
      <w:r>
        <w:t>3</w:t>
      </w:r>
      <w:r>
        <w:t xml:space="preserve">. </w:t>
      </w:r>
      <w:r>
        <w:t xml:space="preserve"> </w:t>
      </w:r>
      <w:r>
        <w:rPr>
          <w:b/>
          <w:bCs/>
        </w:rPr>
        <w:t>Identifiability, parameter estimates on simulated data.</w:t>
      </w:r>
      <w:r>
        <w:rPr>
          <w:b/>
          <w:bCs/>
        </w:rPr>
        <w:t xml:space="preserve"> </w:t>
      </w:r>
      <w:r w:rsidRPr="007077B0">
        <w:t>Joint posterior estimates for importation rate γ=5</w:t>
      </w:r>
      <w:r>
        <w:t>%</w:t>
      </w:r>
      <w:r w:rsidRPr="007077B0">
        <w:t>. The posterior estimate is highlighted with a density plot (darker means more probable</w:t>
      </w:r>
      <w:r>
        <w:t>)</w:t>
      </w:r>
      <w:r w:rsidRPr="007077B0">
        <w:t>. In each subplot</w:t>
      </w:r>
      <w:r>
        <w:t>,</w:t>
      </w:r>
      <w:r w:rsidRPr="007077B0">
        <w:t xml:space="preserve"> the true value used for simulating the stochastic trajectory to infer is highlighted in the title of each scenario and with a yellow cross at the intersection of the two black dashed lines. The x-axis shows the </w:t>
      </w:r>
      <w:r w:rsidRPr="007077B0">
        <w:lastRenderedPageBreak/>
        <w:t xml:space="preserve">effective sensitivity ρ (%) and the y-axis the nosocomial transmission rate β. Note that in </w:t>
      </w:r>
      <w:r>
        <w:t>all subplots</w:t>
      </w:r>
      <w:r w:rsidRPr="007077B0">
        <w:t xml:space="preserve"> the prior range is the limits of each axis,  ρ increments from left to right and β from upper to lower plots.</w:t>
      </w:r>
    </w:p>
    <w:p w14:paraId="55EAB632" w14:textId="0C512900" w:rsidR="0048537D" w:rsidRDefault="009E1C98" w:rsidP="00F23F59">
      <w:pPr>
        <w:keepNext/>
      </w:pPr>
      <w:r>
        <w:rPr>
          <w:noProof/>
        </w:rPr>
        <w:drawing>
          <wp:inline distT="0" distB="0" distL="0" distR="0" wp14:anchorId="209E9AF3" wp14:editId="081C8E6A">
            <wp:extent cx="5731510" cy="3713480"/>
            <wp:effectExtent l="0" t="0" r="0" b="0"/>
            <wp:docPr id="10494824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2423"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285C7EFF" w14:textId="755A1472" w:rsidR="0048537D" w:rsidRPr="00F23F59" w:rsidRDefault="0048537D" w:rsidP="0048537D">
      <w:pPr>
        <w:pStyle w:val="Caption"/>
        <w:rPr>
          <w:i w:val="0"/>
          <w:iCs w:val="0"/>
        </w:rPr>
      </w:pPr>
      <w:r w:rsidRPr="0048537D">
        <w:t xml:space="preserve">Figure </w:t>
      </w:r>
      <w:r w:rsidRPr="00F23F59">
        <w:t>R4</w:t>
      </w:r>
      <w:r w:rsidRPr="0048537D">
        <w:t>.</w:t>
      </w:r>
      <w:r>
        <w:t xml:space="preserve"> </w:t>
      </w:r>
      <w:r>
        <w:rPr>
          <w:b/>
          <w:bCs/>
        </w:rPr>
        <w:t xml:space="preserve">Convergence plots of inferences for synthetic data with low </w:t>
      </w:r>
      <m:oMath>
        <m:r>
          <m:rPr>
            <m:sty m:val="bi"/>
          </m:rPr>
          <w:rPr>
            <w:rFonts w:ascii="Cambria Math" w:hAnsi="Cambria Math"/>
          </w:rPr>
          <m:t>ρ</m:t>
        </m:r>
      </m:oMath>
      <w:r>
        <w:rPr>
          <w:b/>
          <w:bCs/>
        </w:rPr>
        <w:t xml:space="preserve"> </w:t>
      </w:r>
      <w:r>
        <w:rPr>
          <w:b/>
          <w:bCs/>
        </w:rPr>
        <w:t xml:space="preserve">and </w:t>
      </w:r>
      <m:oMath>
        <m:r>
          <m:rPr>
            <m:sty m:val="bi"/>
          </m:rPr>
          <w:rPr>
            <w:rFonts w:ascii="Cambria Math" w:hAnsi="Cambria Math"/>
          </w:rPr>
          <m:t>β</m:t>
        </m:r>
      </m:oMath>
      <w:r>
        <w:rPr>
          <w:b/>
          <w:bCs/>
        </w:rPr>
        <w:t>.</w:t>
      </w:r>
      <w:r w:rsidR="00C40179">
        <w:rPr>
          <w:b/>
          <w:bCs/>
        </w:rPr>
        <w:t xml:space="preserve"> </w:t>
      </w:r>
      <w:r w:rsidR="00C40179">
        <w:rPr>
          <w:i w:val="0"/>
          <w:iCs w:val="0"/>
        </w:rPr>
        <w:t xml:space="preserve">Marginal posterior parameter </w:t>
      </w:r>
      <w:r w:rsidR="00082E79">
        <w:rPr>
          <w:i w:val="0"/>
          <w:iCs w:val="0"/>
        </w:rPr>
        <w:t>estimates</w:t>
      </w:r>
      <w:r w:rsidR="00C160F4">
        <w:rPr>
          <w:i w:val="0"/>
          <w:iCs w:val="0"/>
        </w:rPr>
        <w:t xml:space="preserve"> for importation rate </w:t>
      </w:r>
      <m:oMath>
        <m:r>
          <w:rPr>
            <w:rFonts w:ascii="Cambria Math" w:hAnsi="Cambria Math"/>
          </w:rPr>
          <m:t>γ</m:t>
        </m:r>
      </m:oMath>
      <w:r w:rsidR="00C160F4">
        <w:rPr>
          <w:i w:val="0"/>
          <w:iCs w:val="0"/>
        </w:rPr>
        <w:t xml:space="preserve"> of </w:t>
      </w:r>
      <w:r w:rsidR="00C160F4">
        <w:rPr>
          <w:b/>
          <w:bCs/>
          <w:i w:val="0"/>
          <w:iCs w:val="0"/>
        </w:rPr>
        <w:t xml:space="preserve">A) </w:t>
      </w:r>
      <w:r w:rsidR="00C160F4" w:rsidRPr="007077B0">
        <w:rPr>
          <w:i w:val="0"/>
          <w:iCs w:val="0"/>
        </w:rPr>
        <w:t>5</w:t>
      </w:r>
      <w:r w:rsidR="00C160F4">
        <w:rPr>
          <w:i w:val="0"/>
          <w:iCs w:val="0"/>
        </w:rPr>
        <w:t xml:space="preserve"> </w:t>
      </w:r>
      <w:r w:rsidR="00C160F4">
        <w:rPr>
          <w:b/>
          <w:bCs/>
          <w:i w:val="0"/>
          <w:iCs w:val="0"/>
        </w:rPr>
        <w:t xml:space="preserve">B) </w:t>
      </w:r>
      <w:r w:rsidR="00C160F4" w:rsidRPr="007077B0">
        <w:rPr>
          <w:i w:val="0"/>
          <w:iCs w:val="0"/>
        </w:rPr>
        <w:t>1</w:t>
      </w:r>
      <w:r w:rsidR="00C160F4">
        <w:rPr>
          <w:i w:val="0"/>
          <w:iCs w:val="0"/>
        </w:rPr>
        <w:t xml:space="preserve">0 </w:t>
      </w:r>
      <w:r w:rsidR="00C160F4" w:rsidRPr="00F23F59">
        <w:rPr>
          <w:i w:val="0"/>
          <w:iCs w:val="0"/>
        </w:rPr>
        <w:t>and</w:t>
      </w:r>
      <w:r w:rsidR="00C160F4">
        <w:rPr>
          <w:b/>
          <w:bCs/>
          <w:i w:val="0"/>
          <w:iCs w:val="0"/>
        </w:rPr>
        <w:t xml:space="preserve"> C) </w:t>
      </w:r>
      <w:r w:rsidR="00C160F4" w:rsidRPr="00F23F59">
        <w:rPr>
          <w:i w:val="0"/>
          <w:iCs w:val="0"/>
        </w:rPr>
        <w:t>15%</w:t>
      </w:r>
      <w:r w:rsidR="00C160F4">
        <w:rPr>
          <w:i w:val="0"/>
          <w:iCs w:val="0"/>
        </w:rPr>
        <w:t>.</w:t>
      </w:r>
      <w:r w:rsidR="00C160F4">
        <w:rPr>
          <w:b/>
          <w:bCs/>
          <w:i w:val="0"/>
          <w:iCs w:val="0"/>
        </w:rPr>
        <w:t xml:space="preserve"> </w:t>
      </w:r>
      <w:r w:rsidR="00CA22F8">
        <w:rPr>
          <w:i w:val="0"/>
          <w:iCs w:val="0"/>
        </w:rPr>
        <w:t xml:space="preserve">In each panel left subplots present the convergence for the effective sensitivity </w:t>
      </w:r>
      <m:oMath>
        <m:r>
          <w:rPr>
            <w:rFonts w:ascii="Cambria Math" w:hAnsi="Cambria Math"/>
          </w:rPr>
          <m:t>ρ</m:t>
        </m:r>
      </m:oMath>
      <w:r w:rsidR="000449E1">
        <w:rPr>
          <w:i w:val="0"/>
          <w:iCs w:val="0"/>
        </w:rPr>
        <w:t xml:space="preserve">, and </w:t>
      </w:r>
      <w:r w:rsidR="009E1C98">
        <w:rPr>
          <w:i w:val="0"/>
          <w:iCs w:val="0"/>
        </w:rPr>
        <w:t xml:space="preserve">the </w:t>
      </w:r>
      <w:r w:rsidR="000449E1">
        <w:rPr>
          <w:i w:val="0"/>
          <w:iCs w:val="0"/>
        </w:rPr>
        <w:t xml:space="preserve">right subplots for the nosocomial transmission rate </w:t>
      </w:r>
      <m:oMath>
        <m:r>
          <w:rPr>
            <w:rFonts w:ascii="Cambria Math" w:hAnsi="Cambria Math"/>
          </w:rPr>
          <m:t>β</m:t>
        </m:r>
      </m:oMath>
      <w:r w:rsidR="009E1C98">
        <w:rPr>
          <w:i w:val="0"/>
          <w:iCs w:val="0"/>
        </w:rPr>
        <w:t>. In each row of each panel the truth value is indicated in a</w:t>
      </w:r>
      <w:r w:rsidR="00A53268">
        <w:rPr>
          <w:i w:val="0"/>
          <w:iCs w:val="0"/>
        </w:rPr>
        <w:t>n</w:t>
      </w:r>
      <w:r w:rsidR="009E1C98">
        <w:rPr>
          <w:i w:val="0"/>
          <w:iCs w:val="0"/>
        </w:rPr>
        <w:t xml:space="preserve"> inset text, the truths are also highlighted as dashed red line</w:t>
      </w:r>
      <w:r w:rsidR="00A53268">
        <w:rPr>
          <w:i w:val="0"/>
          <w:iCs w:val="0"/>
        </w:rPr>
        <w:t>s</w:t>
      </w:r>
      <w:r w:rsidR="009E1C98">
        <w:rPr>
          <w:i w:val="0"/>
          <w:iCs w:val="0"/>
        </w:rPr>
        <w:t xml:space="preserve"> in each subplot as indicated in the legend.</w:t>
      </w:r>
      <w:r w:rsidR="00A53268">
        <w:rPr>
          <w:i w:val="0"/>
          <w:iCs w:val="0"/>
        </w:rPr>
        <w:t xml:space="preserve"> The convergence of the marginal posterior distribution is presented for the mean (black line) and the 95 and 50% credible intervals as indicated in the legend.</w:t>
      </w:r>
    </w:p>
    <w:p w14:paraId="040CD8D6" w14:textId="7F0DF7DC" w:rsidR="005A0D29" w:rsidRDefault="00F422B3" w:rsidP="00F422B3">
      <w:pPr>
        <w:rPr>
          <w:color w:val="00B0F0"/>
        </w:rPr>
      </w:pPr>
      <w:r w:rsidRPr="00F422B3">
        <w:br/>
      </w:r>
      <w:r w:rsidR="00192FFC" w:rsidRPr="00125DA1">
        <w:rPr>
          <w:b/>
          <w:bCs/>
        </w:rPr>
        <w:t xml:space="preserve">Comment </w:t>
      </w:r>
      <w:r w:rsidR="00192FFC">
        <w:rPr>
          <w:b/>
          <w:bCs/>
        </w:rPr>
        <w:t>5</w:t>
      </w:r>
      <w:r w:rsidR="00192FFC" w:rsidRPr="00125DA1">
        <w:rPr>
          <w:b/>
          <w:bCs/>
        </w:rPr>
        <w:t>.</w:t>
      </w:r>
      <w:r w:rsidR="00192FFC" w:rsidRPr="00F422B3">
        <w:t xml:space="preserve"> </w:t>
      </w:r>
      <w:r w:rsidRPr="00F422B3">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F422B3">
        <w:br/>
      </w:r>
      <w:r w:rsidR="005A0D29">
        <w:rPr>
          <w:color w:val="FF0000"/>
        </w:rPr>
        <w:t>Answer.</w:t>
      </w:r>
      <w:r w:rsidR="005A0D29">
        <w:rPr>
          <w:color w:val="000000" w:themeColor="text1"/>
        </w:rPr>
        <w:t xml:space="preserve"> </w:t>
      </w:r>
      <w:commentRangeStart w:id="21"/>
      <w:r w:rsidR="005A0D29">
        <w:rPr>
          <w:color w:val="00B0F0"/>
        </w:rPr>
        <w:t>Jeff and Sen what can I say here? I think we have had multiple rounds of edits over the manuscript, do you think we still need some more edits?</w:t>
      </w:r>
      <w:commentRangeEnd w:id="21"/>
      <w:r w:rsidR="00A61EF2">
        <w:rPr>
          <w:rStyle w:val="CommentReference"/>
        </w:rPr>
        <w:commentReference w:id="21"/>
      </w:r>
    </w:p>
    <w:p w14:paraId="6842024D" w14:textId="3AC71F69" w:rsidR="00481FA9" w:rsidRDefault="00F422B3" w:rsidP="00F422B3">
      <w:r w:rsidRPr="00F422B3">
        <w:rPr>
          <w:sz w:val="28"/>
          <w:szCs w:val="28"/>
        </w:rPr>
        <w:br/>
      </w:r>
      <w:r w:rsidRPr="00F422B3">
        <w:rPr>
          <w:rFonts w:asciiTheme="majorHAnsi" w:hAnsiTheme="majorHAnsi"/>
          <w:b/>
          <w:bCs/>
          <w:sz w:val="28"/>
          <w:szCs w:val="28"/>
        </w:rPr>
        <w:t>Reviewer #3</w:t>
      </w:r>
    </w:p>
    <w:p w14:paraId="6681A018" w14:textId="77777777" w:rsidR="004D689A" w:rsidRDefault="00F422B3" w:rsidP="00F422B3">
      <w:r w:rsidRPr="00F422B3">
        <w:t xml:space="preserve">I feel the article applies interesting methodology and a lot of technical interesting work has been performed, but still, I wonder how much added value the manuscript has to the existing literature. The biological conclusions, that </w:t>
      </w:r>
      <w:r w:rsidRPr="00D5759C">
        <w:rPr>
          <w:i/>
          <w:iCs/>
        </w:rPr>
        <w:t>E. coli</w:t>
      </w:r>
      <w:r w:rsidRPr="00F422B3">
        <w:t xml:space="preserve"> spreads not very well and MRSA reasonably well in hospital environments is not new and I do not trust the numerical values too much.</w:t>
      </w:r>
      <w:r w:rsidRPr="00F422B3">
        <w:br/>
      </w:r>
      <w:r w:rsidRPr="00F422B3">
        <w:lastRenderedPageBreak/>
        <w:br/>
      </w:r>
      <w:r w:rsidR="00C064A9" w:rsidRPr="00125DA1">
        <w:rPr>
          <w:b/>
          <w:bCs/>
        </w:rPr>
        <w:t>Comment 1.</w:t>
      </w:r>
      <w:r w:rsidR="00C064A9" w:rsidRPr="00F422B3">
        <w:t xml:space="preserve"> </w:t>
      </w:r>
      <w:r w:rsidRPr="00F422B3">
        <w:t>My impression is that fixing the importation rate is quite a big assumption. Especially when the amount of data is limited, as is the case as primarily infection data 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5D461579" w14:textId="64A6BB44" w:rsidR="00934F46" w:rsidRPr="00872529" w:rsidRDefault="004D689A" w:rsidP="00F422B3">
      <w:pPr>
        <w:rPr>
          <w:color w:val="000000" w:themeColor="text1"/>
        </w:rPr>
      </w:pPr>
      <w:r>
        <w:rPr>
          <w:color w:val="FF0000"/>
        </w:rPr>
        <w:t xml:space="preserve">Answer. </w:t>
      </w:r>
      <w:r w:rsidR="006E14A7">
        <w:rPr>
          <w:color w:val="000000" w:themeColor="text1"/>
        </w:rPr>
        <w:t>We agree with the reviewer that using importation from other locations is a big assumption. For that reason</w:t>
      </w:r>
      <w:r w:rsidR="00845985">
        <w:rPr>
          <w:color w:val="000000" w:themeColor="text1"/>
        </w:rPr>
        <w:t>,</w:t>
      </w:r>
      <w:r w:rsidR="006E14A7">
        <w:rPr>
          <w:color w:val="000000" w:themeColor="text1"/>
        </w:rPr>
        <w:t xml:space="preserve"> we selected values that spanned the lowe</w:t>
      </w:r>
      <w:r w:rsidR="00845985">
        <w:rPr>
          <w:color w:val="000000" w:themeColor="text1"/>
        </w:rPr>
        <w:t>st</w:t>
      </w:r>
      <w:r w:rsidR="006E14A7">
        <w:rPr>
          <w:color w:val="000000" w:themeColor="text1"/>
        </w:rPr>
        <w:t xml:space="preserve">, median, and highest </w:t>
      </w:r>
      <w:r w:rsidR="00845985">
        <w:rPr>
          <w:color w:val="000000" w:themeColor="text1"/>
        </w:rPr>
        <w:t>values we found in the literature across the globe.</w:t>
      </w:r>
      <w:r w:rsidR="0075670A">
        <w:rPr>
          <w:color w:val="000000" w:themeColor="text1"/>
        </w:rPr>
        <w:t xml:space="preserve"> We discussed this in detail in the section </w:t>
      </w:r>
      <w:r w:rsidR="0075670A" w:rsidRPr="001E531C">
        <w:rPr>
          <w:i/>
          <w:iCs/>
          <w:color w:val="747474" w:themeColor="background2" w:themeShade="80"/>
        </w:rPr>
        <w:t>Heterogeneity and steady state of community prevalence</w:t>
      </w:r>
      <w:r w:rsidR="001E531C">
        <w:rPr>
          <w:color w:val="000000" w:themeColor="text1"/>
        </w:rPr>
        <w:t>, and further discuss</w:t>
      </w:r>
      <w:r w:rsidR="00351191">
        <w:rPr>
          <w:color w:val="000000" w:themeColor="text1"/>
        </w:rPr>
        <w:t>ed</w:t>
      </w:r>
      <w:r w:rsidR="001E531C">
        <w:rPr>
          <w:color w:val="000000" w:themeColor="text1"/>
        </w:rPr>
        <w:t xml:space="preserve"> some consistencies in the values reported worldwide.</w:t>
      </w:r>
      <w:r w:rsidR="00374E1B">
        <w:rPr>
          <w:color w:val="000000" w:themeColor="text1"/>
        </w:rPr>
        <w:t xml:space="preserve"> Without additional data to para</w:t>
      </w:r>
      <w:r w:rsidR="00985432">
        <w:rPr>
          <w:color w:val="000000" w:themeColor="text1"/>
        </w:rPr>
        <w:t>me</w:t>
      </w:r>
      <w:r w:rsidR="00374E1B">
        <w:rPr>
          <w:color w:val="000000" w:themeColor="text1"/>
        </w:rPr>
        <w:t xml:space="preserve">trize the model-inference </w:t>
      </w:r>
      <w:r w:rsidR="00A61EF2">
        <w:rPr>
          <w:color w:val="000000" w:themeColor="text1"/>
        </w:rPr>
        <w:t xml:space="preserve">system </w:t>
      </w:r>
      <w:r w:rsidR="00374E1B">
        <w:rPr>
          <w:color w:val="000000" w:themeColor="text1"/>
        </w:rPr>
        <w:t xml:space="preserve">with information </w:t>
      </w:r>
      <w:r w:rsidR="00A61EF2">
        <w:rPr>
          <w:color w:val="000000" w:themeColor="text1"/>
        </w:rPr>
        <w:t xml:space="preserve">from </w:t>
      </w:r>
      <w:r w:rsidR="00374E1B">
        <w:rPr>
          <w:color w:val="000000" w:themeColor="text1"/>
        </w:rPr>
        <w:t>New York City, specifically northern Manhattan</w:t>
      </w:r>
      <w:r w:rsidR="00A61EF2">
        <w:rPr>
          <w:color w:val="000000" w:themeColor="text1"/>
        </w:rPr>
        <w:t>, it</w:t>
      </w:r>
      <w:r w:rsidR="00374E1B">
        <w:rPr>
          <w:color w:val="000000" w:themeColor="text1"/>
        </w:rPr>
        <w:t xml:space="preserve"> is </w:t>
      </w:r>
      <w:r w:rsidR="00A61EF2">
        <w:rPr>
          <w:color w:val="000000" w:themeColor="text1"/>
        </w:rPr>
        <w:t>suspect to pick one value</w:t>
      </w:r>
      <w:r w:rsidR="00374E1B">
        <w:rPr>
          <w:color w:val="000000" w:themeColor="text1"/>
        </w:rPr>
        <w:t xml:space="preserve">. </w:t>
      </w:r>
      <w:r w:rsidR="00A61EF2">
        <w:rPr>
          <w:color w:val="000000" w:themeColor="text1"/>
        </w:rPr>
        <w:t>Despite</w:t>
      </w:r>
      <w:r w:rsidR="00985432">
        <w:rPr>
          <w:color w:val="000000" w:themeColor="text1"/>
        </w:rPr>
        <w:t xml:space="preserve"> importation rate</w:t>
      </w:r>
      <w:r w:rsidR="00A61EF2">
        <w:rPr>
          <w:color w:val="000000" w:themeColor="text1"/>
        </w:rPr>
        <w:t>s</w:t>
      </w:r>
      <w:r w:rsidR="00985432">
        <w:rPr>
          <w:color w:val="000000" w:themeColor="text1"/>
        </w:rPr>
        <w:t xml:space="preserve"> span</w:t>
      </w:r>
      <w:r w:rsidR="00813E17">
        <w:rPr>
          <w:color w:val="000000" w:themeColor="text1"/>
        </w:rPr>
        <w:t>n</w:t>
      </w:r>
      <w:r w:rsidR="00985432">
        <w:rPr>
          <w:color w:val="000000" w:themeColor="text1"/>
        </w:rPr>
        <w:t>ing a range of reported values worl</w:t>
      </w:r>
      <w:r w:rsidR="00813E17">
        <w:rPr>
          <w:color w:val="000000" w:themeColor="text1"/>
        </w:rPr>
        <w:t>d</w:t>
      </w:r>
      <w:r w:rsidR="00985432">
        <w:rPr>
          <w:color w:val="000000" w:themeColor="text1"/>
        </w:rPr>
        <w:t>wide</w:t>
      </w:r>
      <w:r w:rsidR="00A61EF2">
        <w:rPr>
          <w:color w:val="000000" w:themeColor="text1"/>
        </w:rPr>
        <w:t>,</w:t>
      </w:r>
      <w:r w:rsidR="00985432">
        <w:rPr>
          <w:color w:val="000000" w:themeColor="text1"/>
        </w:rPr>
        <w:t xml:space="preserve"> we find consistency in the estimated values for both the nosocomial transmission rate and the effective sensitivity. </w:t>
      </w:r>
      <w:r w:rsidR="00F422B3" w:rsidRPr="00F422B3">
        <w:br/>
      </w:r>
      <w:r w:rsidR="00F422B3" w:rsidRPr="00F422B3">
        <w:br/>
      </w:r>
      <w:r w:rsidR="00C064A9" w:rsidRPr="00125DA1">
        <w:rPr>
          <w:b/>
          <w:bCs/>
        </w:rPr>
        <w:t>Comment 2.</w:t>
      </w:r>
      <w:r w:rsidR="00C064A9" w:rsidRPr="00F422B3">
        <w:t xml:space="preserve"> </w:t>
      </w:r>
      <w:r w:rsidR="00F422B3" w:rsidRPr="00F422B3">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F422B3">
        <w:br/>
      </w:r>
      <w:r w:rsidR="00934F46">
        <w:rPr>
          <w:color w:val="FF0000"/>
        </w:rPr>
        <w:t>Answer.</w:t>
      </w:r>
      <w:r w:rsidR="00B5646F">
        <w:rPr>
          <w:color w:val="FF0000"/>
        </w:rPr>
        <w:t xml:space="preserve"> </w:t>
      </w:r>
      <w:r w:rsidR="00FA325D">
        <w:rPr>
          <w:color w:val="000000" w:themeColor="text1"/>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Pr>
          <w:color w:val="000000" w:themeColor="text1"/>
        </w:rPr>
        <w:t>ro</w:t>
      </w:r>
      <w:r w:rsidR="00FA325D">
        <w:rPr>
          <w:color w:val="000000" w:themeColor="text1"/>
        </w:rPr>
        <w:t>ach</w:t>
      </w:r>
      <w:r w:rsidR="00A61EF2">
        <w:rPr>
          <w:color w:val="000000" w:themeColor="text1"/>
        </w:rPr>
        <w:t>,</w:t>
      </w:r>
      <w:r w:rsidR="00FA325D">
        <w:rPr>
          <w:color w:val="000000" w:themeColor="text1"/>
        </w:rPr>
        <w:t xml:space="preserve"> by using the individual</w:t>
      </w:r>
      <w:r w:rsidR="00CB0DE0">
        <w:rPr>
          <w:color w:val="000000" w:themeColor="text1"/>
        </w:rPr>
        <w:t>-</w:t>
      </w:r>
      <w:r w:rsidR="00FA325D">
        <w:rPr>
          <w:color w:val="000000" w:themeColor="text1"/>
        </w:rPr>
        <w:t>level patient data</w:t>
      </w:r>
      <w:r w:rsidR="00A61EF2">
        <w:rPr>
          <w:color w:val="000000" w:themeColor="text1"/>
        </w:rPr>
        <w:t>,</w:t>
      </w:r>
      <w:r w:rsidR="00FA325D">
        <w:rPr>
          <w:color w:val="000000" w:themeColor="text1"/>
        </w:rPr>
        <w:t xml:space="preserve"> is </w:t>
      </w:r>
      <w:r w:rsidR="00A61EF2">
        <w:rPr>
          <w:color w:val="000000" w:themeColor="text1"/>
        </w:rPr>
        <w:t xml:space="preserve">discriminating </w:t>
      </w:r>
      <w:r w:rsidR="00CB0DE0">
        <w:rPr>
          <w:color w:val="000000" w:themeColor="text1"/>
        </w:rPr>
        <w:t>th</w:t>
      </w:r>
      <w:r w:rsidR="00832E6C">
        <w:rPr>
          <w:color w:val="000000" w:themeColor="text1"/>
        </w:rPr>
        <w:t>e</w:t>
      </w:r>
      <w:r w:rsidR="00CB0DE0">
        <w:rPr>
          <w:color w:val="000000" w:themeColor="text1"/>
        </w:rPr>
        <w:t xml:space="preserve"> number of contacts in time. </w:t>
      </w:r>
      <w:commentRangeStart w:id="22"/>
      <w:commentRangeStart w:id="23"/>
      <w:r w:rsidR="00CB0DE0">
        <w:rPr>
          <w:color w:val="000000" w:themeColor="text1"/>
        </w:rPr>
        <w:t>The remaining term, transmission upon contact</w:t>
      </w:r>
      <w:r w:rsidR="00A61EF2">
        <w:rPr>
          <w:color w:val="000000" w:themeColor="text1"/>
        </w:rPr>
        <w:t>,</w:t>
      </w:r>
      <w:r w:rsidR="00CB0DE0">
        <w:rPr>
          <w:color w:val="000000" w:themeColor="text1"/>
        </w:rPr>
        <w:t xml:space="preserve"> </w:t>
      </w:r>
      <w:r w:rsidR="00A61EF2">
        <w:rPr>
          <w:color w:val="000000" w:themeColor="text1"/>
        </w:rPr>
        <w:t xml:space="preserve">is the multiplier </w:t>
      </w:r>
      <w:r w:rsidR="00CB0DE0">
        <w:rPr>
          <w:color w:val="000000" w:themeColor="text1"/>
        </w:rPr>
        <w:t xml:space="preserve">quantity we are estimating. </w:t>
      </w:r>
      <w:r w:rsidR="0081613F">
        <w:rPr>
          <w:color w:val="000000" w:themeColor="text1"/>
        </w:rPr>
        <w:t xml:space="preserve">If control measures across wards were the same </w:t>
      </w:r>
      <w:r w:rsidR="00832E6C">
        <w:rPr>
          <w:color w:val="000000" w:themeColor="text1"/>
        </w:rPr>
        <w:t xml:space="preserve">then that transmission upon contact would quantify </w:t>
      </w:r>
      <w:r w:rsidR="00843553">
        <w:rPr>
          <w:color w:val="000000" w:themeColor="text1"/>
        </w:rPr>
        <w:t xml:space="preserve">the ability of the pathogen to spread, however is likely that control measures are not the same across the hospital setting. Without additional data it is </w:t>
      </w:r>
      <w:r w:rsidR="008539C6">
        <w:rPr>
          <w:color w:val="000000" w:themeColor="text1"/>
        </w:rPr>
        <w:t xml:space="preserve">very challenging to parametrize changes in the nosocomial transmission rate and we limit ourselves to </w:t>
      </w:r>
      <w:r w:rsidR="00465CB2">
        <w:rPr>
          <w:color w:val="000000" w:themeColor="text1"/>
        </w:rPr>
        <w:t>not further assume changes. This is in addition to the other possible modes of tran</w:t>
      </w:r>
      <w:r w:rsidR="00D60700">
        <w:rPr>
          <w:rFonts w:hint="eastAsia"/>
          <w:color w:val="000000" w:themeColor="text1"/>
          <w:lang w:eastAsia="zh-CN"/>
        </w:rPr>
        <w:t>s</w:t>
      </w:r>
      <w:r w:rsidR="00465CB2">
        <w:rPr>
          <w:color w:val="000000" w:themeColor="text1"/>
        </w:rPr>
        <w:t xml:space="preserve">mission happening as HCW vectored transmission and carriage acquisition by contact with colonized surfaces and devices. In the section </w:t>
      </w:r>
      <w:r w:rsidR="003D69F8" w:rsidRPr="00872529">
        <w:rPr>
          <w:i/>
          <w:iCs/>
          <w:color w:val="747474" w:themeColor="background2" w:themeShade="80"/>
        </w:rPr>
        <w:t>Understanding nosocomial transmission</w:t>
      </w:r>
      <w:r w:rsidR="00A82DD0">
        <w:rPr>
          <w:color w:val="000000" w:themeColor="text1"/>
        </w:rPr>
        <w:t>, w</w:t>
      </w:r>
      <w:r w:rsidR="00872529">
        <w:rPr>
          <w:color w:val="000000" w:themeColor="text1"/>
        </w:rPr>
        <w:t xml:space="preserve">e extended our discussion to disentangle the possible effect of </w:t>
      </w:r>
      <w:r w:rsidR="004D649E">
        <w:rPr>
          <w:color w:val="000000" w:themeColor="text1"/>
        </w:rPr>
        <w:t xml:space="preserve">those modes of transmission. </w:t>
      </w:r>
      <w:commentRangeEnd w:id="22"/>
      <w:r w:rsidR="00F7481F">
        <w:rPr>
          <w:rStyle w:val="CommentReference"/>
        </w:rPr>
        <w:commentReference w:id="22"/>
      </w:r>
      <w:commentRangeEnd w:id="23"/>
      <w:r w:rsidR="00D60700">
        <w:rPr>
          <w:rStyle w:val="CommentReference"/>
        </w:rPr>
        <w:commentReference w:id="23"/>
      </w:r>
    </w:p>
    <w:p w14:paraId="73DF5CB9" w14:textId="34D3F332" w:rsidR="00934F46" w:rsidRPr="00C36993" w:rsidRDefault="00F422B3" w:rsidP="00F422B3">
      <w:pPr>
        <w:rPr>
          <w:color w:val="00B0F0"/>
        </w:rPr>
      </w:pPr>
      <w:r w:rsidRPr="00F422B3">
        <w:br/>
      </w:r>
      <w:r w:rsidR="00C064A9" w:rsidRPr="00125DA1">
        <w:rPr>
          <w:b/>
          <w:bCs/>
        </w:rPr>
        <w:t xml:space="preserve">Comment </w:t>
      </w:r>
      <w:r w:rsidR="00C064A9">
        <w:rPr>
          <w:b/>
          <w:bCs/>
        </w:rPr>
        <w:t>3</w:t>
      </w:r>
      <w:r w:rsidR="00C064A9" w:rsidRPr="00125DA1">
        <w:rPr>
          <w:b/>
          <w:bCs/>
        </w:rPr>
        <w:t>.</w:t>
      </w:r>
      <w:r w:rsidR="00C064A9" w:rsidRPr="00F422B3">
        <w:t xml:space="preserve"> </w:t>
      </w:r>
      <w:r w:rsidRPr="00F422B3">
        <w:t xml:space="preserve">Why are the analyses to determine identifiability of the parameters only </w:t>
      </w:r>
      <w:r w:rsidRPr="00F422B3">
        <w:lastRenderedPageBreak/>
        <w:t>done with importation rates of 25% and 50%? A lower value of 5% or 10% seems to reflect the situation for MRSA and Pseudomonas better.</w:t>
      </w:r>
      <w:r w:rsidRPr="00F422B3">
        <w:br/>
      </w:r>
      <w:r w:rsidR="00934F46">
        <w:rPr>
          <w:color w:val="FF0000"/>
        </w:rPr>
        <w:t>Answer.</w:t>
      </w:r>
      <w:r w:rsidR="003D0124">
        <w:rPr>
          <w:color w:val="FF0000"/>
        </w:rPr>
        <w:t xml:space="preserve"> Thanks for the suggestion as it allow</w:t>
      </w:r>
      <w:r w:rsidR="00CC1981">
        <w:rPr>
          <w:color w:val="FF0000"/>
        </w:rPr>
        <w:t>s</w:t>
      </w:r>
      <w:r w:rsidR="003D0124">
        <w:rPr>
          <w:color w:val="FF0000"/>
        </w:rPr>
        <w:t xml:space="preserve"> us to further investigate the identifiability of the simulation-based inference system we presented. In </w:t>
      </w:r>
      <w:r w:rsidR="003D0124">
        <w:rPr>
          <w:b/>
          <w:bCs/>
          <w:i/>
          <w:iCs/>
          <w:color w:val="FF0000"/>
        </w:rPr>
        <w:t>Comment 4</w:t>
      </w:r>
      <w:r w:rsidR="003D0124">
        <w:rPr>
          <w:color w:val="FF0000"/>
        </w:rPr>
        <w:t xml:space="preserve"> we extended our </w:t>
      </w:r>
      <w:r w:rsidR="00600F44">
        <w:rPr>
          <w:color w:val="FF0000"/>
        </w:rPr>
        <w:t>discussion</w:t>
      </w:r>
      <w:r w:rsidR="003D0124">
        <w:rPr>
          <w:color w:val="FF0000"/>
        </w:rPr>
        <w:t xml:space="preserve"> introduced in the main text. We investigated the identifiability of the parameters using simulated data with</w:t>
      </w:r>
      <w:r w:rsidR="001C2DE3">
        <w:rPr>
          <w:color w:val="FF0000"/>
        </w:rPr>
        <w:t xml:space="preserve"> impor</w:t>
      </w:r>
      <w:r w:rsidR="00DE469E">
        <w:rPr>
          <w:color w:val="FF0000"/>
        </w:rPr>
        <w:t>t</w:t>
      </w:r>
      <w:r w:rsidR="001C2DE3">
        <w:rPr>
          <w:color w:val="FF0000"/>
        </w:rPr>
        <w:t>ation rate values of 5, 10 and 15% as the reviewer suggest</w:t>
      </w:r>
      <w:r w:rsidR="00A109F4">
        <w:rPr>
          <w:color w:val="FF0000"/>
        </w:rPr>
        <w:t>ed</w:t>
      </w:r>
      <w:r w:rsidR="00F35C3C">
        <w:rPr>
          <w:color w:val="FF0000"/>
        </w:rPr>
        <w:t xml:space="preserve"> (Figures R1-R4)</w:t>
      </w:r>
      <w:r w:rsidR="001C2DE3">
        <w:rPr>
          <w:color w:val="FF0000"/>
        </w:rPr>
        <w:t>. We found we were able to accurately identify the parameters</w:t>
      </w:r>
      <w:r w:rsidR="00A109F4">
        <w:rPr>
          <w:color w:val="FF0000"/>
        </w:rPr>
        <w:t>.</w:t>
      </w:r>
    </w:p>
    <w:p w14:paraId="7CE0EF03" w14:textId="73BF9B02" w:rsidR="00F53981" w:rsidRPr="00270789" w:rsidRDefault="00F422B3" w:rsidP="00F422B3">
      <w:pPr>
        <w:rPr>
          <w:color w:val="000000" w:themeColor="text1"/>
        </w:rPr>
      </w:pPr>
      <w:r w:rsidRPr="00F422B3">
        <w:br/>
      </w:r>
      <w:r w:rsidR="00C064A9" w:rsidRPr="00125DA1">
        <w:rPr>
          <w:b/>
          <w:bCs/>
        </w:rPr>
        <w:t xml:space="preserve">Comment </w:t>
      </w:r>
      <w:r w:rsidR="00C064A9">
        <w:rPr>
          <w:b/>
          <w:bCs/>
        </w:rPr>
        <w:t>4</w:t>
      </w:r>
      <w:r w:rsidR="00C064A9" w:rsidRPr="00125DA1">
        <w:rPr>
          <w:b/>
          <w:bCs/>
        </w:rPr>
        <w:t>.</w:t>
      </w:r>
      <w:r w:rsidR="00C064A9" w:rsidRPr="00F422B3">
        <w:t xml:space="preserve"> </w:t>
      </w:r>
      <w:r w:rsidRPr="00F422B3">
        <w:t>I find the choice of the time period a bit strange, a relatively short time period is chosen to ensure that the admission prevalence is more or less constant, but the time period 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F422B3">
        <w:br/>
      </w:r>
      <w:commentRangeStart w:id="24"/>
      <w:commentRangeStart w:id="25"/>
      <w:r w:rsidR="00270789">
        <w:rPr>
          <w:color w:val="FF0000"/>
        </w:rPr>
        <w:t xml:space="preserve">Answer. </w:t>
      </w:r>
      <w:commentRangeEnd w:id="24"/>
      <w:r w:rsidR="00F7481F">
        <w:rPr>
          <w:rStyle w:val="CommentReference"/>
        </w:rPr>
        <w:commentReference w:id="24"/>
      </w:r>
      <w:commentRangeEnd w:id="25"/>
      <w:r w:rsidR="004027AA">
        <w:rPr>
          <w:rStyle w:val="CommentReference"/>
        </w:rPr>
        <w:commentReference w:id="25"/>
      </w:r>
    </w:p>
    <w:p w14:paraId="594CDD53" w14:textId="77777777" w:rsidR="00F53981" w:rsidRDefault="00F53981" w:rsidP="00F422B3"/>
    <w:p w14:paraId="73E04A43" w14:textId="77777777" w:rsidR="00F53981" w:rsidRDefault="00F53981" w:rsidP="00F422B3"/>
    <w:p w14:paraId="23627D25" w14:textId="77777777" w:rsidR="00F53981" w:rsidRDefault="00F53981" w:rsidP="00F422B3"/>
    <w:p w14:paraId="6A9891E6" w14:textId="77777777" w:rsidR="00F53981" w:rsidRDefault="00F53981" w:rsidP="00F422B3"/>
    <w:p w14:paraId="08C6D0B9" w14:textId="77777777" w:rsidR="00F53981" w:rsidRDefault="00F53981" w:rsidP="00F422B3"/>
    <w:p w14:paraId="56D1FCDD" w14:textId="77777777" w:rsidR="00F53981" w:rsidRDefault="00F53981" w:rsidP="00F422B3"/>
    <w:p w14:paraId="03ECCC63" w14:textId="77777777" w:rsidR="00F53981" w:rsidRDefault="00F53981" w:rsidP="00F422B3"/>
    <w:p w14:paraId="2572B7EF" w14:textId="77777777" w:rsidR="00F53981" w:rsidRDefault="00F53981" w:rsidP="00F422B3"/>
    <w:p w14:paraId="5151B513" w14:textId="77777777" w:rsidR="00F53981" w:rsidRDefault="00F53981" w:rsidP="00F422B3"/>
    <w:p w14:paraId="7B4A8F1B" w14:textId="77777777" w:rsidR="00F53981" w:rsidRDefault="00F53981" w:rsidP="00F422B3"/>
    <w:p w14:paraId="01383272" w14:textId="77777777" w:rsidR="00F53981" w:rsidRDefault="00F53981" w:rsidP="00F422B3"/>
    <w:p w14:paraId="209D27CC" w14:textId="77777777" w:rsidR="00F53981" w:rsidRDefault="00F53981" w:rsidP="00F422B3"/>
    <w:p w14:paraId="225BC43E" w14:textId="77777777" w:rsidR="00F53981" w:rsidRDefault="00F53981" w:rsidP="00F422B3"/>
    <w:p w14:paraId="2C28940B" w14:textId="77777777" w:rsidR="00F53981" w:rsidRDefault="00F53981" w:rsidP="00F422B3"/>
    <w:p w14:paraId="2168B191" w14:textId="77777777" w:rsidR="00F53981" w:rsidRDefault="00F53981" w:rsidP="00F422B3"/>
    <w:p w14:paraId="2907AA7D" w14:textId="77777777" w:rsidR="00F53981" w:rsidRDefault="00F53981" w:rsidP="00F422B3"/>
    <w:p w14:paraId="55D321DE" w14:textId="77777777" w:rsidR="00F53981" w:rsidRDefault="00F53981" w:rsidP="00F422B3"/>
    <w:p w14:paraId="3702DEBA" w14:textId="77777777" w:rsidR="00F53981" w:rsidRDefault="00F53981" w:rsidP="00F422B3"/>
    <w:p w14:paraId="733C8B11" w14:textId="77777777" w:rsidR="00F53981" w:rsidRDefault="00F53981" w:rsidP="00F422B3"/>
    <w:p w14:paraId="1F83877E" w14:textId="77777777" w:rsidR="00F53981" w:rsidRDefault="00F53981" w:rsidP="00F422B3"/>
    <w:p w14:paraId="392A3713" w14:textId="77777777" w:rsidR="00F53981" w:rsidRDefault="00F53981" w:rsidP="00F422B3"/>
    <w:p w14:paraId="57B30016" w14:textId="238FB40A" w:rsidR="00F422B3" w:rsidRPr="00F422B3" w:rsidRDefault="00F422B3" w:rsidP="00F422B3">
      <w:pPr>
        <w:rPr>
          <w:rFonts w:asciiTheme="majorHAnsi" w:hAnsiTheme="majorHAnsi"/>
          <w:b/>
          <w:bCs/>
          <w:sz w:val="28"/>
          <w:szCs w:val="28"/>
        </w:rPr>
      </w:pPr>
      <w:r w:rsidRPr="00F422B3">
        <w:rPr>
          <w:rFonts w:asciiTheme="majorHAnsi" w:hAnsiTheme="majorHAnsi"/>
          <w:b/>
          <w:bCs/>
          <w:sz w:val="28"/>
          <w:szCs w:val="28"/>
        </w:rPr>
        <w:br/>
      </w:r>
      <w:commentRangeStart w:id="26"/>
      <w:commentRangeStart w:id="27"/>
      <w:r w:rsidRPr="00F422B3">
        <w:rPr>
          <w:rFonts w:asciiTheme="majorHAnsi" w:hAnsiTheme="majorHAnsi"/>
          <w:b/>
          <w:bCs/>
          <w:sz w:val="28"/>
          <w:szCs w:val="28"/>
        </w:rPr>
        <w:t>Reviewer's Responses to Questions</w:t>
      </w:r>
      <w:commentRangeEnd w:id="26"/>
      <w:r w:rsidR="00A61EF2">
        <w:rPr>
          <w:rStyle w:val="CommentReference"/>
        </w:rPr>
        <w:commentReference w:id="26"/>
      </w:r>
      <w:commentRangeEnd w:id="27"/>
      <w:r w:rsidR="004027AA">
        <w:rPr>
          <w:rStyle w:val="CommentReference"/>
        </w:rPr>
        <w:commentReference w:id="27"/>
      </w:r>
    </w:p>
    <w:p w14:paraId="091740CF" w14:textId="77777777" w:rsidR="00F422B3" w:rsidRPr="00F422B3" w:rsidRDefault="00F422B3" w:rsidP="00F422B3">
      <w:r w:rsidRPr="00F422B3">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F422B3">
        <w:br/>
      </w:r>
      <w:r w:rsidRPr="00F422B3">
        <w:br/>
        <w:t>1. Are the objectives and the rationale of the study clearly stated?</w:t>
      </w:r>
      <w:r w:rsidRPr="00F422B3">
        <w:br/>
      </w:r>
      <w:r w:rsidRPr="00F422B3">
        <w:br/>
        <w:t>Please provide suggestions to the author(s) on how to improve the clarity of the objectives and rationale of the study. Please number each suggestion so that author(s) can more easily respond.</w:t>
      </w:r>
    </w:p>
    <w:p w14:paraId="5C1DFF7E" w14:textId="77777777" w:rsidR="00F422B3" w:rsidRPr="00F422B3" w:rsidRDefault="00F422B3" w:rsidP="00F422B3">
      <w:r w:rsidRPr="00F422B3">
        <w:t>Reviewer #1: Yes, these are clearly stated.</w:t>
      </w:r>
    </w:p>
    <w:p w14:paraId="05DF6AC1" w14:textId="77777777" w:rsidR="00F422B3" w:rsidRPr="00F422B3" w:rsidRDefault="00F422B3" w:rsidP="00F422B3">
      <w:r w:rsidRPr="00F422B3">
        <w:t>Reviewer #2: Yes, the study aims to quantify the nosocomial transmission rates of key pathogens and determine their effective detection rate.</w:t>
      </w:r>
    </w:p>
    <w:p w14:paraId="670F29C1" w14:textId="77777777" w:rsidR="00F422B3" w:rsidRPr="00F422B3" w:rsidRDefault="00F422B3" w:rsidP="00F422B3">
      <w:r w:rsidRPr="00F422B3">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F422B3" w:rsidRDefault="00BD7045" w:rsidP="00F422B3">
      <w:r>
        <w:rPr>
          <w:noProof/>
        </w:rPr>
        <w:pict w14:anchorId="43CBACE8">
          <v:rect id="_x0000_i1032" alt="" style="width:451.3pt;height:.05pt;mso-width-percent:0;mso-height-percent:0;mso-width-percent:0;mso-height-percent:0" o:hralign="center" o:hrstd="t" o:hr="t" fillcolor="#a0a0a0" stroked="f"/>
        </w:pict>
      </w:r>
    </w:p>
    <w:p w14:paraId="63267D83" w14:textId="77777777" w:rsidR="00F422B3" w:rsidRPr="00F422B3" w:rsidRDefault="00F422B3" w:rsidP="00F422B3">
      <w:r w:rsidRPr="00F422B3">
        <w:t>2. If applicable, is the application/theory/method/study reported in sufficient detail to allow for its replicability and/or reproducibility?</w:t>
      </w:r>
      <w:r w:rsidRPr="00F422B3">
        <w:br/>
      </w:r>
      <w:r w:rsidRPr="00F422B3">
        <w:br/>
        <w:t>Please provide suggestions to the author(s) on how to improve the replicability/reproducibility of their study. Please number each suggestion so that the author(s) can more easily respond.</w:t>
      </w:r>
    </w:p>
    <w:p w14:paraId="56AA01A6" w14:textId="77777777" w:rsidR="00F422B3" w:rsidRPr="00F422B3" w:rsidRDefault="00F422B3" w:rsidP="00F422B3">
      <w:r w:rsidRPr="00F422B3">
        <w:lastRenderedPageBreak/>
        <w:t>Reviewer #1: Mark as appropriate with an X:</w:t>
      </w:r>
      <w:r w:rsidRPr="00F422B3">
        <w:br/>
        <w:t>Yes [X] No [] N/A []</w:t>
      </w:r>
      <w:r w:rsidRPr="00F422B3">
        <w:br/>
        <w:t>Provide further comments here:</w:t>
      </w:r>
      <w:r w:rsidRPr="00F422B3">
        <w:br/>
        <w:t>The supplementary materials provided detailed explanations of the model and the model code is available.</w:t>
      </w:r>
    </w:p>
    <w:p w14:paraId="530E2F32" w14:textId="77777777" w:rsidR="00F422B3" w:rsidRPr="00F422B3" w:rsidRDefault="00F422B3" w:rsidP="00F422B3">
      <w:r w:rsidRPr="00F422B3">
        <w:t>Reviewer #2: Mark as appropriate with an X:</w:t>
      </w:r>
      <w:r w:rsidRPr="00F422B3">
        <w:br/>
        <w:t>Yes [X] No [] N/A []</w:t>
      </w:r>
      <w:r w:rsidRPr="00F422B3">
        <w:br/>
        <w:t>Provide further comments here:</w:t>
      </w:r>
    </w:p>
    <w:p w14:paraId="62356E99" w14:textId="77777777" w:rsidR="00F422B3" w:rsidRPr="00F422B3" w:rsidRDefault="00F422B3" w:rsidP="00F422B3">
      <w:r w:rsidRPr="00F422B3">
        <w:t>Reviewer #3: Mark as appropriate with an X:</w:t>
      </w:r>
      <w:r w:rsidRPr="00F422B3">
        <w:br/>
        <w:t>Yes [X] No [] N/A []</w:t>
      </w:r>
      <w:r w:rsidRPr="00F422B3">
        <w:br/>
        <w:t>Provide further comments here:</w:t>
      </w:r>
    </w:p>
    <w:p w14:paraId="36E0D0D4" w14:textId="77777777" w:rsidR="00F422B3" w:rsidRPr="00F422B3" w:rsidRDefault="00BD7045" w:rsidP="00F422B3">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F422B3" w:rsidRDefault="00F422B3" w:rsidP="00F422B3">
      <w:r w:rsidRPr="00F422B3">
        <w:t>3. If applicable, are statistical analyses, controls, sampling mechanism, and statistical reporting (e.g., P-values, CIs, effect sizes) appropriate and well described?</w:t>
      </w:r>
      <w:r w:rsidRPr="00F422B3">
        <w:br/>
      </w:r>
      <w:r w:rsidRPr="00F422B3">
        <w:br/>
        <w:t>Please clearly indicate if the manuscript requires additional peer review by a statistician. Kindly provide suggestions to the author(s) on how to improve the statistical analyses, controls, sampling mechanism, or statistical reporting. Please number each suggestion so that the author(s) can more easily respond.</w:t>
      </w:r>
    </w:p>
    <w:p w14:paraId="4C070F5E" w14:textId="0B94DB47" w:rsidR="00007633" w:rsidRPr="00CD47DF" w:rsidRDefault="00F422B3" w:rsidP="00F422B3">
      <w:pPr>
        <w:rPr>
          <w:sz w:val="22"/>
          <w:szCs w:val="22"/>
        </w:rPr>
      </w:pPr>
      <w:r w:rsidRPr="00F422B3">
        <w:rPr>
          <w:sz w:val="22"/>
          <w:szCs w:val="22"/>
        </w:rPr>
        <w:t>Reviewer #1</w:t>
      </w:r>
    </w:p>
    <w:p w14:paraId="58F3245A" w14:textId="1DF7F1E1" w:rsidR="00F422B3" w:rsidRPr="00F422B3" w:rsidRDefault="00F422B3" w:rsidP="00F422B3">
      <w:r w:rsidRPr="00F422B3">
        <w:t>Mark as appropriate with an X:</w:t>
      </w:r>
      <w:r w:rsidRPr="00F422B3">
        <w:br/>
        <w:t>Yes [X] No [] N/A []</w:t>
      </w:r>
      <w:r w:rsidRPr="00F422B3">
        <w:br/>
        <w:t>Provide further comments here:</w:t>
      </w:r>
      <w:r w:rsidRPr="00F422B3">
        <w:br/>
        <w:t>Yes, a few minor points:</w:t>
      </w:r>
      <w:r w:rsidRPr="00F422B3">
        <w:br/>
      </w:r>
      <w:r w:rsidRPr="00F422B3">
        <w:br/>
        <w:t>1) A justification is missing in the methods section or supplementary material for the assumption of a Gaussian observation process.</w:t>
      </w:r>
      <w:r w:rsidRPr="00F422B3">
        <w:br/>
      </w:r>
      <w:r w:rsidRPr="00F422B3">
        <w:br/>
        <w:t>2) The observed data is assumed to be normally distributed, should this not be a lognormal distribution? I assume you are constraining to positive values.</w:t>
      </w:r>
    </w:p>
    <w:p w14:paraId="02C6733B" w14:textId="77777777" w:rsidR="00F422B3" w:rsidRPr="00F422B3" w:rsidRDefault="00F422B3" w:rsidP="00F422B3">
      <w:r w:rsidRPr="00F422B3">
        <w:t>Reviewer #2: Mark as appropriate with an X:</w:t>
      </w:r>
      <w:r w:rsidRPr="00F422B3">
        <w:br/>
        <w:t>Yes [] No [X] N/A []</w:t>
      </w:r>
      <w:r w:rsidRPr="00F422B3">
        <w:br/>
        <w:t>Provide further comments here:</w:t>
      </w:r>
      <w:r w:rsidRPr="00F422B3">
        <w:br/>
      </w:r>
      <w:r w:rsidRPr="00F422B3">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F422B3">
        <w:br/>
      </w:r>
      <w:r w:rsidRPr="00F422B3">
        <w:lastRenderedPageBreak/>
        <w:br/>
        <w:t>Are some sites more likely to be sampled than others, therefore effecting the estimated prevalence in the underlying data?</w:t>
      </w:r>
      <w:r w:rsidRPr="00F422B3">
        <w:br/>
      </w:r>
      <w:r w:rsidRPr="00F422B3">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F422B3" w:rsidRDefault="00F422B3" w:rsidP="00F422B3">
      <w:r w:rsidRPr="00F422B3">
        <w:t>Reviewer #3: Mark as appropriate with an X:</w:t>
      </w:r>
      <w:r w:rsidRPr="00F422B3">
        <w:br/>
        <w:t>Yes [] No [] N/A []</w:t>
      </w:r>
      <w:r w:rsidRPr="00F422B3">
        <w:br/>
        <w:t>Provide further comments here:</w:t>
      </w:r>
    </w:p>
    <w:p w14:paraId="216452C3" w14:textId="77777777" w:rsidR="00F422B3" w:rsidRPr="00F422B3" w:rsidRDefault="00BD7045" w:rsidP="00F422B3">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F422B3" w:rsidRDefault="00F422B3" w:rsidP="00F422B3">
      <w:r w:rsidRPr="00F422B3">
        <w:t>4. Could the manuscript benefit from additional tables or figures, or from improving or removing (some of the) existing ones?</w:t>
      </w:r>
      <w:r w:rsidRPr="00F422B3">
        <w:br/>
      </w:r>
      <w:r w:rsidRPr="00F422B3">
        <w:br/>
        <w:t>Please provide specific suggestions for improvements, removals, or additions of figures or tables. Please number each suggestion so that author(s) can more easily respond.</w:t>
      </w:r>
    </w:p>
    <w:p w14:paraId="34222BD2" w14:textId="77777777" w:rsidR="00007633" w:rsidRPr="00CD47DF" w:rsidRDefault="00F422B3" w:rsidP="00F422B3">
      <w:r w:rsidRPr="00F422B3">
        <w:t>Reviewer #1: </w:t>
      </w:r>
    </w:p>
    <w:p w14:paraId="2B2276A6" w14:textId="3047234E" w:rsidR="00F422B3" w:rsidRPr="00F422B3" w:rsidRDefault="00F422B3" w:rsidP="00F422B3">
      <w:r w:rsidRPr="00F422B3">
        <w:t>1) Figures are missing axis labels and alphabetic labels (e.g. A, B which are used in the figure caption) throughout the manuscript and supplementary materials. For example, in Figure 1 and Figure 4. Please add these to ensure the figures are clear.</w:t>
      </w:r>
      <w:r w:rsidRPr="00F422B3">
        <w:br/>
      </w:r>
      <w:r w:rsidRPr="00F422B3">
        <w:br/>
        <w:t>2) Figure 4 caption refers to a legend which isn’t present. Please add and check other figures.</w:t>
      </w:r>
      <w:r w:rsidRPr="00F422B3">
        <w:br/>
      </w:r>
      <w:r w:rsidRPr="00F422B3">
        <w:br/>
        <w:t>3) Figure S12 refers to ‘institutions’, this terminology is not used anywhere else in the manuscript. The distinction between institution and hospital is not clear to me, please clarify.</w:t>
      </w:r>
    </w:p>
    <w:p w14:paraId="642E7F6A" w14:textId="77777777" w:rsidR="00F422B3" w:rsidRPr="00F422B3" w:rsidRDefault="00F422B3" w:rsidP="00F422B3">
      <w:r w:rsidRPr="00F422B3">
        <w:t>Reviewer #2: No</w:t>
      </w:r>
    </w:p>
    <w:p w14:paraId="66DAFFCA" w14:textId="77777777" w:rsidR="00F422B3" w:rsidRPr="00F422B3" w:rsidRDefault="00F422B3" w:rsidP="00F422B3">
      <w:r w:rsidRPr="00F422B3">
        <w:t>Reviewer #3: No</w:t>
      </w:r>
    </w:p>
    <w:p w14:paraId="7A93D301" w14:textId="77777777" w:rsidR="00F422B3" w:rsidRPr="00F422B3" w:rsidRDefault="00BD7045" w:rsidP="00F422B3">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F422B3" w:rsidRDefault="00F422B3" w:rsidP="00F422B3">
      <w:r w:rsidRPr="00F422B3">
        <w:t>5. If applicable, are the interpretation of results and study conclusions supported by the data?</w:t>
      </w:r>
      <w:r w:rsidRPr="00F422B3">
        <w:br/>
      </w:r>
      <w:r w:rsidRPr="00F422B3">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F422B3" w:rsidRDefault="00F422B3" w:rsidP="00F422B3">
      <w:r w:rsidRPr="00F422B3">
        <w:t>Reviewer #1: Mark as appropriate with an X:</w:t>
      </w:r>
      <w:r w:rsidRPr="00F422B3">
        <w:br/>
        <w:t>Yes [X] No [] N/A []</w:t>
      </w:r>
      <w:r w:rsidRPr="00F422B3">
        <w:br/>
        <w:t>Provide further comments here:</w:t>
      </w:r>
    </w:p>
    <w:p w14:paraId="4E8DBC22" w14:textId="77777777" w:rsidR="00F422B3" w:rsidRPr="00F422B3" w:rsidRDefault="00F422B3" w:rsidP="00F422B3">
      <w:r w:rsidRPr="00F422B3">
        <w:t>Reviewer #2: Mark as appropriate with an X:</w:t>
      </w:r>
      <w:r w:rsidRPr="00F422B3">
        <w:br/>
        <w:t>Yes [X] No [] N/A []</w:t>
      </w:r>
      <w:r w:rsidRPr="00F422B3">
        <w:br/>
        <w:t>Provide further comments here:</w:t>
      </w:r>
    </w:p>
    <w:p w14:paraId="2E7740E4" w14:textId="77777777" w:rsidR="00F422B3" w:rsidRPr="00F422B3" w:rsidRDefault="00F422B3" w:rsidP="00F422B3">
      <w:r w:rsidRPr="00F422B3">
        <w:t>Reviewer #3: Mark as appropriate with an X:</w:t>
      </w:r>
      <w:r w:rsidRPr="00F422B3">
        <w:br/>
        <w:t>Yes [X] No [] N/A []</w:t>
      </w:r>
      <w:r w:rsidRPr="00F422B3">
        <w:br/>
        <w:t>Provide further comments here:</w:t>
      </w:r>
      <w:r w:rsidRPr="00F422B3">
        <w:br/>
      </w:r>
      <w:r w:rsidRPr="00F422B3">
        <w:br/>
        <w:t>The estimation procedure in itself is correct, but I have problems with several assumptions of the model.</w:t>
      </w:r>
    </w:p>
    <w:p w14:paraId="30012AD1" w14:textId="77777777" w:rsidR="00F422B3" w:rsidRPr="00F422B3" w:rsidRDefault="00BD7045" w:rsidP="00F422B3">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F422B3" w:rsidRDefault="00F422B3" w:rsidP="00F422B3">
      <w:r w:rsidRPr="00F422B3">
        <w:t>6. Have the authors clearly emphasized the strengths of their study/theory/methods/argument?</w:t>
      </w:r>
      <w:r w:rsidRPr="00F422B3">
        <w:br/>
      </w:r>
      <w:r w:rsidRPr="00F422B3">
        <w:br/>
        <w:t>Please provide suggestions to the author(s) on how to better emphasize the strengths of their study. Please number each suggestion so that the author(s) can more easily respond.</w:t>
      </w:r>
    </w:p>
    <w:p w14:paraId="6C3601DB" w14:textId="77777777" w:rsidR="00F422B3" w:rsidRPr="00F422B3" w:rsidRDefault="00F422B3" w:rsidP="00F422B3">
      <w:r w:rsidRPr="00F422B3">
        <w:t>Reviewer #1: Yes, the importance of modelling nosocomial transmission, particularly of bacterial pathogens is clear, as are the study findings. A few minor comments regarding the inference methodology:</w:t>
      </w:r>
      <w:r w:rsidRPr="00F422B3">
        <w:br/>
      </w:r>
      <w:r w:rsidRPr="00F422B3">
        <w:br/>
        <w:t>1) The abstract would benefit from stating that an ensemble adjustment Kalman filter is used.</w:t>
      </w:r>
      <w:r w:rsidRPr="00F422B3">
        <w:br/>
      </w:r>
      <w:r w:rsidRPr="00F422B3">
        <w:br/>
        <w:t>2) A rationale is needed for using the ensemble adjustment Kalman filter method over a method more often used for inference of transmission rate parameters, such as ABC/SMC/MCMC.</w:t>
      </w:r>
    </w:p>
    <w:p w14:paraId="6EF214FC" w14:textId="77777777" w:rsidR="00F422B3" w:rsidRPr="00F422B3" w:rsidRDefault="00F422B3" w:rsidP="00F422B3">
      <w:r w:rsidRPr="00F422B3">
        <w:t>Reviewer #2: Yes.</w:t>
      </w:r>
    </w:p>
    <w:p w14:paraId="581BED13" w14:textId="77777777" w:rsidR="00F422B3" w:rsidRPr="00F422B3" w:rsidRDefault="00F422B3" w:rsidP="00F422B3">
      <w:r w:rsidRPr="00F422B3">
        <w:lastRenderedPageBreak/>
        <w:t>Reviewer #3: Yes</w:t>
      </w:r>
    </w:p>
    <w:p w14:paraId="4262D089" w14:textId="77777777" w:rsidR="00F422B3" w:rsidRPr="00F422B3" w:rsidRDefault="00BD7045" w:rsidP="00F422B3">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F422B3" w:rsidRDefault="00F422B3" w:rsidP="00F422B3">
      <w:r w:rsidRPr="00F422B3">
        <w:t>7. Have the authors clearly stated the limitations of their study/theory/methods/argument?</w:t>
      </w:r>
      <w:r w:rsidRPr="00F422B3">
        <w:br/>
      </w:r>
      <w:r w:rsidRPr="00F422B3">
        <w:br/>
        <w:t>Please list the limitations that the author(s) need to add or emphasize. Please number each limitation so that author(s) can more easily respond.</w:t>
      </w:r>
    </w:p>
    <w:p w14:paraId="302E440F" w14:textId="77777777" w:rsidR="00F422B3" w:rsidRPr="00F422B3" w:rsidRDefault="00F422B3" w:rsidP="00F422B3">
      <w:r w:rsidRPr="00F422B3">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F422B3">
        <w:br/>
      </w:r>
      <w:r w:rsidRPr="00F422B3">
        <w:br/>
        <w:t>2) A more detailed discussion is needed on the types of infectious pressure that the ABM model is not capturing, particularly the lack of hospital staff in the model. These are briefly mentioned in Understanding nosocomial transmission.</w:t>
      </w:r>
      <w:r w:rsidRPr="00F422B3">
        <w:br/>
      </w:r>
      <w:r w:rsidRPr="00F422B3">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F422B3">
        <w:br/>
      </w:r>
      <w:r w:rsidRPr="00F422B3">
        <w:br/>
      </w:r>
      <w:r w:rsidRPr="00F422B3">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F422B3">
        <w:br/>
      </w:r>
      <w:r w:rsidRPr="00F422B3">
        <w:br/>
      </w:r>
      <w:r w:rsidRPr="00F422B3">
        <w:br/>
        <w:t>4)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79F5B349" w14:textId="77777777" w:rsidR="00F422B3" w:rsidRPr="00F422B3" w:rsidRDefault="00F422B3" w:rsidP="00F422B3">
      <w:r w:rsidRPr="00F422B3">
        <w:t>Reviewer #2: Yes, but some of these limitations could be addressed by a global sensitivity analysis as suggested.</w:t>
      </w:r>
    </w:p>
    <w:p w14:paraId="61EBEE6E" w14:textId="77777777" w:rsidR="00F422B3" w:rsidRPr="00F422B3" w:rsidRDefault="00F422B3" w:rsidP="00F422B3">
      <w:r w:rsidRPr="00F422B3">
        <w:t>Reviewer #3: Yes</w:t>
      </w:r>
    </w:p>
    <w:p w14:paraId="3326D5FE" w14:textId="77777777" w:rsidR="00F422B3" w:rsidRPr="00F422B3" w:rsidRDefault="00BD7045" w:rsidP="00F422B3">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F422B3" w:rsidRDefault="00F422B3" w:rsidP="00F422B3">
      <w:r w:rsidRPr="00F422B3">
        <w:t>8. Does the manuscript structure, flow or writing need improving (e.g., the addition of subheadings, shortening of text, reorganization of sections, or moving details from one section to another)?</w:t>
      </w:r>
      <w:r w:rsidRPr="00F422B3">
        <w:br/>
      </w:r>
      <w:r w:rsidRPr="00F422B3">
        <w:br/>
        <w:t>Please provide suggestions to the author(s) on how to improve the manuscript structure and flow. Please number each suggestion so that author(s) can more easily respond.</w:t>
      </w:r>
    </w:p>
    <w:p w14:paraId="481C2AF6" w14:textId="77777777" w:rsidR="00F422B3" w:rsidRPr="00F422B3" w:rsidRDefault="00F422B3" w:rsidP="00F422B3">
      <w:r w:rsidRPr="00F422B3">
        <w:t>Reviewer #1: The manuscript flows well, just one very minor point:</w:t>
      </w:r>
      <w:r w:rsidRPr="00F422B3">
        <w:br/>
        <w:t>1) The final three sentences of the introduction seem unnecessary and should be covered in the abstract/results and discussion.</w:t>
      </w:r>
    </w:p>
    <w:p w14:paraId="7BA8FA40" w14:textId="77777777" w:rsidR="00F422B3" w:rsidRPr="00F422B3" w:rsidRDefault="00F422B3" w:rsidP="00F422B3">
      <w:r w:rsidRPr="00F422B3">
        <w:t>Reviewer #2: Yes.</w:t>
      </w:r>
      <w:r w:rsidRPr="00F422B3">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F422B3" w:rsidRDefault="00F422B3" w:rsidP="00F422B3">
      <w:r w:rsidRPr="00F422B3">
        <w:t>Reviewer #3: No</w:t>
      </w:r>
    </w:p>
    <w:p w14:paraId="2CE122F5" w14:textId="77777777" w:rsidR="00F422B3" w:rsidRPr="00F422B3" w:rsidRDefault="00BD7045" w:rsidP="00F422B3">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F422B3" w:rsidRDefault="00F422B3" w:rsidP="00F422B3">
      <w:r w:rsidRPr="00F422B3">
        <w:t>9. Could the manuscript benefit from language editing?</w:t>
      </w:r>
    </w:p>
    <w:p w14:paraId="2777DD23" w14:textId="77777777" w:rsidR="00F422B3" w:rsidRPr="00F422B3" w:rsidRDefault="00F422B3" w:rsidP="00F422B3">
      <w:r w:rsidRPr="00F422B3">
        <w:t>Reviewer #1: No</w:t>
      </w:r>
    </w:p>
    <w:p w14:paraId="3C6B3FC3" w14:textId="77777777" w:rsidR="00F422B3" w:rsidRPr="00F422B3" w:rsidRDefault="00F422B3" w:rsidP="00F422B3">
      <w:r w:rsidRPr="00F422B3">
        <w:t>Reviewer #2: Yes</w:t>
      </w:r>
    </w:p>
    <w:p w14:paraId="7979F095" w14:textId="77777777" w:rsidR="00F422B3" w:rsidRPr="00F422B3" w:rsidRDefault="00F422B3" w:rsidP="00F422B3">
      <w:r w:rsidRPr="00F422B3">
        <w:t>Reviewer #3: No</w:t>
      </w:r>
    </w:p>
    <w:p w14:paraId="560F6EAD" w14:textId="77777777" w:rsidR="00F422B3" w:rsidRPr="00F422B3" w:rsidRDefault="00F422B3" w:rsidP="00F422B3">
      <w:r w:rsidRPr="00F422B3">
        <w:t> </w:t>
      </w:r>
    </w:p>
    <w:p w14:paraId="2915C7ED" w14:textId="77777777" w:rsidR="00F422B3" w:rsidRPr="00F422B3" w:rsidRDefault="00F422B3" w:rsidP="00F422B3">
      <w:r w:rsidRPr="00F422B3">
        <w:br/>
      </w:r>
      <w:r w:rsidRPr="00F422B3">
        <w:br/>
      </w:r>
      <w:r w:rsidRPr="00F422B3">
        <w:br/>
      </w:r>
      <w:r w:rsidRPr="00F422B3">
        <w:br/>
        <w:t>More information and support</w:t>
      </w:r>
      <w:r w:rsidRPr="00F422B3">
        <w:rPr>
          <w:rFonts w:ascii="Arial" w:hAnsi="Arial" w:cs="Arial"/>
        </w:rPr>
        <w:t> </w:t>
      </w:r>
      <w:r w:rsidRPr="00F422B3">
        <w:br/>
      </w:r>
      <w:r w:rsidRPr="00F422B3">
        <w:br/>
        <w:t>FAQ: How do I revise my submission in Editorial Manager?</w:t>
      </w:r>
      <w:r w:rsidRPr="00F422B3">
        <w:br/>
        <w:t>https://service.elsevier.com/app/answers/detail/a_id/28463/supporthub/publishing/</w:t>
      </w:r>
      <w:r w:rsidRPr="00F422B3">
        <w:br/>
      </w:r>
      <w:r w:rsidRPr="00F422B3">
        <w:br/>
        <w:t>FAQ: How can I reset a forgotten password? </w:t>
      </w:r>
      <w:r w:rsidRPr="00F422B3">
        <w:br/>
        <w:t>https://service.elsevier.com/app/answers/detail/a_id/28452/supporthub/publishing/ </w:t>
      </w:r>
      <w:r w:rsidRPr="00F422B3">
        <w:br/>
        <w:t>For further assistance, please visit our customer service site: https://service.elsevier.com/app/home/supporthub/publishing/</w:t>
      </w:r>
      <w:r w:rsidRPr="00F422B3">
        <w:br/>
        <w:t xml:space="preserve">Here you can search for solutions on a range of topics, find answers to frequently asked </w:t>
      </w:r>
      <w:r w:rsidRPr="00F422B3">
        <w:lastRenderedPageBreak/>
        <w:t>questions, and learn more about Editorial Manager via interactive tutorials. You can also talk 24/7 to our customer support team by phone and 24/7 by live chat and email</w:t>
      </w:r>
      <w:r w:rsidRPr="00F422B3">
        <w:br/>
      </w:r>
      <w:r w:rsidRPr="00F422B3">
        <w:br/>
        <w:t>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F422B3">
        <w:br/>
      </w:r>
      <w:r w:rsidRPr="00F422B3">
        <w:br/>
        <w:t>#AU_EPIDEMICS#</w:t>
      </w:r>
      <w:r w:rsidRPr="00F422B3">
        <w:br/>
      </w:r>
      <w:r w:rsidRPr="00F422B3">
        <w:br/>
        <w:t>To ensure this email reaches the intended recipient, please do not delete the above code</w:t>
      </w:r>
    </w:p>
    <w:p w14:paraId="139E2D52" w14:textId="77777777" w:rsidR="00F422B3" w:rsidRDefault="00F422B3"/>
    <w:sectPr w:rsidR="00F422B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Shaman, Jeffrey L." w:date="2024-08-29T14:18:00Z" w:initials="JS">
    <w:p w14:paraId="35E914FA" w14:textId="39154E1B"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4"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5"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6"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7" w:author="Pei, Sen" w:date="2024-08-29T22:10:00Z" w:initials="SP">
    <w:p w14:paraId="5EC094DC" w14:textId="77777777"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8" w:author="Shaman, Jeffrey L." w:date="2024-08-29T15:44:00Z" w:initials="JS">
    <w:p w14:paraId="70AB0351" w14:textId="41BE8FC5" w:rsidR="00DE5008" w:rsidRDefault="00DE5008" w:rsidP="00DE5008">
      <w:r>
        <w:rPr>
          <w:rStyle w:val="CommentReference"/>
        </w:rPr>
        <w:annotationRef/>
      </w:r>
      <w:r>
        <w:rPr>
          <w:color w:val="000000"/>
          <w:sz w:val="20"/>
          <w:szCs w:val="20"/>
        </w:rPr>
        <w:t>Yes, delete them.</w:t>
      </w:r>
    </w:p>
  </w:comment>
  <w:comment w:id="9"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0" w:author="Pei, Sen" w:date="2024-08-29T22:18:00Z" w:initials="SP">
    <w:p w14:paraId="45663473" w14:textId="77777777" w:rsidR="0030244C" w:rsidRDefault="0030244C" w:rsidP="0030244C">
      <w:r>
        <w:rPr>
          <w:rStyle w:val="CommentReference"/>
        </w:rPr>
        <w:annotationRef/>
      </w:r>
      <w:r>
        <w:rPr>
          <w:color w:val="000000"/>
          <w:sz w:val="20"/>
          <w:szCs w:val="20"/>
        </w:rPr>
        <w:t>I think we should answer the reviewer more directly. Our culture data include infections  acquired from both the community and hospitals (as it is difficult to definitively distinguish them in clinical settings). However, we represented both mechanisms in the model and aim to estimate the transmission rate in hospital (i.e., nosocomial transmission).</w:t>
      </w:r>
    </w:p>
  </w:comment>
  <w:comment w:id="11"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2"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3" w:author="Shaman, Jeffrey L." w:date="2024-08-29T15:58:00Z" w:initials="JS">
    <w:p w14:paraId="0530C374" w14:textId="05CCAEF8" w:rsidR="0019414A" w:rsidRDefault="0019414A" w:rsidP="0019414A">
      <w:r>
        <w:rPr>
          <w:rStyle w:val="CommentReference"/>
        </w:rPr>
        <w:annotationRef/>
      </w:r>
      <w:r>
        <w:rPr>
          <w:color w:val="000000"/>
          <w:sz w:val="20"/>
          <w:szCs w:val="20"/>
        </w:rPr>
        <w:t>You have 2 ratios?  Do you mean the ratio of the ratios?</w:t>
      </w:r>
    </w:p>
  </w:comment>
  <w:comment w:id="19" w:author="Shaman, Jeffrey L." w:date="2024-08-29T16:00:00Z" w:initials="JS">
    <w:p w14:paraId="7D0ACC83" w14:textId="77777777" w:rsidR="00A61EF2" w:rsidRDefault="00A61EF2" w:rsidP="00A61EF2">
      <w:r>
        <w:rPr>
          <w:rStyle w:val="CommentReference"/>
        </w:rPr>
        <w:annotationRef/>
      </w:r>
      <w:r>
        <w:rPr>
          <w:color w:val="000000"/>
          <w:sz w:val="20"/>
          <w:szCs w:val="20"/>
        </w:rPr>
        <w:t>I favor doing the sensitivity analysis and presenting it in the SM.  It will be more responsive to this reviewer.</w:t>
      </w:r>
    </w:p>
  </w:comment>
  <w:comment w:id="20" w:author="Pei, Sen" w:date="2024-08-29T22:21:00Z" w:initials="SP">
    <w:p w14:paraId="0D172120" w14:textId="77777777" w:rsidR="0030244C" w:rsidRDefault="0030244C" w:rsidP="0030244C">
      <w:r>
        <w:rPr>
          <w:rStyle w:val="CommentReference"/>
        </w:rPr>
        <w:annotationRef/>
      </w:r>
      <w:r>
        <w:rPr>
          <w:color w:val="000000"/>
          <w:sz w:val="20"/>
          <w:szCs w:val="20"/>
        </w:rPr>
        <w:t>Yes. Just test another number for E. Coli. No need to do for other pathogens.</w:t>
      </w:r>
    </w:p>
  </w:comment>
  <w:comment w:id="21" w:author="Shaman, Jeffrey L." w:date="2024-08-29T16:02:00Z" w:initials="JS">
    <w:p w14:paraId="2FA507BA" w14:textId="161668A0"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22" w:author="Shaman, Jeffrey L." w:date="2024-08-29T16:09:00Z" w:initials="JS">
    <w:p w14:paraId="0603F26B" w14:textId="77777777" w:rsidR="00F7481F" w:rsidRDefault="00F7481F" w:rsidP="00F7481F">
      <w:r>
        <w:rPr>
          <w:rStyle w:val="CommentReference"/>
        </w:rPr>
        <w:annotationRef/>
      </w:r>
      <w:r>
        <w:rPr>
          <w:color w:val="000000"/>
          <w:sz w:val="20"/>
          <w:szCs w:val="20"/>
        </w:rPr>
        <w:t>Jaime, this is just too long, unclear and convoluted.  Try to be more concise.  Is the issue not that a single estimate is made in space—so the reviewer is correct that separate nosocomial transmission rates are not estimated for different wards, but rather we are estimating a weighted average across all locations—but that the estimate varies in time.  The fact that the contact number differs by ward is secondary.  Just say that in a future study, we could/should estimate different NTRs by ward type.  Here have only the average across all.</w:t>
      </w:r>
    </w:p>
  </w:comment>
  <w:comment w:id="23" w:author="Pei, Sen" w:date="2024-08-29T22:29:00Z" w:initials="SP">
    <w:p w14:paraId="026A8EFB" w14:textId="77777777" w:rsidR="00D60700" w:rsidRDefault="00D60700" w:rsidP="00D60700">
      <w:r>
        <w:rPr>
          <w:rStyle w:val="CommentReference"/>
        </w:rPr>
        <w:annotationRef/>
      </w:r>
      <w:r>
        <w:rPr>
          <w:color w:val="000000"/>
          <w:sz w:val="20"/>
          <w:szCs w:val="20"/>
        </w:rPr>
        <w:t>Yes we should acknowledge transmission rate may be different across wards (even after controlling for contact numbers). However, we don’t have enough data to support the relative transmission rates across wards and introducing more parameters for transmission rate will make the system even less identifiable. We can try this in future works.</w:t>
      </w:r>
    </w:p>
  </w:comment>
  <w:comment w:id="24" w:author="Shaman, Jeffrey L." w:date="2024-08-29T16:11:00Z" w:initials="JS">
    <w:p w14:paraId="5FDAACF7" w14:textId="375B65E3" w:rsidR="00F7481F" w:rsidRDefault="00F7481F" w:rsidP="00F7481F">
      <w:r>
        <w:rPr>
          <w:rStyle w:val="CommentReference"/>
        </w:rPr>
        <w:annotationRef/>
      </w:r>
      <w:r>
        <w:rPr>
          <w:color w:val="000000"/>
          <w:sz w:val="20"/>
          <w:szCs w:val="20"/>
        </w:rPr>
        <w:t>Tricky one.  It’s a sensible point, but you would have to rerun everything.</w:t>
      </w:r>
    </w:p>
  </w:comment>
  <w:comment w:id="25"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6"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7"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0"/>
  <w15:commentEx w15:paraId="1322B3B9" w15:paraIdParent="0EDFC4F0" w15:done="0"/>
  <w15:commentEx w15:paraId="736E6C0B" w15:done="0"/>
  <w15:commentEx w15:paraId="35E914FA" w15:done="0"/>
  <w15:commentEx w15:paraId="3E2C1D3F" w15:paraIdParent="35E914FA" w15:done="0"/>
  <w15:commentEx w15:paraId="75ABFEE1" w15:done="0"/>
  <w15:commentEx w15:paraId="2D6D70B6" w15:paraIdParent="75ABFEE1" w15:done="0"/>
  <w15:commentEx w15:paraId="5EC094DC" w15:done="0"/>
  <w15:commentEx w15:paraId="70AB0351" w15:done="1"/>
  <w15:commentEx w15:paraId="00FC089F" w15:done="0"/>
  <w15:commentEx w15:paraId="45663473" w15:done="0"/>
  <w15:commentEx w15:paraId="3DB4A04F" w15:done="0"/>
  <w15:commentEx w15:paraId="593BBB5D" w15:paraIdParent="3DB4A04F" w15:done="0"/>
  <w15:commentEx w15:paraId="0530C374" w15:done="0"/>
  <w15:commentEx w15:paraId="7D0ACC83" w15:done="1"/>
  <w15:commentEx w15:paraId="0D172120" w15:paraIdParent="7D0ACC83" w15:done="1"/>
  <w15:commentEx w15:paraId="2FA507BA" w15:done="0"/>
  <w15:commentEx w15:paraId="0603F26B" w15:done="0"/>
  <w15:commentEx w15:paraId="026A8EFB" w15:paraIdParent="0603F26B"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3C116CA2" w16cex:dateUtc="2024-08-30T02:10:00Z"/>
  <w16cex:commentExtensible w16cex:durableId="405B73FB" w16cex:dateUtc="2024-08-29T19:44:00Z"/>
  <w16cex:commentExtensible w16cex:durableId="6DAAE0E3" w16cex:dateUtc="2024-08-29T19:44:00Z"/>
  <w16cex:commentExtensible w16cex:durableId="3157C640" w16cex:dateUtc="2024-08-30T02:18:00Z"/>
  <w16cex:commentExtensible w16cex:durableId="455F41F2" w16cex:dateUtc="2024-08-29T19:54:00Z"/>
  <w16cex:commentExtensible w16cex:durableId="2C515DF1" w16cex:dateUtc="2024-08-30T02:19:00Z"/>
  <w16cex:commentExtensible w16cex:durableId="6ED2D3AD" w16cex:dateUtc="2024-08-29T19:58:00Z"/>
  <w16cex:commentExtensible w16cex:durableId="3A8B1F8A" w16cex:dateUtc="2024-08-29T20:00:00Z"/>
  <w16cex:commentExtensible w16cex:durableId="6630EA10" w16cex:dateUtc="2024-08-30T02:21:00Z"/>
  <w16cex:commentExtensible w16cex:durableId="4A4E8718" w16cex:dateUtc="2024-08-29T20:02:00Z"/>
  <w16cex:commentExtensible w16cex:durableId="05A88CEB" w16cex:dateUtc="2024-08-29T20:09:00Z"/>
  <w16cex:commentExtensible w16cex:durableId="56492A28" w16cex:dateUtc="2024-08-30T02:29: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35E914FA" w16cid:durableId="07F6E697"/>
  <w16cid:commentId w16cid:paraId="3E2C1D3F" w16cid:durableId="31DB05E2"/>
  <w16cid:commentId w16cid:paraId="75ABFEE1" w16cid:durableId="2DD41057"/>
  <w16cid:commentId w16cid:paraId="2D6D70B6" w16cid:durableId="7C37302A"/>
  <w16cid:commentId w16cid:paraId="5EC094DC" w16cid:durableId="3C116CA2"/>
  <w16cid:commentId w16cid:paraId="70AB0351" w16cid:durableId="405B73FB"/>
  <w16cid:commentId w16cid:paraId="00FC089F" w16cid:durableId="6DAAE0E3"/>
  <w16cid:commentId w16cid:paraId="45663473" w16cid:durableId="3157C640"/>
  <w16cid:commentId w16cid:paraId="3DB4A04F" w16cid:durableId="455F41F2"/>
  <w16cid:commentId w16cid:paraId="593BBB5D" w16cid:durableId="2C515DF1"/>
  <w16cid:commentId w16cid:paraId="0530C374" w16cid:durableId="6ED2D3AD"/>
  <w16cid:commentId w16cid:paraId="7D0ACC83" w16cid:durableId="3A8B1F8A"/>
  <w16cid:commentId w16cid:paraId="0D172120" w16cid:durableId="6630EA10"/>
  <w16cid:commentId w16cid:paraId="2FA507BA" w16cid:durableId="4A4E8718"/>
  <w16cid:commentId w16cid:paraId="0603F26B" w16cid:durableId="05A88CEB"/>
  <w16cid:commentId w16cid:paraId="026A8EFB" w16cid:durableId="56492A28"/>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0AA56" w14:textId="77777777" w:rsidR="00BD7045" w:rsidRDefault="00BD7045" w:rsidP="00B629D4">
      <w:pPr>
        <w:spacing w:after="0" w:line="240" w:lineRule="auto"/>
      </w:pPr>
      <w:r>
        <w:separator/>
      </w:r>
    </w:p>
  </w:endnote>
  <w:endnote w:type="continuationSeparator" w:id="0">
    <w:p w14:paraId="744F96AD" w14:textId="77777777" w:rsidR="00BD7045" w:rsidRDefault="00BD7045"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0FE79" w14:textId="77777777" w:rsidR="00BD7045" w:rsidRDefault="00BD7045" w:rsidP="00B629D4">
      <w:pPr>
        <w:spacing w:after="0" w:line="240" w:lineRule="auto"/>
      </w:pPr>
      <w:r>
        <w:separator/>
      </w:r>
    </w:p>
  </w:footnote>
  <w:footnote w:type="continuationSeparator" w:id="0">
    <w:p w14:paraId="13A8D44C" w14:textId="77777777" w:rsidR="00BD7045" w:rsidRDefault="00BD7045"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7633"/>
    <w:rsid w:val="00010E24"/>
    <w:rsid w:val="00016B77"/>
    <w:rsid w:val="00017FE5"/>
    <w:rsid w:val="00023D5A"/>
    <w:rsid w:val="0002569C"/>
    <w:rsid w:val="00035D40"/>
    <w:rsid w:val="000432FF"/>
    <w:rsid w:val="000449E1"/>
    <w:rsid w:val="00045523"/>
    <w:rsid w:val="000603A2"/>
    <w:rsid w:val="00080A90"/>
    <w:rsid w:val="00082E79"/>
    <w:rsid w:val="00095071"/>
    <w:rsid w:val="00095122"/>
    <w:rsid w:val="000A0423"/>
    <w:rsid w:val="000A62BF"/>
    <w:rsid w:val="000A62D4"/>
    <w:rsid w:val="000B45B5"/>
    <w:rsid w:val="000E39D6"/>
    <w:rsid w:val="000E4277"/>
    <w:rsid w:val="000E4C7C"/>
    <w:rsid w:val="000E519D"/>
    <w:rsid w:val="000E71B9"/>
    <w:rsid w:val="00104228"/>
    <w:rsid w:val="00112499"/>
    <w:rsid w:val="001156F4"/>
    <w:rsid w:val="00125486"/>
    <w:rsid w:val="00125DA1"/>
    <w:rsid w:val="0014521A"/>
    <w:rsid w:val="0016210E"/>
    <w:rsid w:val="00170133"/>
    <w:rsid w:val="001825F8"/>
    <w:rsid w:val="001859D6"/>
    <w:rsid w:val="00192FFC"/>
    <w:rsid w:val="001937F1"/>
    <w:rsid w:val="0019414A"/>
    <w:rsid w:val="001954C3"/>
    <w:rsid w:val="001A453D"/>
    <w:rsid w:val="001C17B5"/>
    <w:rsid w:val="001C2DE3"/>
    <w:rsid w:val="001C6264"/>
    <w:rsid w:val="001C7543"/>
    <w:rsid w:val="001D33C5"/>
    <w:rsid w:val="001E531C"/>
    <w:rsid w:val="001F0436"/>
    <w:rsid w:val="001F0E32"/>
    <w:rsid w:val="001F1B2B"/>
    <w:rsid w:val="001F23D5"/>
    <w:rsid w:val="001F2A5C"/>
    <w:rsid w:val="001F6B66"/>
    <w:rsid w:val="00201F24"/>
    <w:rsid w:val="00213AD6"/>
    <w:rsid w:val="00215704"/>
    <w:rsid w:val="0021590D"/>
    <w:rsid w:val="00226116"/>
    <w:rsid w:val="002275F9"/>
    <w:rsid w:val="00231C5F"/>
    <w:rsid w:val="00233DD1"/>
    <w:rsid w:val="00241EFE"/>
    <w:rsid w:val="0025470C"/>
    <w:rsid w:val="00270789"/>
    <w:rsid w:val="002711D2"/>
    <w:rsid w:val="0027708A"/>
    <w:rsid w:val="00291F94"/>
    <w:rsid w:val="0029697E"/>
    <w:rsid w:val="00297E24"/>
    <w:rsid w:val="002A4987"/>
    <w:rsid w:val="002A5336"/>
    <w:rsid w:val="002A69AB"/>
    <w:rsid w:val="002C512E"/>
    <w:rsid w:val="002C55DE"/>
    <w:rsid w:val="002C619E"/>
    <w:rsid w:val="002D18D9"/>
    <w:rsid w:val="002E53FD"/>
    <w:rsid w:val="002E6043"/>
    <w:rsid w:val="002E7E1F"/>
    <w:rsid w:val="002F6473"/>
    <w:rsid w:val="0030244C"/>
    <w:rsid w:val="0030593C"/>
    <w:rsid w:val="00313033"/>
    <w:rsid w:val="00313EB0"/>
    <w:rsid w:val="00324AB7"/>
    <w:rsid w:val="00340565"/>
    <w:rsid w:val="003425EE"/>
    <w:rsid w:val="00346E9A"/>
    <w:rsid w:val="00351191"/>
    <w:rsid w:val="0035654C"/>
    <w:rsid w:val="00362753"/>
    <w:rsid w:val="00362E34"/>
    <w:rsid w:val="00363A90"/>
    <w:rsid w:val="00374E1B"/>
    <w:rsid w:val="003811ED"/>
    <w:rsid w:val="00382BA0"/>
    <w:rsid w:val="00385DF9"/>
    <w:rsid w:val="00386A47"/>
    <w:rsid w:val="0038711E"/>
    <w:rsid w:val="003A1547"/>
    <w:rsid w:val="003B0B99"/>
    <w:rsid w:val="003B44DD"/>
    <w:rsid w:val="003B6426"/>
    <w:rsid w:val="003D0124"/>
    <w:rsid w:val="003D5B02"/>
    <w:rsid w:val="003D69F8"/>
    <w:rsid w:val="003E0FEA"/>
    <w:rsid w:val="003E6BBF"/>
    <w:rsid w:val="00401F83"/>
    <w:rsid w:val="004027AA"/>
    <w:rsid w:val="00402CFB"/>
    <w:rsid w:val="00410446"/>
    <w:rsid w:val="00412E63"/>
    <w:rsid w:val="00425D00"/>
    <w:rsid w:val="00426104"/>
    <w:rsid w:val="0043171A"/>
    <w:rsid w:val="0043384D"/>
    <w:rsid w:val="0044372B"/>
    <w:rsid w:val="00454691"/>
    <w:rsid w:val="00455A64"/>
    <w:rsid w:val="00460AE8"/>
    <w:rsid w:val="00464513"/>
    <w:rsid w:val="00464651"/>
    <w:rsid w:val="00465CB2"/>
    <w:rsid w:val="004664D2"/>
    <w:rsid w:val="0047467E"/>
    <w:rsid w:val="00481FA9"/>
    <w:rsid w:val="0048537D"/>
    <w:rsid w:val="00494558"/>
    <w:rsid w:val="0049545C"/>
    <w:rsid w:val="004A124C"/>
    <w:rsid w:val="004A4572"/>
    <w:rsid w:val="004B3544"/>
    <w:rsid w:val="004B79BD"/>
    <w:rsid w:val="004C499D"/>
    <w:rsid w:val="004C6978"/>
    <w:rsid w:val="004D649E"/>
    <w:rsid w:val="004D689A"/>
    <w:rsid w:val="004E13F0"/>
    <w:rsid w:val="004E3AF2"/>
    <w:rsid w:val="004E5F30"/>
    <w:rsid w:val="004E6A87"/>
    <w:rsid w:val="004F14B3"/>
    <w:rsid w:val="004F29C1"/>
    <w:rsid w:val="004F3DE7"/>
    <w:rsid w:val="00505283"/>
    <w:rsid w:val="00507BCD"/>
    <w:rsid w:val="00516E90"/>
    <w:rsid w:val="005204B0"/>
    <w:rsid w:val="00527898"/>
    <w:rsid w:val="00531984"/>
    <w:rsid w:val="0054041B"/>
    <w:rsid w:val="00541E12"/>
    <w:rsid w:val="00542490"/>
    <w:rsid w:val="00543EC4"/>
    <w:rsid w:val="00565F41"/>
    <w:rsid w:val="00567673"/>
    <w:rsid w:val="00571F23"/>
    <w:rsid w:val="00573813"/>
    <w:rsid w:val="00583742"/>
    <w:rsid w:val="0058709C"/>
    <w:rsid w:val="00587989"/>
    <w:rsid w:val="00596E69"/>
    <w:rsid w:val="005A0D29"/>
    <w:rsid w:val="005A70F3"/>
    <w:rsid w:val="005B25E7"/>
    <w:rsid w:val="005B6E6B"/>
    <w:rsid w:val="005B76B9"/>
    <w:rsid w:val="005C38C3"/>
    <w:rsid w:val="005C6CA3"/>
    <w:rsid w:val="005C70D4"/>
    <w:rsid w:val="005D357A"/>
    <w:rsid w:val="005D39B0"/>
    <w:rsid w:val="005E0203"/>
    <w:rsid w:val="005E5674"/>
    <w:rsid w:val="005F4335"/>
    <w:rsid w:val="005F6597"/>
    <w:rsid w:val="005F7214"/>
    <w:rsid w:val="00600F44"/>
    <w:rsid w:val="00601A20"/>
    <w:rsid w:val="00611505"/>
    <w:rsid w:val="00647E2D"/>
    <w:rsid w:val="00650653"/>
    <w:rsid w:val="00653DFD"/>
    <w:rsid w:val="00656817"/>
    <w:rsid w:val="0066237F"/>
    <w:rsid w:val="00677D51"/>
    <w:rsid w:val="006800AB"/>
    <w:rsid w:val="00680B82"/>
    <w:rsid w:val="00693729"/>
    <w:rsid w:val="006938E1"/>
    <w:rsid w:val="006A61D7"/>
    <w:rsid w:val="006A6494"/>
    <w:rsid w:val="006B2438"/>
    <w:rsid w:val="006B465A"/>
    <w:rsid w:val="006B5938"/>
    <w:rsid w:val="006C1D21"/>
    <w:rsid w:val="006C3419"/>
    <w:rsid w:val="006C64F4"/>
    <w:rsid w:val="006D4985"/>
    <w:rsid w:val="006E14A7"/>
    <w:rsid w:val="006E4DB7"/>
    <w:rsid w:val="006F64F8"/>
    <w:rsid w:val="00702DD1"/>
    <w:rsid w:val="007111BF"/>
    <w:rsid w:val="00712313"/>
    <w:rsid w:val="00713006"/>
    <w:rsid w:val="00721953"/>
    <w:rsid w:val="00721FF3"/>
    <w:rsid w:val="00724ECD"/>
    <w:rsid w:val="007309FA"/>
    <w:rsid w:val="00742AFA"/>
    <w:rsid w:val="00747BFF"/>
    <w:rsid w:val="00755E46"/>
    <w:rsid w:val="0075670A"/>
    <w:rsid w:val="00757ED4"/>
    <w:rsid w:val="007600A3"/>
    <w:rsid w:val="00762D4F"/>
    <w:rsid w:val="007830AA"/>
    <w:rsid w:val="00795269"/>
    <w:rsid w:val="007B2AA7"/>
    <w:rsid w:val="007B2EAF"/>
    <w:rsid w:val="007B55AB"/>
    <w:rsid w:val="007B7E94"/>
    <w:rsid w:val="007C4719"/>
    <w:rsid w:val="007E0147"/>
    <w:rsid w:val="007F2841"/>
    <w:rsid w:val="007F3295"/>
    <w:rsid w:val="007F3426"/>
    <w:rsid w:val="007F5957"/>
    <w:rsid w:val="00813E17"/>
    <w:rsid w:val="0081613F"/>
    <w:rsid w:val="008176FD"/>
    <w:rsid w:val="00824BAB"/>
    <w:rsid w:val="008263DD"/>
    <w:rsid w:val="00827AF9"/>
    <w:rsid w:val="00832E6C"/>
    <w:rsid w:val="00840EAD"/>
    <w:rsid w:val="008419E1"/>
    <w:rsid w:val="00843553"/>
    <w:rsid w:val="00845985"/>
    <w:rsid w:val="008539C6"/>
    <w:rsid w:val="008551D4"/>
    <w:rsid w:val="0086166C"/>
    <w:rsid w:val="00872529"/>
    <w:rsid w:val="00873B24"/>
    <w:rsid w:val="00890E20"/>
    <w:rsid w:val="00891D9F"/>
    <w:rsid w:val="008A5E1B"/>
    <w:rsid w:val="008A631E"/>
    <w:rsid w:val="008A7446"/>
    <w:rsid w:val="008B56D3"/>
    <w:rsid w:val="008C539A"/>
    <w:rsid w:val="008D2C17"/>
    <w:rsid w:val="008F567A"/>
    <w:rsid w:val="00904E3D"/>
    <w:rsid w:val="00905EFD"/>
    <w:rsid w:val="00911FF0"/>
    <w:rsid w:val="00915732"/>
    <w:rsid w:val="00916D33"/>
    <w:rsid w:val="00934F46"/>
    <w:rsid w:val="00941B64"/>
    <w:rsid w:val="00952D80"/>
    <w:rsid w:val="009611D2"/>
    <w:rsid w:val="009646A0"/>
    <w:rsid w:val="00980261"/>
    <w:rsid w:val="009821F1"/>
    <w:rsid w:val="00985432"/>
    <w:rsid w:val="0099114B"/>
    <w:rsid w:val="00992F1C"/>
    <w:rsid w:val="009950A4"/>
    <w:rsid w:val="0099761A"/>
    <w:rsid w:val="009A432A"/>
    <w:rsid w:val="009C2168"/>
    <w:rsid w:val="009D7C6E"/>
    <w:rsid w:val="009E0877"/>
    <w:rsid w:val="009E1C98"/>
    <w:rsid w:val="009F27FA"/>
    <w:rsid w:val="009F70A4"/>
    <w:rsid w:val="00A017D7"/>
    <w:rsid w:val="00A056F5"/>
    <w:rsid w:val="00A109F4"/>
    <w:rsid w:val="00A33269"/>
    <w:rsid w:val="00A50563"/>
    <w:rsid w:val="00A53268"/>
    <w:rsid w:val="00A5754F"/>
    <w:rsid w:val="00A61EF2"/>
    <w:rsid w:val="00A639B0"/>
    <w:rsid w:val="00A6513A"/>
    <w:rsid w:val="00A65187"/>
    <w:rsid w:val="00A72B2B"/>
    <w:rsid w:val="00A82DD0"/>
    <w:rsid w:val="00A83E78"/>
    <w:rsid w:val="00A95DA9"/>
    <w:rsid w:val="00AA47D1"/>
    <w:rsid w:val="00AB63E6"/>
    <w:rsid w:val="00AB6A4D"/>
    <w:rsid w:val="00AB7BBC"/>
    <w:rsid w:val="00AC7F09"/>
    <w:rsid w:val="00AD216C"/>
    <w:rsid w:val="00AE2198"/>
    <w:rsid w:val="00AF4453"/>
    <w:rsid w:val="00AF79BF"/>
    <w:rsid w:val="00B06EBE"/>
    <w:rsid w:val="00B21455"/>
    <w:rsid w:val="00B23D12"/>
    <w:rsid w:val="00B2446A"/>
    <w:rsid w:val="00B26886"/>
    <w:rsid w:val="00B55085"/>
    <w:rsid w:val="00B5559F"/>
    <w:rsid w:val="00B5646F"/>
    <w:rsid w:val="00B60106"/>
    <w:rsid w:val="00B629D4"/>
    <w:rsid w:val="00B657ED"/>
    <w:rsid w:val="00B70794"/>
    <w:rsid w:val="00B75ABA"/>
    <w:rsid w:val="00B80B8E"/>
    <w:rsid w:val="00B80EF4"/>
    <w:rsid w:val="00B94F6E"/>
    <w:rsid w:val="00BD51CD"/>
    <w:rsid w:val="00BD7045"/>
    <w:rsid w:val="00BD7156"/>
    <w:rsid w:val="00BE4796"/>
    <w:rsid w:val="00BE4ED3"/>
    <w:rsid w:val="00BF072C"/>
    <w:rsid w:val="00BF1EB1"/>
    <w:rsid w:val="00BF2960"/>
    <w:rsid w:val="00C039AC"/>
    <w:rsid w:val="00C064A9"/>
    <w:rsid w:val="00C15FD4"/>
    <w:rsid w:val="00C160F4"/>
    <w:rsid w:val="00C16B5C"/>
    <w:rsid w:val="00C17BF4"/>
    <w:rsid w:val="00C20B0B"/>
    <w:rsid w:val="00C210E8"/>
    <w:rsid w:val="00C23385"/>
    <w:rsid w:val="00C23B61"/>
    <w:rsid w:val="00C24D86"/>
    <w:rsid w:val="00C329AF"/>
    <w:rsid w:val="00C36993"/>
    <w:rsid w:val="00C40179"/>
    <w:rsid w:val="00C40CC4"/>
    <w:rsid w:val="00C416C2"/>
    <w:rsid w:val="00C4499A"/>
    <w:rsid w:val="00C45244"/>
    <w:rsid w:val="00C47D45"/>
    <w:rsid w:val="00C502F0"/>
    <w:rsid w:val="00C52101"/>
    <w:rsid w:val="00C5248C"/>
    <w:rsid w:val="00C52E77"/>
    <w:rsid w:val="00C56287"/>
    <w:rsid w:val="00C950DB"/>
    <w:rsid w:val="00CA22F8"/>
    <w:rsid w:val="00CB030D"/>
    <w:rsid w:val="00CB0A48"/>
    <w:rsid w:val="00CB0DE0"/>
    <w:rsid w:val="00CC1981"/>
    <w:rsid w:val="00CC19E4"/>
    <w:rsid w:val="00CC5E3B"/>
    <w:rsid w:val="00CD0224"/>
    <w:rsid w:val="00CD0BE7"/>
    <w:rsid w:val="00CD47DF"/>
    <w:rsid w:val="00CE01D8"/>
    <w:rsid w:val="00CE760C"/>
    <w:rsid w:val="00CF07AA"/>
    <w:rsid w:val="00CF4564"/>
    <w:rsid w:val="00D0021E"/>
    <w:rsid w:val="00D0725F"/>
    <w:rsid w:val="00D15AEF"/>
    <w:rsid w:val="00D16ACE"/>
    <w:rsid w:val="00D33879"/>
    <w:rsid w:val="00D370C2"/>
    <w:rsid w:val="00D37785"/>
    <w:rsid w:val="00D44834"/>
    <w:rsid w:val="00D459CD"/>
    <w:rsid w:val="00D5759C"/>
    <w:rsid w:val="00D5769B"/>
    <w:rsid w:val="00D57E15"/>
    <w:rsid w:val="00D606FF"/>
    <w:rsid w:val="00D60700"/>
    <w:rsid w:val="00D61B54"/>
    <w:rsid w:val="00D62CFB"/>
    <w:rsid w:val="00D64296"/>
    <w:rsid w:val="00D72704"/>
    <w:rsid w:val="00D73931"/>
    <w:rsid w:val="00D912B2"/>
    <w:rsid w:val="00DA5D24"/>
    <w:rsid w:val="00DA6B3A"/>
    <w:rsid w:val="00DB5D40"/>
    <w:rsid w:val="00DB6E82"/>
    <w:rsid w:val="00DD2C9F"/>
    <w:rsid w:val="00DD4DD0"/>
    <w:rsid w:val="00DD5B48"/>
    <w:rsid w:val="00DE469E"/>
    <w:rsid w:val="00DE5008"/>
    <w:rsid w:val="00DE5FFB"/>
    <w:rsid w:val="00DF0E4E"/>
    <w:rsid w:val="00DF3EE8"/>
    <w:rsid w:val="00DF4627"/>
    <w:rsid w:val="00DF7ABF"/>
    <w:rsid w:val="00E14AF3"/>
    <w:rsid w:val="00E21621"/>
    <w:rsid w:val="00E316FE"/>
    <w:rsid w:val="00E35DD2"/>
    <w:rsid w:val="00E44A22"/>
    <w:rsid w:val="00E46618"/>
    <w:rsid w:val="00E553D2"/>
    <w:rsid w:val="00E63089"/>
    <w:rsid w:val="00E70987"/>
    <w:rsid w:val="00E70D80"/>
    <w:rsid w:val="00E75B2D"/>
    <w:rsid w:val="00E8077A"/>
    <w:rsid w:val="00E80A7C"/>
    <w:rsid w:val="00E81974"/>
    <w:rsid w:val="00E82166"/>
    <w:rsid w:val="00E85B33"/>
    <w:rsid w:val="00E909CA"/>
    <w:rsid w:val="00E93521"/>
    <w:rsid w:val="00EA2D5B"/>
    <w:rsid w:val="00EB2150"/>
    <w:rsid w:val="00EC5800"/>
    <w:rsid w:val="00EC7EF0"/>
    <w:rsid w:val="00ED2856"/>
    <w:rsid w:val="00ED430F"/>
    <w:rsid w:val="00EE1ECC"/>
    <w:rsid w:val="00EF6ED9"/>
    <w:rsid w:val="00F1038D"/>
    <w:rsid w:val="00F12350"/>
    <w:rsid w:val="00F153AC"/>
    <w:rsid w:val="00F179FC"/>
    <w:rsid w:val="00F21D14"/>
    <w:rsid w:val="00F23F59"/>
    <w:rsid w:val="00F3080C"/>
    <w:rsid w:val="00F34065"/>
    <w:rsid w:val="00F35C3C"/>
    <w:rsid w:val="00F422B3"/>
    <w:rsid w:val="00F42692"/>
    <w:rsid w:val="00F427E2"/>
    <w:rsid w:val="00F42826"/>
    <w:rsid w:val="00F53981"/>
    <w:rsid w:val="00F57B12"/>
    <w:rsid w:val="00F6565C"/>
    <w:rsid w:val="00F704DD"/>
    <w:rsid w:val="00F7481F"/>
    <w:rsid w:val="00F80948"/>
    <w:rsid w:val="00F90C38"/>
    <w:rsid w:val="00F93F71"/>
    <w:rsid w:val="00FA23CD"/>
    <w:rsid w:val="00FA325D"/>
    <w:rsid w:val="00FE21BF"/>
    <w:rsid w:val="00FF22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5847</Words>
  <Characters>33332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9</cp:revision>
  <dcterms:created xsi:type="dcterms:W3CDTF">2024-09-03T21:10:00Z</dcterms:created>
  <dcterms:modified xsi:type="dcterms:W3CDTF">2024-09-04T00:51:00Z</dcterms:modified>
</cp:coreProperties>
</file>